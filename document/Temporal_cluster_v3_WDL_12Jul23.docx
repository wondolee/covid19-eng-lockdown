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A5950" w14:textId="68C2E5C7" w:rsidR="00F04757" w:rsidRPr="00005E6E" w:rsidRDefault="00F04757" w:rsidP="000F3486">
      <w:pPr>
        <w:pStyle w:val="Title"/>
      </w:pPr>
      <w:bookmarkStart w:id="0" w:name="_Hlk68703810"/>
      <w:r w:rsidRPr="00005E6E">
        <w:t xml:space="preserve">Trajectories of mobility </w:t>
      </w:r>
      <w:del w:id="1" w:author="Won Do Lee" w:date="2023-01-13T00:06:00Z">
        <w:r w:rsidRPr="00005E6E" w:rsidDel="006A48DE">
          <w:delText xml:space="preserve">reduction </w:delText>
        </w:r>
      </w:del>
      <w:r w:rsidRPr="00005E6E">
        <w:t xml:space="preserve">during England's first national COVID-19 </w:t>
      </w:r>
      <w:r w:rsidR="00BA1BA9" w:rsidRPr="00005E6E">
        <w:t>lockdown</w:t>
      </w:r>
      <w:r w:rsidR="00BA1BA9" w:rsidRPr="00005E6E">
        <w:rPr>
          <w:sz w:val="2"/>
          <w:szCs w:val="2"/>
        </w:rPr>
        <w:t>0F</w:t>
      </w:r>
      <w:r w:rsidR="0029587C" w:rsidRPr="00005E6E">
        <w:rPr>
          <w:rStyle w:val="FootnoteReference"/>
        </w:rPr>
        <w:footnoteReference w:id="2"/>
      </w:r>
    </w:p>
    <w:bookmarkEnd w:id="0"/>
    <w:p w14:paraId="3CE0C747" w14:textId="77777777" w:rsidR="00855FBD" w:rsidRPr="00005E6E" w:rsidRDefault="00855FBD" w:rsidP="000F3486"/>
    <w:p w14:paraId="26FF8ED7" w14:textId="28ED9102" w:rsidR="0029587C" w:rsidRPr="00005E6E" w:rsidRDefault="0029587C" w:rsidP="000F3486">
      <w:pPr>
        <w:pStyle w:val="Heading1"/>
      </w:pPr>
      <w:r w:rsidRPr="00005E6E">
        <w:t>Authors</w:t>
      </w:r>
    </w:p>
    <w:p w14:paraId="650CDA20" w14:textId="462BD39C" w:rsidR="0029587C" w:rsidRPr="00005E6E" w:rsidRDefault="0029587C" w:rsidP="000F3486">
      <w:r w:rsidRPr="00005E6E">
        <w:t>Won Do Le</w:t>
      </w:r>
      <w:r w:rsidR="00F3058A" w:rsidRPr="00005E6E">
        <w:t>e</w:t>
      </w:r>
      <w:r w:rsidR="00F3058A" w:rsidRPr="00005E6E">
        <w:rPr>
          <w:rStyle w:val="FootnoteReference"/>
        </w:rPr>
        <w:footnoteReference w:id="3"/>
      </w:r>
      <w:r w:rsidRPr="00005E6E">
        <w:t xml:space="preserve"> (</w:t>
      </w:r>
      <w:hyperlink r:id="rId11" w:history="1">
        <w:r w:rsidRPr="00005E6E">
          <w:rPr>
            <w:rStyle w:val="Hyperlink"/>
          </w:rPr>
          <w:t>wondo.lee@ouce.ox.ac.uk</w:t>
        </w:r>
      </w:hyperlink>
      <w:r w:rsidRPr="00005E6E">
        <w:t>)</w:t>
      </w:r>
      <w:r w:rsidR="00C328D6" w:rsidRPr="00005E6E">
        <w:t xml:space="preserve">, </w:t>
      </w:r>
      <w:r w:rsidRPr="00005E6E">
        <w:t>Matthias Qian</w:t>
      </w:r>
      <w:r w:rsidR="00C328D6" w:rsidRPr="00005E6E">
        <w:rPr>
          <w:rStyle w:val="FootnoteReference"/>
        </w:rPr>
        <w:footnoteReference w:id="4"/>
      </w:r>
      <w:r w:rsidR="00C328D6" w:rsidRPr="00005E6E">
        <w:t xml:space="preserve">, and </w:t>
      </w:r>
      <w:r w:rsidRPr="00005E6E">
        <w:t>Tim Schwanen</w:t>
      </w:r>
      <w:r w:rsidR="00F3058A" w:rsidRPr="00005E6E">
        <w:rPr>
          <w:vertAlign w:val="superscript"/>
        </w:rPr>
        <w:t>2</w:t>
      </w:r>
      <w:r w:rsidR="00C328D6" w:rsidRPr="00005E6E">
        <w:t>.</w:t>
      </w:r>
    </w:p>
    <w:p w14:paraId="7A5AF95A" w14:textId="77777777" w:rsidR="00855FBD" w:rsidRPr="00005E6E" w:rsidRDefault="00855FBD" w:rsidP="000F3486"/>
    <w:p w14:paraId="610FE99D" w14:textId="77777777" w:rsidR="00444201" w:rsidRPr="00005E6E" w:rsidRDefault="00444201" w:rsidP="000F3486">
      <w:pPr>
        <w:pStyle w:val="Heading1"/>
      </w:pPr>
      <w:r w:rsidRPr="00005E6E">
        <w:t>Highlights</w:t>
      </w:r>
    </w:p>
    <w:p w14:paraId="59304985" w14:textId="7617EA6A" w:rsidR="002353B1" w:rsidRPr="00005E6E" w:rsidRDefault="002353B1" w:rsidP="002353B1">
      <w:pPr>
        <w:pStyle w:val="ListParagraph"/>
        <w:numPr>
          <w:ilvl w:val="0"/>
          <w:numId w:val="21"/>
        </w:numPr>
        <w:rPr>
          <w:ins w:id="2" w:author="Won Do Lee" w:date="2023-01-19T09:01:00Z"/>
        </w:rPr>
      </w:pPr>
      <w:ins w:id="3" w:author="Won Do Lee" w:date="2023-01-19T09:01:00Z">
        <w:r w:rsidRPr="00005E6E">
          <w:t xml:space="preserve">People's mobility changed substantially in response to COVID-19 </w:t>
        </w:r>
        <w:proofErr w:type="gramStart"/>
        <w:r w:rsidRPr="00005E6E">
          <w:t>pandemic</w:t>
        </w:r>
        <w:proofErr w:type="gramEnd"/>
      </w:ins>
    </w:p>
    <w:p w14:paraId="2C815CBE" w14:textId="0A4480CB" w:rsidR="002353B1" w:rsidRPr="00005E6E" w:rsidRDefault="002353B1" w:rsidP="002353B1">
      <w:pPr>
        <w:pStyle w:val="ListParagraph"/>
        <w:numPr>
          <w:ilvl w:val="0"/>
          <w:numId w:val="21"/>
        </w:numPr>
        <w:rPr>
          <w:ins w:id="4" w:author="Won Do Lee" w:date="2023-01-19T09:01:00Z"/>
        </w:rPr>
      </w:pPr>
      <w:ins w:id="5" w:author="Won Do Lee" w:date="2023-01-19T09:01:00Z">
        <w:r w:rsidRPr="00005E6E">
          <w:t xml:space="preserve">V-shaped trend in mobility shows sharp decline but gradual return over </w:t>
        </w:r>
        <w:proofErr w:type="gramStart"/>
        <w:r w:rsidRPr="00005E6E">
          <w:t>time</w:t>
        </w:r>
        <w:proofErr w:type="gramEnd"/>
      </w:ins>
    </w:p>
    <w:p w14:paraId="79CFAE4D" w14:textId="67D396DE" w:rsidR="002353B1" w:rsidRPr="00005E6E" w:rsidRDefault="002353B1" w:rsidP="002353B1">
      <w:pPr>
        <w:pStyle w:val="ListParagraph"/>
        <w:numPr>
          <w:ilvl w:val="0"/>
          <w:numId w:val="21"/>
        </w:numPr>
        <w:rPr>
          <w:ins w:id="6" w:author="Won Do Lee" w:date="2023-01-19T09:01:00Z"/>
        </w:rPr>
      </w:pPr>
      <w:ins w:id="7" w:author="Won Do Lee" w:date="2023-01-19T09:01:00Z">
        <w:r w:rsidRPr="00005E6E">
          <w:t>The trajectories of mobility were different across local authorities in England at different stages of the lockdown.</w:t>
        </w:r>
      </w:ins>
    </w:p>
    <w:p w14:paraId="7B9A0C4F" w14:textId="5478CB81" w:rsidR="00076D21" w:rsidRPr="00005E6E" w:rsidDel="002353B1" w:rsidRDefault="002353B1">
      <w:pPr>
        <w:pStyle w:val="ListParagraph"/>
        <w:numPr>
          <w:ilvl w:val="0"/>
          <w:numId w:val="21"/>
        </w:numPr>
        <w:rPr>
          <w:del w:id="8" w:author="Won Do Lee" w:date="2023-01-19T09:01:00Z"/>
        </w:rPr>
      </w:pPr>
      <w:ins w:id="9" w:author="Won Do Lee" w:date="2023-01-19T09:01:00Z">
        <w:r w:rsidRPr="00005E6E">
          <w:t>Further evidence of flexible responses to COVID-19 is provided by differences in mobility resilience</w:t>
        </w:r>
      </w:ins>
      <w:del w:id="10" w:author="Won Do Lee" w:date="2023-01-19T09:01:00Z">
        <w:r w:rsidR="00A93152" w:rsidRPr="00005E6E" w:rsidDel="002353B1">
          <w:delText xml:space="preserve">People’s </w:delText>
        </w:r>
      </w:del>
      <w:del w:id="11" w:author="Won Do Lee" w:date="2023-01-12T23:29:00Z">
        <w:r w:rsidR="00AA1E7C" w:rsidRPr="00005E6E" w:rsidDel="00631D21">
          <w:delText xml:space="preserve">People’s mobility levels </w:delText>
        </w:r>
        <w:r w:rsidR="00711BDB" w:rsidRPr="00005E6E" w:rsidDel="00631D21">
          <w:delText>ha</w:delText>
        </w:r>
        <w:r w:rsidR="00732755" w:rsidRPr="00005E6E" w:rsidDel="00631D21">
          <w:delText>ve</w:delText>
        </w:r>
        <w:r w:rsidR="0002163C" w:rsidRPr="00005E6E" w:rsidDel="00631D21">
          <w:delText xml:space="preserve"> </w:delText>
        </w:r>
        <w:r w:rsidR="00ED3F05" w:rsidRPr="00005E6E" w:rsidDel="00631D21">
          <w:delText xml:space="preserve">changed </w:delText>
        </w:r>
        <w:r w:rsidR="00CE5B75" w:rsidRPr="00005E6E" w:rsidDel="00631D21">
          <w:delText xml:space="preserve">over the course of the </w:delText>
        </w:r>
        <w:r w:rsidR="00A655B0" w:rsidRPr="00005E6E" w:rsidDel="00631D21">
          <w:delText>pandemic</w:delText>
        </w:r>
      </w:del>
      <w:del w:id="12" w:author="Won Do Lee" w:date="2023-01-19T09:01:00Z">
        <w:r w:rsidR="00A93152" w:rsidRPr="00005E6E" w:rsidDel="002353B1">
          <w:delText>mchanged</w:delText>
        </w:r>
      </w:del>
      <w:del w:id="13" w:author="Won Do Lee" w:date="2023-01-18T14:39:00Z">
        <w:r w:rsidR="00A93152" w:rsidRPr="00005E6E" w:rsidDel="00E748AA">
          <w:delText>throughout</w:delText>
        </w:r>
      </w:del>
    </w:p>
    <w:p w14:paraId="514FA845" w14:textId="68FE9FE9" w:rsidR="0093270B" w:rsidRPr="00005E6E" w:rsidDel="002353B1" w:rsidRDefault="00A93152">
      <w:pPr>
        <w:pStyle w:val="ListParagraph"/>
        <w:numPr>
          <w:ilvl w:val="0"/>
          <w:numId w:val="21"/>
        </w:numPr>
        <w:rPr>
          <w:del w:id="14" w:author="Won Do Lee" w:date="2023-01-19T09:01:00Z"/>
        </w:rPr>
      </w:pPr>
      <w:del w:id="15" w:author="Won Do Lee" w:date="2023-01-18T14:40:00Z">
        <w:r w:rsidRPr="00005E6E" w:rsidDel="00E748AA">
          <w:delText xml:space="preserve">The </w:delText>
        </w:r>
      </w:del>
      <w:del w:id="16" w:author="Won Do Lee" w:date="2023-01-19T09:01:00Z">
        <w:r w:rsidRPr="00005E6E" w:rsidDel="002353B1">
          <w:delText xml:space="preserve"> b </w:delText>
        </w:r>
      </w:del>
      <w:del w:id="17" w:author="Won Do Lee" w:date="2023-01-12T22:43:00Z">
        <w:r w:rsidR="0093270B" w:rsidRPr="00005E6E" w:rsidDel="00E556C7">
          <w:delText xml:space="preserve">Mobility levels </w:delText>
        </w:r>
      </w:del>
      <w:del w:id="18" w:author="Won Do Lee" w:date="2023-01-12T22:44:00Z">
        <w:r w:rsidR="00CE5B75" w:rsidRPr="00005E6E" w:rsidDel="00E556C7">
          <w:delText>in</w:delText>
        </w:r>
      </w:del>
      <w:del w:id="19" w:author="Won Do Lee" w:date="2023-01-12T23:18:00Z">
        <w:r w:rsidR="00CE5B75" w:rsidRPr="00005E6E" w:rsidDel="00972B25">
          <w:delText xml:space="preserve"> England </w:delText>
        </w:r>
        <w:r w:rsidR="0093270B" w:rsidRPr="00005E6E" w:rsidDel="00972B25">
          <w:delText xml:space="preserve">declined </w:delText>
        </w:r>
        <w:r w:rsidR="00CE5B75" w:rsidRPr="00005E6E" w:rsidDel="00972B25">
          <w:delText xml:space="preserve">substantially at </w:delText>
        </w:r>
        <w:r w:rsidR="0093270B" w:rsidRPr="00005E6E" w:rsidDel="00972B25">
          <w:delText xml:space="preserve">first but </w:delText>
        </w:r>
      </w:del>
      <w:del w:id="20" w:author="Won Do Lee" w:date="2023-01-12T22:39:00Z">
        <w:r w:rsidR="00CE5B75" w:rsidRPr="00005E6E" w:rsidDel="00E556C7">
          <w:delText xml:space="preserve">already </w:delText>
        </w:r>
      </w:del>
      <w:del w:id="21" w:author="Won Do Lee" w:date="2023-01-12T23:18:00Z">
        <w:r w:rsidR="0093270B" w:rsidRPr="00005E6E" w:rsidDel="00972B25">
          <w:delText>bounced back during the lockdown</w:delText>
        </w:r>
      </w:del>
    </w:p>
    <w:p w14:paraId="4A3F1ADD" w14:textId="0C89AC27" w:rsidR="00206D17" w:rsidRPr="00005E6E" w:rsidDel="002353B1" w:rsidRDefault="00B446FD">
      <w:pPr>
        <w:pStyle w:val="ListParagraph"/>
        <w:numPr>
          <w:ilvl w:val="0"/>
          <w:numId w:val="21"/>
        </w:numPr>
        <w:rPr>
          <w:del w:id="22" w:author="Won Do Lee" w:date="2023-01-19T09:01:00Z"/>
        </w:rPr>
      </w:pPr>
      <w:del w:id="23" w:author="Won Do Lee" w:date="2023-01-19T09:01:00Z">
        <w:r w:rsidRPr="00005E6E" w:rsidDel="002353B1">
          <w:delText xml:space="preserve">Trajectories of mobility </w:delText>
        </w:r>
      </w:del>
      <w:del w:id="24" w:author="Won Do Lee" w:date="2023-01-18T14:44:00Z">
        <w:r w:rsidR="00A93152" w:rsidRPr="00005E6E" w:rsidDel="00E748AA">
          <w:delText xml:space="preserve">phases </w:delText>
        </w:r>
      </w:del>
      <w:del w:id="25" w:author="Won Do Lee" w:date="2023-01-13T00:06:00Z">
        <w:r w:rsidRPr="00005E6E" w:rsidDel="006A48DE">
          <w:delText xml:space="preserve">reduction </w:delText>
        </w:r>
      </w:del>
      <w:del w:id="26" w:author="Won Do Lee" w:date="2023-01-13T00:25:00Z">
        <w:r w:rsidR="00067209" w:rsidRPr="00005E6E" w:rsidDel="00E716CC">
          <w:delText>over the</w:delText>
        </w:r>
        <w:r w:rsidRPr="00005E6E" w:rsidDel="00E716CC">
          <w:delText xml:space="preserve"> pandemic</w:delText>
        </w:r>
        <w:r w:rsidR="00732755" w:rsidRPr="00005E6E" w:rsidDel="00E716CC">
          <w:delText xml:space="preserve"> </w:delText>
        </w:r>
      </w:del>
      <w:del w:id="27" w:author="Won Do Lee" w:date="2023-01-19T09:01:00Z">
        <w:r w:rsidR="00C17846" w:rsidRPr="00005E6E" w:rsidDel="002353B1">
          <w:delText>var</w:delText>
        </w:r>
        <w:r w:rsidR="00CA21C6" w:rsidRPr="00005E6E" w:rsidDel="002353B1">
          <w:delText>ie</w:delText>
        </w:r>
        <w:r w:rsidR="00F85C28" w:rsidRPr="00005E6E" w:rsidDel="002353B1">
          <w:delText>d</w:delText>
        </w:r>
        <w:r w:rsidR="007A3879" w:rsidRPr="00005E6E" w:rsidDel="002353B1">
          <w:delText xml:space="preserve"> across </w:delText>
        </w:r>
      </w:del>
      <w:del w:id="28" w:author="Won Do Lee" w:date="2023-01-17T22:50:00Z">
        <w:r w:rsidR="00A93152" w:rsidRPr="00005E6E" w:rsidDel="0054616D">
          <w:delText>regions</w:delText>
        </w:r>
        <w:r w:rsidR="00CE5B75" w:rsidRPr="00005E6E" w:rsidDel="0054616D">
          <w:delText xml:space="preserve"> </w:delText>
        </w:r>
      </w:del>
      <w:del w:id="29" w:author="Won Do Lee" w:date="2023-01-19T09:01:00Z">
        <w:r w:rsidR="00CE5B75" w:rsidRPr="00005E6E" w:rsidDel="002353B1">
          <w:delText>in England</w:delText>
        </w:r>
      </w:del>
    </w:p>
    <w:p w14:paraId="5613014C" w14:textId="41834988" w:rsidR="004008CC" w:rsidRPr="00005E6E" w:rsidRDefault="00CE5B75" w:rsidP="002353B1">
      <w:pPr>
        <w:pStyle w:val="ListParagraph"/>
        <w:numPr>
          <w:ilvl w:val="0"/>
          <w:numId w:val="21"/>
        </w:numPr>
      </w:pPr>
      <w:del w:id="30" w:author="Won Do Lee" w:date="2023-01-12T23:27:00Z">
        <w:r w:rsidRPr="00005E6E" w:rsidDel="00631D21">
          <w:delText>Spatial differences in mobility trends</w:delText>
        </w:r>
      </w:del>
      <w:del w:id="31" w:author="Won Do Lee" w:date="2023-01-17T22:52:00Z">
        <w:r w:rsidRPr="00005E6E" w:rsidDel="0054616D">
          <w:delText xml:space="preserve"> </w:delText>
        </w:r>
        <w:r w:rsidR="00A93152" w:rsidRPr="00005E6E" w:rsidDel="0054616D">
          <w:delText xml:space="preserve">are </w:delText>
        </w:r>
      </w:del>
      <w:del w:id="32" w:author="Won Do Lee" w:date="2023-01-12T23:28:00Z">
        <w:r w:rsidR="00301192" w:rsidRPr="00005E6E" w:rsidDel="00631D21">
          <w:delText>are</w:delText>
        </w:r>
        <w:r w:rsidR="002C15C2" w:rsidRPr="00005E6E" w:rsidDel="00631D21">
          <w:delText xml:space="preserve"> </w:delText>
        </w:r>
      </w:del>
      <w:del w:id="33" w:author="Won Do Lee" w:date="2023-01-17T22:52:00Z">
        <w:r w:rsidR="002C15C2" w:rsidRPr="00005E6E" w:rsidDel="0054616D">
          <w:delText>mainly</w:delText>
        </w:r>
        <w:r w:rsidR="00301192" w:rsidRPr="00005E6E" w:rsidDel="0054616D">
          <w:delText xml:space="preserve"> </w:delText>
        </w:r>
        <w:r w:rsidR="001851AD" w:rsidRPr="00005E6E" w:rsidDel="0054616D">
          <w:delText>associated</w:delText>
        </w:r>
        <w:r w:rsidR="004008CC" w:rsidRPr="00005E6E" w:rsidDel="0054616D">
          <w:delText xml:space="preserve"> with </w:delText>
        </w:r>
      </w:del>
      <w:del w:id="34" w:author="Won Do Lee" w:date="2023-01-12T23:39:00Z">
        <w:r w:rsidR="004008CC" w:rsidRPr="00005E6E" w:rsidDel="002A67E4">
          <w:delText>income</w:delText>
        </w:r>
        <w:r w:rsidR="00FA06AC" w:rsidRPr="00005E6E" w:rsidDel="002A67E4">
          <w:delText xml:space="preserve">, </w:delText>
        </w:r>
        <w:r w:rsidR="004008CC" w:rsidRPr="00005E6E" w:rsidDel="002A67E4">
          <w:delText>employment</w:delText>
        </w:r>
        <w:r w:rsidR="00F85C28" w:rsidRPr="00005E6E" w:rsidDel="002A67E4">
          <w:delText xml:space="preserve"> and car accessibility</w:delText>
        </w:r>
      </w:del>
    </w:p>
    <w:p w14:paraId="4FC43620" w14:textId="77777777" w:rsidR="00855FBD" w:rsidRPr="00005E6E" w:rsidRDefault="00855FBD" w:rsidP="000F3486"/>
    <w:p w14:paraId="2B15D4B4" w14:textId="131CFC91" w:rsidR="00DD1B16" w:rsidRPr="00005E6E" w:rsidRDefault="00DD1B16" w:rsidP="000F3486">
      <w:pPr>
        <w:pStyle w:val="Heading1"/>
      </w:pPr>
      <w:r w:rsidRPr="00005E6E">
        <w:t>Abstracts</w:t>
      </w:r>
    </w:p>
    <w:p w14:paraId="749737BA" w14:textId="14B13DFB" w:rsidR="00CB7497" w:rsidRPr="00005E6E" w:rsidRDefault="00080591" w:rsidP="000F3486">
      <w:r w:rsidRPr="00005E6E">
        <w:t>T</w:t>
      </w:r>
      <w:r w:rsidR="00DD1B16" w:rsidRPr="00005E6E">
        <w:t xml:space="preserve">he UK government imposed a lockdown across England in the spring of 2020 to reduce community transmission of COVID-19 and avoid health services becoming overwhelmed. The measures led to large reductions in everyday mobility, but not everywhere to the same extent. Using call detail records from more than 1.1m mobile phones, we </w:t>
      </w:r>
      <w:del w:id="35" w:author="Won Do Lee" w:date="2023-01-17T22:55:00Z">
        <w:r w:rsidR="00DD1B16" w:rsidRPr="00005E6E" w:rsidDel="0054616D">
          <w:delText xml:space="preserve">analyse </w:delText>
        </w:r>
      </w:del>
      <w:ins w:id="36" w:author="Won Do Lee" w:date="2023-01-17T22:57:00Z">
        <w:r w:rsidR="0054616D" w:rsidRPr="00005E6E">
          <w:t>explored</w:t>
        </w:r>
      </w:ins>
      <w:ins w:id="37" w:author="Won Do Lee" w:date="2023-01-17T22:55:00Z">
        <w:r w:rsidR="0054616D" w:rsidRPr="00005E6E">
          <w:t xml:space="preserve"> </w:t>
        </w:r>
      </w:ins>
      <w:r w:rsidR="00CE5B75" w:rsidRPr="00005E6E">
        <w:t xml:space="preserve">spatial differences between </w:t>
      </w:r>
      <w:del w:id="38" w:author="Won Do Lee" w:date="2023-01-17T22:55:00Z">
        <w:r w:rsidR="00CE5B75" w:rsidRPr="00005E6E" w:rsidDel="0054616D">
          <w:delText>Local Authority</w:delText>
        </w:r>
      </w:del>
      <w:ins w:id="39" w:author="Won Do Lee" w:date="2023-01-17T22:55:00Z">
        <w:r w:rsidR="0054616D" w:rsidRPr="00005E6E">
          <w:t xml:space="preserve">local authorities </w:t>
        </w:r>
      </w:ins>
      <w:del w:id="40" w:author="Won Do Lee" w:date="2023-01-17T22:55:00Z">
        <w:r w:rsidR="00CE5B75" w:rsidRPr="00005E6E" w:rsidDel="0054616D">
          <w:delText xml:space="preserve"> areas </w:delText>
        </w:r>
      </w:del>
      <w:r w:rsidR="00CE5B75" w:rsidRPr="00005E6E">
        <w:t xml:space="preserve">in </w:t>
      </w:r>
      <w:r w:rsidR="00DD1B16" w:rsidRPr="00005E6E">
        <w:t xml:space="preserve">how </w:t>
      </w:r>
      <w:del w:id="41" w:author="Won Do Lee" w:date="2023-01-17T22:57:00Z">
        <w:r w:rsidR="00DD1B16" w:rsidRPr="00005E6E" w:rsidDel="0054616D">
          <w:delText xml:space="preserve">mobility </w:delText>
        </w:r>
        <w:r w:rsidR="00CE5B75" w:rsidRPr="00005E6E" w:rsidDel="0054616D">
          <w:delText>levels</w:delText>
        </w:r>
      </w:del>
      <w:ins w:id="42" w:author="Won Do Lee" w:date="2023-01-17T22:57:00Z">
        <w:r w:rsidR="0054616D" w:rsidRPr="00005E6E">
          <w:t>people’s mobility</w:t>
        </w:r>
      </w:ins>
      <w:ins w:id="43" w:author="Won Do Lee" w:date="2023-01-15T22:41:00Z">
        <w:r w:rsidR="00E22545" w:rsidRPr="00005E6E">
          <w:t xml:space="preserve"> </w:t>
        </w:r>
      </w:ins>
      <w:ins w:id="44" w:author="Won Do Lee" w:date="2023-01-15T22:43:00Z">
        <w:r w:rsidR="00E22545" w:rsidRPr="00005E6E">
          <w:t>changed</w:t>
        </w:r>
      </w:ins>
      <w:del w:id="45" w:author="Won Do Lee" w:date="2023-01-15T22:41:00Z">
        <w:r w:rsidR="00CE5B75" w:rsidRPr="00005E6E" w:rsidDel="00E22545">
          <w:delText xml:space="preserve"> </w:delText>
        </w:r>
        <w:r w:rsidR="00DD1B16" w:rsidRPr="00005E6E" w:rsidDel="00E22545">
          <w:delText xml:space="preserve">evolved </w:delText>
        </w:r>
      </w:del>
      <w:del w:id="46" w:author="Won Do Lee" w:date="2023-01-12T23:43:00Z">
        <w:r w:rsidR="00CE5B75" w:rsidRPr="00005E6E" w:rsidDel="002A67E4">
          <w:delText>in the</w:delText>
        </w:r>
      </w:del>
      <w:ins w:id="47" w:author="Won Do Lee" w:date="2023-01-15T22:44:00Z">
        <w:r w:rsidR="00E22545" w:rsidRPr="00005E6E">
          <w:t xml:space="preserve"> </w:t>
        </w:r>
      </w:ins>
      <w:ins w:id="48" w:author="Won Do Lee" w:date="2023-01-12T23:43:00Z">
        <w:r w:rsidR="002A67E4" w:rsidRPr="00005E6E">
          <w:t xml:space="preserve">during </w:t>
        </w:r>
      </w:ins>
      <w:del w:id="49" w:author="Won Do Lee" w:date="2023-01-12T23:43:00Z">
        <w:r w:rsidR="00CE5B75" w:rsidRPr="00005E6E" w:rsidDel="002A67E4">
          <w:delText xml:space="preserve"> </w:delText>
        </w:r>
      </w:del>
      <w:ins w:id="50" w:author="Won Do Lee" w:date="2023-01-12T23:43:00Z">
        <w:r w:rsidR="002A67E4" w:rsidRPr="00005E6E">
          <w:t xml:space="preserve">the </w:t>
        </w:r>
      </w:ins>
      <w:ins w:id="51" w:author="Won Do Lee" w:date="2023-01-12T23:41:00Z">
        <w:r w:rsidR="002A67E4" w:rsidRPr="00005E6E">
          <w:t>first national lockdown</w:t>
        </w:r>
      </w:ins>
      <w:ins w:id="52" w:author="Won Do Lee" w:date="2023-01-17T22:56:00Z">
        <w:r w:rsidR="0054616D" w:rsidRPr="00005E6E">
          <w:t xml:space="preserve"> </w:t>
        </w:r>
      </w:ins>
      <w:ins w:id="53" w:author="Won Do Lee" w:date="2023-01-17T22:57:00Z">
        <w:r w:rsidR="0054616D" w:rsidRPr="00005E6E">
          <w:t xml:space="preserve">in </w:t>
        </w:r>
      </w:ins>
      <w:ins w:id="54" w:author="Won Do Lee" w:date="2023-01-17T22:56:00Z">
        <w:r w:rsidR="0054616D" w:rsidRPr="00005E6E">
          <w:t>the initial phases</w:t>
        </w:r>
      </w:ins>
      <w:del w:id="55" w:author="Won Do Lee" w:date="2023-01-12T23:41:00Z">
        <w:r w:rsidR="00CE5B75" w:rsidRPr="00005E6E" w:rsidDel="002A67E4">
          <w:delText xml:space="preserve">period </w:delText>
        </w:r>
      </w:del>
      <w:del w:id="56" w:author="Won Do Lee" w:date="2023-01-12T23:43:00Z">
        <w:r w:rsidR="00CE5B75" w:rsidRPr="00005E6E" w:rsidDel="002A67E4">
          <w:delText>1 March</w:delText>
        </w:r>
      </w:del>
      <w:del w:id="57" w:author="Won Do Lee" w:date="2023-01-12T23:42:00Z">
        <w:r w:rsidR="00CE5B75" w:rsidRPr="00005E6E" w:rsidDel="002A67E4">
          <w:delText>-</w:delText>
        </w:r>
      </w:del>
      <w:del w:id="58" w:author="Won Do Lee" w:date="2023-01-12T23:43:00Z">
        <w:r w:rsidR="00CE5B75" w:rsidRPr="00005E6E" w:rsidDel="002A67E4">
          <w:delText>1 July 2020</w:delText>
        </w:r>
      </w:del>
      <w:r w:rsidR="00DD1B16" w:rsidRPr="00005E6E">
        <w:t xml:space="preserve">. </w:t>
      </w:r>
      <w:r w:rsidR="00CE5B75" w:rsidRPr="00005E6E">
        <w:t>F</w:t>
      </w:r>
      <w:r w:rsidR="00241046" w:rsidRPr="00005E6E">
        <w:t xml:space="preserve">our groups of </w:t>
      </w:r>
      <w:del w:id="59" w:author="Won Do Lee" w:date="2023-01-17T22:57:00Z">
        <w:r w:rsidR="00CE5B75" w:rsidRPr="00005E6E" w:rsidDel="0054616D">
          <w:delText>L</w:delText>
        </w:r>
        <w:r w:rsidR="00241046" w:rsidRPr="00005E6E" w:rsidDel="0054616D">
          <w:delText xml:space="preserve">ocal </w:delText>
        </w:r>
        <w:r w:rsidR="00CE5B75" w:rsidRPr="00005E6E" w:rsidDel="0054616D">
          <w:delText>A</w:delText>
        </w:r>
        <w:r w:rsidR="000D0FAB" w:rsidRPr="00005E6E" w:rsidDel="0054616D">
          <w:delText>uthorities</w:delText>
        </w:r>
      </w:del>
      <w:ins w:id="60" w:author="Won Do Lee" w:date="2023-01-17T22:57:00Z">
        <w:r w:rsidR="0054616D" w:rsidRPr="00005E6E">
          <w:t>local authorities</w:t>
        </w:r>
      </w:ins>
      <w:r w:rsidR="00241046" w:rsidRPr="00005E6E">
        <w:t xml:space="preserve"> </w:t>
      </w:r>
      <w:r w:rsidR="00CE5B75" w:rsidRPr="00005E6E">
        <w:t>are identified, which</w:t>
      </w:r>
      <w:r w:rsidR="00DD1B16" w:rsidRPr="00005E6E">
        <w:t xml:space="preserve"> differ </w:t>
      </w:r>
      <w:del w:id="61" w:author="Won Do Lee" w:date="2023-01-17T22:58:00Z">
        <w:r w:rsidR="00DD1B16" w:rsidRPr="00005E6E" w:rsidDel="0054616D">
          <w:delText xml:space="preserve">in the </w:delText>
        </w:r>
      </w:del>
      <w:del w:id="62" w:author="Won Do Lee" w:date="2023-01-12T23:44:00Z">
        <w:r w:rsidR="00DD1B16" w:rsidRPr="00005E6E" w:rsidDel="002A67E4">
          <w:delText xml:space="preserve">minimum level of mobility after the imposition of </w:delText>
        </w:r>
        <w:r w:rsidR="00172C26" w:rsidRPr="00005E6E" w:rsidDel="002A67E4">
          <w:delText>England’s first national</w:delText>
        </w:r>
        <w:r w:rsidR="00DD1B16" w:rsidRPr="00005E6E" w:rsidDel="002A67E4">
          <w:delText xml:space="preserve"> lockdown and the extent to which mobility levels subsequently recove</w:delText>
        </w:r>
        <w:r w:rsidR="007934D1" w:rsidRPr="00005E6E" w:rsidDel="002A67E4">
          <w:delText>r</w:delText>
        </w:r>
      </w:del>
      <w:ins w:id="63" w:author="Won Do Lee" w:date="2023-01-17T22:58:00Z">
        <w:r w:rsidR="0054616D" w:rsidRPr="00005E6E">
          <w:t xml:space="preserve">in trajectories of mobility, and </w:t>
        </w:r>
      </w:ins>
      <w:ins w:id="64" w:author="Won Do Lee" w:date="2023-01-17T23:00:00Z">
        <w:r w:rsidR="0054616D" w:rsidRPr="00005E6E">
          <w:t>their</w:t>
        </w:r>
      </w:ins>
      <w:del w:id="65" w:author="Won Do Lee" w:date="2023-01-17T22:58:00Z">
        <w:r w:rsidR="00DD1B16" w:rsidRPr="00005E6E" w:rsidDel="0054616D">
          <w:delText>.</w:delText>
        </w:r>
        <w:r w:rsidR="00633FCD" w:rsidRPr="00005E6E" w:rsidDel="0054616D">
          <w:delText xml:space="preserve"> </w:delText>
        </w:r>
        <w:r w:rsidR="00172C26" w:rsidRPr="00005E6E" w:rsidDel="0054616D">
          <w:delText>Local Authorities’ group</w:delText>
        </w:r>
      </w:del>
      <w:r w:rsidR="00172C26" w:rsidRPr="00005E6E">
        <w:t xml:space="preserve"> membership </w:t>
      </w:r>
      <w:del w:id="66" w:author="Won Do Lee" w:date="2023-01-17T22:58:00Z">
        <w:r w:rsidR="00172C26" w:rsidRPr="00005E6E" w:rsidDel="0054616D">
          <w:delText xml:space="preserve">is </w:delText>
        </w:r>
      </w:del>
      <w:ins w:id="67" w:author="Won Do Lee" w:date="2023-01-17T22:58:00Z">
        <w:r w:rsidR="0054616D" w:rsidRPr="00005E6E">
          <w:t xml:space="preserve">was </w:t>
        </w:r>
      </w:ins>
      <w:r w:rsidR="00172C26" w:rsidRPr="00005E6E">
        <w:t xml:space="preserve">mainly associated with their </w:t>
      </w:r>
      <w:r w:rsidR="00A93152" w:rsidRPr="00005E6E">
        <w:t>income level</w:t>
      </w:r>
      <w:del w:id="68" w:author="Won Do Lee" w:date="2023-01-19T09:02:00Z">
        <w:r w:rsidR="00A93152" w:rsidRPr="00005E6E" w:rsidDel="002353B1">
          <w:delText>s</w:delText>
        </w:r>
      </w:del>
      <w:r w:rsidR="00732755" w:rsidRPr="00005E6E">
        <w:t xml:space="preserve">, </w:t>
      </w:r>
      <w:r w:rsidR="006B1FF8" w:rsidRPr="00005E6E">
        <w:t>self-employed workers</w:t>
      </w:r>
      <w:r w:rsidR="00732755" w:rsidRPr="00005E6E">
        <w:t>, and car availability</w:t>
      </w:r>
      <w:r w:rsidR="00172C26" w:rsidRPr="00005E6E">
        <w:t xml:space="preserve">, although </w:t>
      </w:r>
      <w:bookmarkStart w:id="69" w:name="_Hlk66474848"/>
      <w:commentRangeStart w:id="70"/>
      <w:commentRangeStart w:id="71"/>
      <w:r w:rsidR="00DA7915" w:rsidRPr="00005E6E">
        <w:t xml:space="preserve">ethnic/racial make-up of </w:t>
      </w:r>
      <w:r w:rsidR="00A93152" w:rsidRPr="00005E6E">
        <w:t xml:space="preserve">the </w:t>
      </w:r>
      <w:r w:rsidR="00DA7915" w:rsidRPr="00005E6E">
        <w:t xml:space="preserve">population and </w:t>
      </w:r>
      <w:r w:rsidR="00E76E13" w:rsidRPr="00005E6E">
        <w:t>health</w:t>
      </w:r>
      <w:r w:rsidR="00DA7915" w:rsidRPr="00005E6E">
        <w:t>-related neighbourhood features</w:t>
      </w:r>
      <w:ins w:id="72" w:author="Won Do Lee" w:date="2023-01-17T22:59:00Z">
        <w:r w:rsidR="0054616D" w:rsidRPr="00005E6E">
          <w:t>, estimated</w:t>
        </w:r>
      </w:ins>
      <w:ins w:id="73" w:author="Won Do Lee" w:date="2023-01-17T22:58:00Z">
        <w:r w:rsidR="0054616D" w:rsidRPr="00005E6E">
          <w:t xml:space="preserve"> by the </w:t>
        </w:r>
      </w:ins>
      <w:ins w:id="74" w:author="Won Do Lee" w:date="2023-01-17T22:59:00Z">
        <w:r w:rsidR="0054616D" w:rsidRPr="00005E6E">
          <w:t>classification model</w:t>
        </w:r>
      </w:ins>
      <w:r w:rsidR="00DA7915" w:rsidRPr="00005E6E">
        <w:t>.</w:t>
      </w:r>
      <w:bookmarkEnd w:id="69"/>
      <w:commentRangeEnd w:id="70"/>
      <w:r w:rsidR="00DA7915" w:rsidRPr="00005E6E">
        <w:commentReference w:id="70"/>
      </w:r>
      <w:commentRangeEnd w:id="71"/>
      <w:r w:rsidR="00C110E0" w:rsidRPr="00005E6E">
        <w:commentReference w:id="71"/>
      </w:r>
      <w:r w:rsidR="00DA7915" w:rsidRPr="00005E6E">
        <w:t xml:space="preserve"> </w:t>
      </w:r>
      <w:r w:rsidR="00DD1B16" w:rsidRPr="00005E6E">
        <w:t xml:space="preserve">The analysis shows that the </w:t>
      </w:r>
      <w:r w:rsidR="00040A7E" w:rsidRPr="00005E6E">
        <w:t>greatest</w:t>
      </w:r>
      <w:r w:rsidR="00633FCD" w:rsidRPr="00005E6E">
        <w:t xml:space="preserve"> reduction</w:t>
      </w:r>
      <w:r w:rsidR="00DD1B16" w:rsidRPr="00005E6E">
        <w:t xml:space="preserve"> in mobility after the imposition of the lockdown</w:t>
      </w:r>
      <w:r w:rsidR="00A93152" w:rsidRPr="00005E6E">
        <w:t xml:space="preserve">, </w:t>
      </w:r>
      <w:r w:rsidR="00DD1B16" w:rsidRPr="00005E6E">
        <w:t xml:space="preserve">and </w:t>
      </w:r>
      <w:r w:rsidR="00A93152" w:rsidRPr="00005E6E">
        <w:t xml:space="preserve">the </w:t>
      </w:r>
      <w:r w:rsidR="00DD1B16" w:rsidRPr="00005E6E">
        <w:t xml:space="preserve">continuation of low levels of mobility afterwards occurred in </w:t>
      </w:r>
      <w:r w:rsidR="006B1FF8" w:rsidRPr="00005E6E">
        <w:t>high</w:t>
      </w:r>
      <w:r w:rsidR="00DD1B16" w:rsidRPr="00005E6E">
        <w:t xml:space="preserve">-income areas with comparatively high levels of </w:t>
      </w:r>
      <w:r w:rsidR="006B1FF8" w:rsidRPr="00005E6E">
        <w:t>self-employed workers and</w:t>
      </w:r>
      <w:r w:rsidR="008C29AB" w:rsidRPr="00005E6E">
        <w:t xml:space="preserve"> cumulative COVID-19</w:t>
      </w:r>
      <w:r w:rsidR="006B1FF8" w:rsidRPr="00005E6E">
        <w:t xml:space="preserve"> infection rates before </w:t>
      </w:r>
      <w:r w:rsidR="005E3B12" w:rsidRPr="00005E6E">
        <w:t>stay-at-home orders</w:t>
      </w:r>
      <w:r w:rsidR="0083574A" w:rsidRPr="00005E6E">
        <w:t xml:space="preserve">. </w:t>
      </w:r>
      <w:commentRangeStart w:id="75"/>
      <w:r w:rsidR="005B4453" w:rsidRPr="00005E6E">
        <w:t>It</w:t>
      </w:r>
      <w:commentRangeEnd w:id="75"/>
      <w:r w:rsidR="0054616D" w:rsidRPr="00005E6E">
        <w:rPr>
          <w:rStyle w:val="CommentReference"/>
        </w:rPr>
        <w:commentReference w:id="75"/>
      </w:r>
      <w:r w:rsidR="005B4453" w:rsidRPr="00005E6E">
        <w:t xml:space="preserve"> </w:t>
      </w:r>
      <w:r w:rsidR="00DD1B16" w:rsidRPr="00005E6E">
        <w:t xml:space="preserve">thus indicates that the </w:t>
      </w:r>
      <w:r w:rsidR="00040A7E" w:rsidRPr="00005E6E">
        <w:t>greatest</w:t>
      </w:r>
      <w:r w:rsidR="00DD1B16" w:rsidRPr="00005E6E">
        <w:t xml:space="preserve"> reductions have been achieved in areas where it is relatively easy for people to stay at home or in areas the risk of infection and severe illness was relatively high. More generally, </w:t>
      </w:r>
      <w:commentRangeStart w:id="76"/>
      <w:r w:rsidR="00DD1B16" w:rsidRPr="00005E6E">
        <w:t xml:space="preserve">the </w:t>
      </w:r>
      <w:del w:id="77" w:author="Won Do Lee" w:date="2023-01-17T23:01:00Z">
        <w:r w:rsidR="00DD1B16" w:rsidRPr="00005E6E" w:rsidDel="0054616D">
          <w:delText xml:space="preserve">paper </w:delText>
        </w:r>
      </w:del>
      <w:r w:rsidR="00DD1B16" w:rsidRPr="00005E6E">
        <w:t>results highlight</w:t>
      </w:r>
      <w:ins w:id="78" w:author="Won Do Lee" w:date="2023-01-17T23:01:00Z">
        <w:r w:rsidR="0054616D" w:rsidRPr="00005E6E">
          <w:t>ed</w:t>
        </w:r>
      </w:ins>
      <w:r w:rsidR="00DD1B16" w:rsidRPr="00005E6E">
        <w:t xml:space="preserve"> the need to </w:t>
      </w:r>
      <w:del w:id="79" w:author="Won Do Lee" w:date="2023-01-12T23:47:00Z">
        <w:r w:rsidR="00DD1B16" w:rsidRPr="00005E6E" w:rsidDel="00D5339A">
          <w:delText xml:space="preserve">consider </w:delText>
        </w:r>
      </w:del>
      <w:ins w:id="80" w:author="Won Do Lee" w:date="2023-01-17T23:01:00Z">
        <w:r w:rsidR="0054616D" w:rsidRPr="00005E6E">
          <w:t xml:space="preserve">consider </w:t>
        </w:r>
      </w:ins>
      <w:del w:id="81" w:author="Won Do Lee" w:date="2023-01-17T23:01:00Z">
        <w:r w:rsidR="0093270B" w:rsidRPr="00005E6E" w:rsidDel="0054616D">
          <w:delText xml:space="preserve">the </w:delText>
        </w:r>
      </w:del>
      <w:r w:rsidR="000C6A04" w:rsidRPr="00005E6E">
        <w:t>difference</w:t>
      </w:r>
      <w:ins w:id="82" w:author="Won Do Lee" w:date="2023-01-17T23:01:00Z">
        <w:r w:rsidR="0054616D" w:rsidRPr="00005E6E">
          <w:t>s</w:t>
        </w:r>
      </w:ins>
      <w:r w:rsidR="000C6A04" w:rsidRPr="00005E6E">
        <w:t xml:space="preserve"> in </w:t>
      </w:r>
      <w:del w:id="83" w:author="Won Do Lee" w:date="2023-01-12T23:47:00Z">
        <w:r w:rsidR="003A728C" w:rsidRPr="00005E6E" w:rsidDel="00D5339A">
          <w:delText xml:space="preserve">the </w:delText>
        </w:r>
        <w:r w:rsidR="007F16DA" w:rsidRPr="00005E6E" w:rsidDel="00D5339A">
          <w:delText xml:space="preserve">evolution of </w:delText>
        </w:r>
        <w:r w:rsidR="003A728C" w:rsidRPr="00005E6E" w:rsidDel="00D5339A">
          <w:delText>mobility levels</w:delText>
        </w:r>
      </w:del>
      <w:ins w:id="84" w:author="Won Do Lee" w:date="2023-01-12T23:47:00Z">
        <w:r w:rsidR="00D5339A" w:rsidRPr="00005E6E">
          <w:t xml:space="preserve">mobility resilience </w:t>
        </w:r>
      </w:ins>
      <w:ins w:id="85" w:author="Won Do Lee" w:date="2023-01-17T23:02:00Z">
        <w:r w:rsidR="0054616D" w:rsidRPr="00005E6E">
          <w:t xml:space="preserve">towards </w:t>
        </w:r>
      </w:ins>
      <w:ins w:id="86" w:author="Won Do Lee" w:date="2023-01-12T23:50:00Z">
        <w:r w:rsidR="00D5339A" w:rsidRPr="00005E6E">
          <w:t xml:space="preserve">sustainable and </w:t>
        </w:r>
      </w:ins>
      <w:ins w:id="87" w:author="Won Do Lee" w:date="2023-01-12T23:49:00Z">
        <w:r w:rsidR="00D5339A" w:rsidRPr="00005E6E">
          <w:t xml:space="preserve">resilient </w:t>
        </w:r>
      </w:ins>
      <w:ins w:id="88" w:author="Won Do Lee" w:date="2023-01-12T23:50:00Z">
        <w:r w:rsidR="00D5339A" w:rsidRPr="00005E6E">
          <w:t>urban management</w:t>
        </w:r>
      </w:ins>
      <w:del w:id="89" w:author="Won Do Lee" w:date="2023-01-17T23:02:00Z">
        <w:r w:rsidR="00E43572" w:rsidRPr="00005E6E" w:rsidDel="0054616D">
          <w:delText>,</w:delText>
        </w:r>
        <w:r w:rsidR="003A728C" w:rsidRPr="00005E6E" w:rsidDel="0054616D">
          <w:delText xml:space="preserve"> </w:delText>
        </w:r>
      </w:del>
      <w:del w:id="90" w:author="Won Do Lee" w:date="2023-01-12T23:50:00Z">
        <w:r w:rsidR="003A728C" w:rsidRPr="00005E6E" w:rsidDel="00D5339A">
          <w:delText xml:space="preserve">and </w:delText>
        </w:r>
        <w:r w:rsidR="00D177B9" w:rsidRPr="00005E6E" w:rsidDel="00D5339A">
          <w:delText xml:space="preserve">it </w:delText>
        </w:r>
        <w:r w:rsidR="00E43572" w:rsidRPr="00005E6E" w:rsidDel="00D5339A">
          <w:delText>is</w:delText>
        </w:r>
      </w:del>
      <w:r w:rsidR="00E43572" w:rsidRPr="00005E6E">
        <w:t xml:space="preserve"> </w:t>
      </w:r>
      <w:ins w:id="91" w:author="Won Do Lee" w:date="2023-01-17T23:02:00Z">
        <w:r w:rsidR="0054616D" w:rsidRPr="00005E6E">
          <w:t xml:space="preserve">is </w:t>
        </w:r>
      </w:ins>
      <w:r w:rsidR="00E43572" w:rsidRPr="00005E6E">
        <w:t xml:space="preserve">explicitly </w:t>
      </w:r>
      <w:r w:rsidR="00D177B9" w:rsidRPr="00005E6E">
        <w:t xml:space="preserve">linked to </w:t>
      </w:r>
      <w:r w:rsidR="003A728C" w:rsidRPr="00005E6E">
        <w:t>the ability to restrict everyday mobility</w:t>
      </w:r>
      <w:ins w:id="92" w:author="Won Do Lee" w:date="2023-01-12T23:52:00Z">
        <w:r w:rsidR="00D5339A" w:rsidRPr="00005E6E">
          <w:t xml:space="preserve"> among people</w:t>
        </w:r>
      </w:ins>
      <w:r w:rsidR="007F16DA" w:rsidRPr="00005E6E">
        <w:t>.</w:t>
      </w:r>
      <w:commentRangeEnd w:id="76"/>
      <w:r w:rsidR="00B64EDA" w:rsidRPr="00005E6E">
        <w:rPr>
          <w:rStyle w:val="CommentReference"/>
        </w:rPr>
        <w:commentReference w:id="76"/>
      </w:r>
    </w:p>
    <w:p w14:paraId="142B8564" w14:textId="77777777" w:rsidR="009C395A" w:rsidRPr="00005E6E" w:rsidRDefault="009C395A" w:rsidP="000F3486"/>
    <w:p w14:paraId="24D794DB" w14:textId="790888FB" w:rsidR="00C328D6" w:rsidRPr="00005E6E" w:rsidRDefault="00582E33" w:rsidP="000F3486">
      <w:pPr>
        <w:widowControl/>
        <w:wordWrap/>
        <w:autoSpaceDE/>
        <w:autoSpaceDN/>
      </w:pPr>
      <w:r w:rsidRPr="00005E6E">
        <w:rPr>
          <w:b/>
          <w:bCs/>
        </w:rPr>
        <w:t>Keyword</w:t>
      </w:r>
      <w:r w:rsidR="00C328D6" w:rsidRPr="00005E6E">
        <w:rPr>
          <w:b/>
          <w:bCs/>
        </w:rPr>
        <w:t>s</w:t>
      </w:r>
      <w:r w:rsidR="000658AC" w:rsidRPr="00005E6E">
        <w:t xml:space="preserve">: </w:t>
      </w:r>
      <w:r w:rsidR="003749AB" w:rsidRPr="00005E6E">
        <w:t>COVID-19;</w:t>
      </w:r>
      <w:r w:rsidR="00F931A5" w:rsidRPr="00005E6E">
        <w:t xml:space="preserve"> </w:t>
      </w:r>
      <w:del w:id="93" w:author="Won Do Lee" w:date="2023-01-12T23:02:00Z">
        <w:r w:rsidR="003749AB" w:rsidRPr="00005E6E" w:rsidDel="00F931A5">
          <w:delText>Lockdown</w:delText>
        </w:r>
      </w:del>
      <w:ins w:id="94" w:author="Won Do Lee" w:date="2023-01-12T23:02:00Z">
        <w:r w:rsidR="00F931A5" w:rsidRPr="00005E6E">
          <w:t>Pandemic</w:t>
        </w:r>
      </w:ins>
      <w:r w:rsidR="003749AB" w:rsidRPr="00005E6E">
        <w:t xml:space="preserve">; </w:t>
      </w:r>
      <w:del w:id="95" w:author="Won Do Lee" w:date="2023-01-12T23:02:00Z">
        <w:r w:rsidR="006B1A12" w:rsidRPr="00005E6E" w:rsidDel="00F931A5">
          <w:delText>Dynamic time warping distance</w:delText>
        </w:r>
      </w:del>
      <w:ins w:id="96" w:author="Won Do Lee" w:date="2023-01-12T23:02:00Z">
        <w:r w:rsidR="00F931A5" w:rsidRPr="00005E6E">
          <w:t>Resilience</w:t>
        </w:r>
      </w:ins>
      <w:r w:rsidR="00002F45" w:rsidRPr="00005E6E">
        <w:t>;</w:t>
      </w:r>
      <w:r w:rsidR="006B1A12" w:rsidRPr="00005E6E">
        <w:t xml:space="preserve"> </w:t>
      </w:r>
      <w:del w:id="97" w:author="Won Do Lee" w:date="2023-01-12T23:02:00Z">
        <w:r w:rsidR="00002F45" w:rsidRPr="00005E6E" w:rsidDel="00F931A5">
          <w:delText>Clustering</w:delText>
        </w:r>
      </w:del>
      <w:ins w:id="98" w:author="Won Do Lee" w:date="2023-01-12T23:02:00Z">
        <w:r w:rsidR="00F931A5" w:rsidRPr="00005E6E">
          <w:t>Time-series clustering</w:t>
        </w:r>
      </w:ins>
      <w:r w:rsidR="00002F45" w:rsidRPr="00005E6E">
        <w:t>;</w:t>
      </w:r>
      <w:r w:rsidR="00577A3E" w:rsidRPr="00005E6E">
        <w:t xml:space="preserve"> Classification</w:t>
      </w:r>
      <w:ins w:id="99" w:author="Won Do Lee" w:date="2023-01-12T23:02:00Z">
        <w:r w:rsidR="00F931A5" w:rsidRPr="00005E6E">
          <w:t xml:space="preserve"> model</w:t>
        </w:r>
      </w:ins>
      <w:r w:rsidR="001C5D47" w:rsidRPr="00005E6E">
        <w:t>.</w:t>
      </w:r>
      <w:r w:rsidR="00BD5321" w:rsidRPr="00005E6E">
        <w:br w:type="page"/>
      </w:r>
    </w:p>
    <w:p w14:paraId="08D10D47" w14:textId="77777777" w:rsidR="007E5808" w:rsidRPr="00005E6E" w:rsidRDefault="007E5808" w:rsidP="000F3486">
      <w:pPr>
        <w:pStyle w:val="Heading1"/>
      </w:pPr>
      <w:bookmarkStart w:id="100" w:name="_Hlk68703832"/>
      <w:r w:rsidRPr="00005E6E">
        <w:lastRenderedPageBreak/>
        <w:t>Introduction</w:t>
      </w:r>
    </w:p>
    <w:p w14:paraId="3EB35D7C" w14:textId="4AC93DB1" w:rsidR="008E5747" w:rsidRPr="00005E6E" w:rsidRDefault="009D35AF" w:rsidP="000F3486">
      <w:pPr>
        <w:spacing w:after="240"/>
      </w:pPr>
      <w:ins w:id="101" w:author="Won Do Lee" w:date="2023-01-19T09:14:00Z">
        <w:r w:rsidRPr="00005E6E">
          <w:t xml:space="preserve">The </w:t>
        </w:r>
      </w:ins>
      <w:r w:rsidR="006C20BD" w:rsidRPr="00005E6E">
        <w:t>COVID-19</w:t>
      </w:r>
      <w:r w:rsidR="00D505B3" w:rsidRPr="00005E6E">
        <w:t xml:space="preserve"> </w:t>
      </w:r>
      <w:ins w:id="102" w:author="Won Do Lee" w:date="2023-01-18T14:58:00Z">
        <w:r w:rsidR="000434A1" w:rsidRPr="00005E6E">
          <w:t xml:space="preserve">pandemic has rapidly changed </w:t>
        </w:r>
      </w:ins>
      <w:del w:id="103" w:author="Won Do Lee" w:date="2023-01-18T14:58:00Z">
        <w:r w:rsidR="00D505B3" w:rsidRPr="00005E6E" w:rsidDel="000434A1">
          <w:delText xml:space="preserve">is rapidly changing </w:delText>
        </w:r>
      </w:del>
      <w:r w:rsidR="00D505B3" w:rsidRPr="00005E6E">
        <w:t xml:space="preserve">our </w:t>
      </w:r>
      <w:r w:rsidR="00D3505F" w:rsidRPr="00005E6E">
        <w:t>everyday lives</w:t>
      </w:r>
      <w:r w:rsidR="009A3022" w:rsidRPr="00005E6E">
        <w:t xml:space="preserve">, particularly </w:t>
      </w:r>
      <w:del w:id="104" w:author="Won Do Lee" w:date="2023-01-18T14:59:00Z">
        <w:r w:rsidR="009A3022" w:rsidRPr="00005E6E" w:rsidDel="000434A1">
          <w:delText xml:space="preserve">our </w:delText>
        </w:r>
        <w:r w:rsidR="00834E9F" w:rsidRPr="00005E6E" w:rsidDel="000434A1">
          <w:delText xml:space="preserve">everyday </w:delText>
        </w:r>
      </w:del>
      <w:r w:rsidR="00834E9F" w:rsidRPr="00005E6E">
        <w:t>mobility</w:t>
      </w:r>
      <w:del w:id="105" w:author="Won Do Lee" w:date="2023-01-19T09:14:00Z">
        <w:r w:rsidR="00D3505F" w:rsidRPr="00005E6E" w:rsidDel="009D35AF">
          <w:delText xml:space="preserve"> in daily life</w:delText>
        </w:r>
      </w:del>
      <w:r w:rsidR="00612941" w:rsidRPr="00005E6E">
        <w:t xml:space="preserve">. </w:t>
      </w:r>
      <w:ins w:id="106" w:author="Won Do Lee" w:date="2023-01-18T15:00:00Z">
        <w:r w:rsidR="000434A1" w:rsidRPr="00005E6E">
          <w:t>Implement</w:t>
        </w:r>
      </w:ins>
      <w:ins w:id="107" w:author="Won Do Lee" w:date="2023-01-19T09:13:00Z">
        <w:r w:rsidRPr="00005E6E">
          <w:t>ing</w:t>
        </w:r>
      </w:ins>
      <w:ins w:id="108" w:author="Won Do Lee" w:date="2023-01-18T15:00:00Z">
        <w:r w:rsidR="000434A1" w:rsidRPr="00005E6E">
          <w:t xml:space="preserve"> v</w:t>
        </w:r>
      </w:ins>
      <w:ins w:id="109" w:author="Won Do Lee" w:date="2023-01-18T14:59:00Z">
        <w:r w:rsidR="000434A1" w:rsidRPr="00005E6E">
          <w:t xml:space="preserve">arious </w:t>
        </w:r>
      </w:ins>
      <w:del w:id="110" w:author="Won Do Lee" w:date="2023-01-18T14:59:00Z">
        <w:r w:rsidR="00CB0EB3" w:rsidRPr="00005E6E" w:rsidDel="000434A1">
          <w:delText>S</w:delText>
        </w:r>
        <w:r w:rsidR="00B9128F" w:rsidRPr="00005E6E" w:rsidDel="000434A1">
          <w:delText xml:space="preserve">ocial </w:delText>
        </w:r>
      </w:del>
      <w:ins w:id="111" w:author="Won Do Lee" w:date="2023-01-18T14:59:00Z">
        <w:r w:rsidR="000434A1" w:rsidRPr="00005E6E">
          <w:t xml:space="preserve">social </w:t>
        </w:r>
      </w:ins>
      <w:r w:rsidR="00B9128F" w:rsidRPr="00005E6E">
        <w:t>distancing policies</w:t>
      </w:r>
      <w:r w:rsidR="00CB0EB3" w:rsidRPr="00005E6E">
        <w:t xml:space="preserve">, such as travel restrictions and compliance with stay-at-home orders, </w:t>
      </w:r>
      <w:del w:id="112" w:author="Won Do Lee" w:date="2023-01-18T15:00:00Z">
        <w:r w:rsidR="00CB0EB3" w:rsidRPr="00005E6E" w:rsidDel="000434A1">
          <w:delText>ha</w:delText>
        </w:r>
        <w:r w:rsidR="00A93152" w:rsidRPr="00005E6E" w:rsidDel="000434A1">
          <w:delText>ve</w:delText>
        </w:r>
        <w:r w:rsidR="00CB0EB3" w:rsidRPr="00005E6E" w:rsidDel="000434A1">
          <w:delText xml:space="preserve"> been widely </w:delText>
        </w:r>
        <w:r w:rsidR="0089646E" w:rsidRPr="00005E6E" w:rsidDel="000434A1">
          <w:delText xml:space="preserve">implemented </w:delText>
        </w:r>
      </w:del>
      <w:ins w:id="113" w:author="Won Do Lee" w:date="2023-01-19T09:13:00Z">
        <w:r w:rsidRPr="00005E6E">
          <w:t>were correlated with the red</w:t>
        </w:r>
      </w:ins>
      <w:ins w:id="114" w:author="Won Do Lee" w:date="2023-01-18T15:01:00Z">
        <w:r w:rsidR="000434A1" w:rsidRPr="00005E6E">
          <w:t>uction in mobility</w:t>
        </w:r>
      </w:ins>
      <w:del w:id="115" w:author="Won Do Lee" w:date="2023-01-18T15:01:00Z">
        <w:r w:rsidR="00A93152" w:rsidRPr="00005E6E" w:rsidDel="000434A1">
          <w:delText>during</w:delText>
        </w:r>
        <w:r w:rsidR="00342381" w:rsidRPr="00005E6E" w:rsidDel="000434A1">
          <w:delText xml:space="preserve"> the COVID-19</w:delText>
        </w:r>
        <w:r w:rsidR="00A63019" w:rsidRPr="00005E6E" w:rsidDel="000434A1">
          <w:delText xml:space="preserve"> pandemic</w:delText>
        </w:r>
      </w:del>
      <w:r w:rsidR="001A0E15" w:rsidRPr="00005E6E">
        <w:t xml:space="preserve"> </w:t>
      </w:r>
      <w:r w:rsidR="00ED5AB7" w:rsidRPr="00005E6E">
        <w:fldChar w:fldCharType="begin" w:fldLock="1"/>
      </w:r>
      <w:r w:rsidR="002602A3" w:rsidRPr="00005E6E">
        <w:instrText>ADDIN CSL_CITATION {"citationItems":[{"id":"ITEM-1","itemData":{"DOI":"10.1038/s41598-021-86297-w","ISBN":"0123456789","ISSN":"2045-2322","PMID":"33772076","abstract":"In response to the SARS-CoV-2 pandemic, unprecedented travel restrictions and stay-at-home orders were enacted around the world. Ultimately, the public’s response to announcements of lockdowns—defined as restrictions on both local movement or long distance travel—will determine how effective these kinds of interventions are. Here, we evaluate the effects of lockdowns on human mobility and simulate how these changes may affect epidemic spread by analyzing aggregated mobility data from mobile phones. We show that in 2020 following lockdown announcements but prior to their implementation, both local and long distance movement increased in multiple locations, and urban-to-rural migration was observed around the world. To examine how these behavioral responses to lockdown policies may contribute to epidemic spread, we developed a simple agent-based spatial model. Our model shows that this increased movement has the potential to increase seeding of the epidemic in less urban areas, which could undermine the goal of the lockdown in preventing disease spread. Lockdowns play a key role in reducing contacts and controlling outbreaks, but appropriate messaging surrounding their announcement and careful evaluation of changes in mobility are needed to mitigate the possible unintended consequences.","author":[{"dropping-particle":"","family":"Kishore","given":"Nishant","non-dropping-particle":"","parse-names":false,"suffix":""},{"dropping-particle":"","family":"Kahn","given":"Rebecca","non-dropping-particle":"","parse-names":false,"suffix":""},{"dropping-particle":"","family":"Martinez","given":"Pamela P.","non-dropping-particle":"","parse-names":false,"suffix":""},{"dropping-particle":"","family":"Salazar","given":"Pablo M.","non-dropping-particle":"De","parse-names":false,"suffix":""},{"dropping-particle":"","family":"Mahmud","given":"Ayesha S.","non-dropping-particle":"","parse-names":false,"suffix":""},{"dropping-particle":"","family":"Buckee","given":"Caroline O.","non-dropping-particle":"","parse-names":false,"suffix":""}],"container-title":"Scientific Reports","id":"ITEM-1","issue":"1","issued":{"date-parts":[["2021","12","26"]]},"page":"6995","publisher":"Nature Publishing Group UK","title":"Lockdowns result in changes in human mobility which may impact the epidemiologic dynamics of SARS-CoV-2","type":"article-journal","volume":"11"},"uris":["http://www.mendeley.com/documents/?uuid=693b5668-3f23-430b-8f28-24f799eeded4"]},{"id":"ITEM-2","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Behaviour","id":"ITEM-2","issue":"4","issued":{"date-parts":[["2021","4","8"]]},"page":"529-538","publisher":"Springer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 Kishore et al., 2021)","plainTextFormattedCitation":"(Hale et al., 2021; Kishore et al., 2021)","previouslyFormattedCitation":"(Hale et al., 2021; Kishore et al., 2021)"},"properties":{"noteIndex":0},"schema":"https://github.com/citation-style-language/schema/raw/master/csl-citation.json"}</w:instrText>
      </w:r>
      <w:r w:rsidR="00ED5AB7" w:rsidRPr="00005E6E">
        <w:fldChar w:fldCharType="separate"/>
      </w:r>
      <w:r w:rsidR="00376C66" w:rsidRPr="00005E6E">
        <w:t>(Hale et al., 2021; Kishore et al., 2021)</w:t>
      </w:r>
      <w:r w:rsidR="00ED5AB7" w:rsidRPr="00005E6E">
        <w:fldChar w:fldCharType="end"/>
      </w:r>
      <w:r w:rsidR="00A63019" w:rsidRPr="00005E6E">
        <w:t xml:space="preserve">. </w:t>
      </w:r>
      <w:r w:rsidR="009A3022" w:rsidRPr="00005E6E">
        <w:t>W</w:t>
      </w:r>
      <w:r w:rsidR="00F22AB0" w:rsidRPr="00005E6E">
        <w:t xml:space="preserve">orking from home </w:t>
      </w:r>
      <w:r w:rsidR="00A93152" w:rsidRPr="00005E6E">
        <w:t>has become</w:t>
      </w:r>
      <w:r w:rsidR="009A3022" w:rsidRPr="00005E6E">
        <w:t xml:space="preserve"> the </w:t>
      </w:r>
      <w:r w:rsidR="009A3022" w:rsidRPr="00005E6E">
        <w:rPr>
          <w:i/>
          <w:iCs/>
        </w:rPr>
        <w:t>new normal</w:t>
      </w:r>
      <w:r w:rsidR="009A3022" w:rsidRPr="00005E6E">
        <w:t xml:space="preserve"> to avoid social contact, and mitigate the risk while using public transport for work-related travel and on-site working</w:t>
      </w:r>
      <w:r w:rsidR="00F22AB0" w:rsidRPr="00005E6E">
        <w:t xml:space="preserve"> </w:t>
      </w:r>
      <w:r w:rsidR="00B9128F" w:rsidRPr="00005E6E">
        <w:fldChar w:fldCharType="begin" w:fldLock="1"/>
      </w:r>
      <w:r w:rsidR="002602A3"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B9128F" w:rsidRPr="00005E6E">
        <w:fldChar w:fldCharType="separate"/>
      </w:r>
      <w:r w:rsidR="00376C66" w:rsidRPr="00005E6E">
        <w:t xml:space="preserve">(Beck &amp; </w:t>
      </w:r>
      <w:proofErr w:type="spellStart"/>
      <w:r w:rsidR="00376C66" w:rsidRPr="00005E6E">
        <w:t>Hensher</w:t>
      </w:r>
      <w:proofErr w:type="spellEnd"/>
      <w:r w:rsidR="00376C66" w:rsidRPr="00005E6E">
        <w:t>, 2020)</w:t>
      </w:r>
      <w:r w:rsidR="00B9128F" w:rsidRPr="00005E6E">
        <w:fldChar w:fldCharType="end"/>
      </w:r>
      <w:r w:rsidR="00B9128F" w:rsidRPr="00005E6E">
        <w:t xml:space="preserve">. </w:t>
      </w:r>
      <w:ins w:id="116" w:author="Won Do Lee" w:date="2023-01-18T15:02:00Z">
        <w:r w:rsidR="000434A1" w:rsidRPr="00005E6E">
          <w:t>Inevitably</w:t>
        </w:r>
      </w:ins>
      <w:ins w:id="117" w:author="Won Do Lee" w:date="2023-01-18T15:01:00Z">
        <w:r w:rsidR="000434A1" w:rsidRPr="00005E6E">
          <w:t xml:space="preserve">, </w:t>
        </w:r>
      </w:ins>
      <w:del w:id="118" w:author="Won Do Lee" w:date="2023-01-18T15:01:00Z">
        <w:r w:rsidR="00834E9F" w:rsidRPr="00005E6E" w:rsidDel="000434A1">
          <w:delText>T</w:delText>
        </w:r>
        <w:r w:rsidR="00B625F2" w:rsidRPr="00005E6E" w:rsidDel="000434A1">
          <w:delText xml:space="preserve">ransport </w:delText>
        </w:r>
      </w:del>
      <w:ins w:id="119" w:author="Won Do Lee" w:date="2023-01-18T15:01:00Z">
        <w:r w:rsidR="000434A1" w:rsidRPr="00005E6E">
          <w:t xml:space="preserve">transport </w:t>
        </w:r>
      </w:ins>
      <w:r w:rsidR="00B625F2" w:rsidRPr="00005E6E">
        <w:t xml:space="preserve">mode use has been </w:t>
      </w:r>
      <w:r w:rsidR="00EC7E1E" w:rsidRPr="00005E6E">
        <w:t>strongly affected by</w:t>
      </w:r>
      <w:r w:rsidR="00B625F2" w:rsidRPr="00005E6E">
        <w:t xml:space="preserve"> </w:t>
      </w:r>
      <w:r w:rsidR="008E5747" w:rsidRPr="00005E6E">
        <w:t>the risk of travellers being exposed to the virus</w:t>
      </w:r>
      <w:r w:rsidR="00147710" w:rsidRPr="00005E6E">
        <w:t xml:space="preserve"> during their journey</w:t>
      </w:r>
      <w:r w:rsidR="008E5747" w:rsidRPr="00005E6E">
        <w:t xml:space="preserve"> </w:t>
      </w:r>
      <w:r w:rsidR="008E5747" w:rsidRPr="00005E6E">
        <w:fldChar w:fldCharType="begin" w:fldLock="1"/>
      </w:r>
      <w:r w:rsidR="00F54DF4" w:rsidRPr="00005E6E">
        <w:instrText>ADDIN CSL_CITATION {"citationItems":[{"id":"ITEM-1","itemData":{"DOI":"10.1371/journal.pone.0245886","ISBN":"1111111111","ISSN":"1932-6203","abstract":"The restrictive measures implemented in response to the COVID-19 pandemic have triggered sudden massive changes to travel behaviors of people all around the world. This study examines the individual mobility patterns for all transport modes (walk, bicycle, motorcycle, car driven alone, car driven in company, bus, subway, tram, train, airplane) before and during the restrictions adopted in ten countries on six continents: Australia, Brazil, China, Ghana, India, Iran, Italy, Norway, South Africa and the United States. This cross-country study also aims at understanding the predictors of protective behaviors related to the transport sector and COVID-19. Findings hinge upon an online survey conducted in May 2020 (N = 9,394). The empirical results quantify tremendous disruptions for both commuting and non-commuting travels, highlighting substantial reductions in the frequency of all types of trips and use of all modes. In terms of potential virus spread, airplanes and buses are perceived to be the riskiest transport modes, while avoidance of public transport is consistently found across the countries. According to the Protection Motivation Theory, the study sheds new light on the fact that two indicators, namely income inequality, expressed as Gini index, and the reported number of deaths due to COVID-19 per 100,000 inhabitants, aggravate respondents’ perceptions. This research indicates that socio-economic inequality and morbidity are not only related to actual health risks, as well documented in the relevant literature, but also to the perceived risks. These findings document the global impact of the COVID-19 crisis as well as provide guidance for transportation practitioners in developing future strategies.","author":[{"dropping-particle":"","family":"Barbieri","given":"Diego Maria","non-dropping-particle":"","parse-names":false,"suffix":""},{"dropping-particle":"","family":"Lou","given":"Baowen","non-dropping-particle":"","parse-names":false,"suffix":""},{"dropping-particle":"","family":"Passavanti","given":"Marco","non-dropping-particle":"","parse-names":false,"suffix":""},{"dropping-particle":"","family":"Hui","given":"Cang","non-dropping-particle":"","parse-names":false,"suffix":""},{"dropping-particle":"","family":"Hoff","given":"Inge","non-dropping-particle":"","parse-names":false,"suffix":""},{"dropping-particle":"","family":"Lessa","given":"Daniela Antunes","non-dropping-particle":"","parse-names":false,"suffix":""},{"dropping-particle":"","family":"Sikka","given":"Gaurav","non-dropping-particle":"","parse-names":false,"suffix":""},{"dropping-particle":"","family":"Chang","given":"Kevin","non-dropping-particle":"","parse-names":false,"suffix":""},{"dropping-particle":"","family":"Gupta","given":"Akshay","non-dropping-particle":"","parse-names":false,"suffix":""},{"dropping-particle":"","family":"Fang","given":"Kevin","non-dropping-particle":"","parse-names":false,"suffix":""},{"dropping-particle":"","family":"Banerjee","given":"Arunabha","non-dropping-particle":"","parse-names":false,"suffix":""},{"dropping-particle":"","family":"Maharaj","given":"Brij","non-dropping-particle":"","parse-names":false,"suffix":""},{"dropping-particle":"","family":"Lam","given":"Louisa","non-dropping-particle":"","parse-names":false,"suffix":""},{"dropping-particle":"","family":"Ghasemi","given":"Navid","non-dropping-particle":"","parse-names":false,"suffix":""},{"dropping-particle":"","family":"Naik","given":"Bhaven","non-dropping-particle":"","parse-names":false,"suffix":""},{"dropping-particle":"","family":"Wang","given":"Fusong","non-dropping-particle":"","parse-names":false,"suffix":""},{"dropping-particle":"","family":"Foroutan Mirhosseini","given":"Ali","non-dropping-particle":"","parse-names":false,"suffix":""},{"dropping-particle":"","family":"Naseri","given":"Sahra","non-dropping-particle":"","parse-names":false,"suffix":""},{"dropping-particle":"","family":"Liu","given":"Zhuangzhuang","non-dropping-particle":"","parse-names":false,"suffix":""},{"dropping-particle":"","family":"Qiao","given":"Yaning","non-dropping-particle":"","parse-names":false,"suffix":""},{"dropping-particle":"","family":"Tucker","given":"Andrew","non-dropping-particle":"","parse-names":false,"suffix":""},{"dropping-particle":"","family":"Wijayaratna","given":"Kasun","non-dropping-particle":"","parse-names":false,"suffix":""},{"dropping-particle":"","family":"Peprah","given":"Prince","non-dropping-particle":"","parse-names":false,"suffix":""},{"dropping-particle":"","family":"Adomako","given":"Solomon","non-dropping-particle":"","parse-names":false,"suffix":""},{"dropping-particle":"","family":"Yu","given":"Lei","non-dropping-particle":"","parse-names":false,"suffix":""},{"dropping-particle":"","family":"Goswami","given":"Shubham","non-dropping-particle":"","parse-names":false,"suffix":""},{"dropping-particle":"","family":"Chen","given":"Hao","non-dropping-particle":"","parse-names":false,"suffix":""},{"dropping-particle":"","family":"Shu","given":"Benan","non-dropping-particle":"","parse-names":false,"suffix":""},{"dropping-particle":"","family":"Hessami","given":"Amir","non-dropping-particle":"","parse-names":false,"suffix":""},{"dropping-particle":"","family":"Abbas","given":"Montasir","non-dropping-particle":"","parse-names":false,"suffix":""},{"dropping-particle":"","family":"Agarwal","given":"Nithin","non-dropping-particle":"","parse-names":false,"suffix":""},{"dropping-particle":"","family":"Rashidi","given":"Taha Hossein","non-dropping-particle":"","parse-names":false,"suffix":""}],"container-title":"PLOS ONE","editor":[{"dropping-particle":"","family":"Pakpour","given":"Amir H.","non-dropping-particle":"","parse-names":false,"suffix":""}],"id":"ITEM-1","issue":"2","issued":{"date-parts":[["2021","2","1"]]},"page":"e0245886","title":"Impact of COVID-19 pandemic on mobility in ten countries and associated perceived risk for all transport modes","type":"article-journal","volume":"16"},"uris":["http://www.mendeley.com/documents/?uuid=6e164e16-96dd-4eb4-9d16-305d8ebac631"]},{"id":"ITEM-2","itemData":{"DOI":"10.1016/j.trip.2020.100121","ISSN":"25901982","author":[{"dropping-particle":"","family":"Vos","given":"Jonas","non-dropping-particle":"De","parse-names":false,"suffix":""}],"container-title":"Transportation Research Interdisciplinary Perspectives","id":"ITEM-2","issued":{"date-parts":[["2020","5"]]},"page":"100121","publisher":"The Author","title":"The effect of COVID-19 and subsequent social distancing on travel behavior","type":"article-journal","volume":"5"},"uris":["http://www.mendeley.com/documents/?uuid=fe2c1bd1-78fc-442c-8bb1-c15a291affe2"]},{"id":"ITEM-3","itemData":{"DOI":"10.1111/rsp3.12525","ISSN":"1757-7802","abstract":"The goal of this research is to understand the impact of COVID-19 restriction measures on the change in urban mobility in Brussels, Belgium. With daily data over the past 2 years depicting both the affluence to different places and the level and type of restrictions, we investigate through regression analysis their impacts on the changes in driving, public transport and cycling use. We find that cycling increased significantly (+63%), and that driving levels have returned to pre-COVID levels after a significant reduction in spring 2020, while the return to public transport has been slower. We also find that the change in cycling use was not influenced by COVID-19 restrictions, although telework and closing of retail establishments strongly affected the other modes.","author":[{"dropping-particle":"","family":"Séjournet","given":"Alice","non-dropping-particle":"de","parse-names":false,"suffix":""},{"dropping-particle":"","family":"Macharis","given":"Cathy","non-dropping-particle":"","parse-names":false,"suffix":""},{"dropping-particle":"","family":"Tori","given":"Sara","non-dropping-particle":"","parse-names":false,"suffix":""},{"dropping-particle":"","family":"Vanhaverbeke","given":"Lieselot","non-dropping-particle":"","parse-names":false,"suffix":""}],"container-title":"Regional Science Policy &amp; Practice","id":"ITEM-3","issue":"S1","issued":{"date-parts":[["2022","11","30"]]},"page":"107-121","title":"Evolution of urban mobility behaviour in Brussels as a result of the COVID‐19 pandemic","type":"article-journal","volume":"14"},"uris":["http://www.mendeley.com/documents/?uuid=d55bd7e7-04d6-4569-af66-a409f9c34722"]}],"mendeley":{"formattedCitation":"(Barbieri et al., 2021; de Séjournet et al., 2022; De Vos, 2020)","plainTextFormattedCitation":"(Barbieri et al., 2021; de Séjournet et al., 2022; De Vos, 2020)","previouslyFormattedCitation":"(Barbieri et al., 2021; de Séjournet et al., 2022; De Vos, 2020)"},"properties":{"noteIndex":0},"schema":"https://github.com/citation-style-language/schema/raw/master/csl-citation.json"}</w:instrText>
      </w:r>
      <w:r w:rsidR="008E5747" w:rsidRPr="00005E6E">
        <w:fldChar w:fldCharType="separate"/>
      </w:r>
      <w:r w:rsidR="00416983" w:rsidRPr="00005E6E">
        <w:t xml:space="preserve">(Barbieri et al., 2021; de </w:t>
      </w:r>
      <w:proofErr w:type="spellStart"/>
      <w:r w:rsidR="00416983" w:rsidRPr="00005E6E">
        <w:t>Séjournet</w:t>
      </w:r>
      <w:proofErr w:type="spellEnd"/>
      <w:r w:rsidR="00416983" w:rsidRPr="00005E6E">
        <w:t xml:space="preserve"> et al., 2022; De Vos, 2020)</w:t>
      </w:r>
      <w:r w:rsidR="008E5747" w:rsidRPr="00005E6E">
        <w:fldChar w:fldCharType="end"/>
      </w:r>
      <w:r w:rsidR="008E5747" w:rsidRPr="00005E6E">
        <w:t>.</w:t>
      </w:r>
      <w:del w:id="120" w:author="Won Do Lee" w:date="2023-01-18T15:02:00Z">
        <w:r w:rsidR="005D4636" w:rsidRPr="00005E6E" w:rsidDel="000434A1">
          <w:delText xml:space="preserve"> </w:delText>
        </w:r>
        <w:commentRangeStart w:id="121"/>
        <w:r w:rsidR="00834E9F" w:rsidRPr="00005E6E" w:rsidDel="000434A1">
          <w:delText>Inevitably,</w:delText>
        </w:r>
      </w:del>
      <w:ins w:id="122" w:author="Won Do Lee" w:date="2023-01-18T15:02:00Z">
        <w:r w:rsidR="000434A1" w:rsidRPr="00005E6E">
          <w:t xml:space="preserve"> T</w:t>
        </w:r>
      </w:ins>
      <w:del w:id="123" w:author="Won Do Lee" w:date="2023-01-18T15:02:00Z">
        <w:r w:rsidR="00834E9F" w:rsidRPr="00005E6E" w:rsidDel="000434A1">
          <w:delText xml:space="preserve"> t</w:delText>
        </w:r>
      </w:del>
      <w:r w:rsidR="00A819B4" w:rsidRPr="00005E6E">
        <w:t xml:space="preserve">ransit attractiveness </w:t>
      </w:r>
      <w:r w:rsidR="00A93152" w:rsidRPr="00005E6E">
        <w:t xml:space="preserve">is </w:t>
      </w:r>
      <w:r w:rsidR="00A819B4" w:rsidRPr="00005E6E">
        <w:t>down</w:t>
      </w:r>
      <w:r w:rsidR="00A93152" w:rsidRPr="00005E6E">
        <w:t>,</w:t>
      </w:r>
      <w:r w:rsidR="00A819B4" w:rsidRPr="00005E6E">
        <w:t xml:space="preserve"> and massive service cuts on public transport systems while uptake in private vehicle use and active </w:t>
      </w:r>
      <w:r w:rsidR="00CF7C18" w:rsidRPr="00005E6E">
        <w:t>trave</w:t>
      </w:r>
      <w:r w:rsidR="008C29AB" w:rsidRPr="00005E6E">
        <w:t>l</w:t>
      </w:r>
      <w:r w:rsidR="00A93152" w:rsidRPr="00005E6E">
        <w:t>,</w:t>
      </w:r>
      <w:r w:rsidR="00834E9F" w:rsidRPr="00005E6E">
        <w:t xml:space="preserve"> </w:t>
      </w:r>
      <w:r w:rsidR="00A93152" w:rsidRPr="00005E6E">
        <w:t xml:space="preserve">i.e., </w:t>
      </w:r>
      <w:r w:rsidR="00E53B89" w:rsidRPr="00005E6E">
        <w:t>wa</w:t>
      </w:r>
      <w:r w:rsidR="00A819B4" w:rsidRPr="00005E6E">
        <w:t>lking and cycling</w:t>
      </w:r>
      <w:r w:rsidR="00E53B89" w:rsidRPr="00005E6E">
        <w:t xml:space="preserve"> </w:t>
      </w:r>
      <w:r w:rsidR="00A63019" w:rsidRPr="00005E6E">
        <w:fldChar w:fldCharType="begin" w:fldLock="1"/>
      </w:r>
      <w:r w:rsidR="002602A3" w:rsidRPr="00005E6E">
        <w:instrText>ADDIN CSL_CITATION {"citationItems":[{"id":"ITEM-1","itemData":{"URL":"https://www.gov.uk/government/statistics/transport-use-during-the-coronavirus-covid-19-pandemic","accessed":{"date-parts":[["2021","7","14"]]},"author":[{"dropping-particle":"","family":"Department for Transport","given":"","non-dropping-particle":"","parse-names":false,"suffix":""}],"container-title":"Official Statistics","id":"ITEM-1","issued":{"date-parts":[["2020"]]},"title":"Transport use during the coronavirus (COVID-19) pandemic","type":"webpage"},"uris":["http://www.mendeley.com/documents/?uuid=cca1f42a-9d55-4eb9-8b8e-3e2c8a6e78a9"]},{"id":"ITEM-2","itemData":{"DOI":"10.1016/j.tranpol.2021.01.005","ISSN":"0967070X","author":[{"dropping-particle":"","family":"Vickerman","given":"Roger","non-dropping-particle":"","parse-names":false,"suffix":""}],"container-title":"Transport Policy","id":"ITEM-2","issued":{"date-parts":[["2021","3"]]},"page":"95-102","title":"Will Covid-19 put the public back in public transport? A UK perspective","type":"article-journal","volume":"103"},"uris":["http://www.mendeley.com/documents/?uuid=2781585a-d5fb-49eb-bd68-45bb356a4e8e"]}],"mendeley":{"formattedCitation":"(Department for Transport, 2020; Vickerman, 2021)","plainTextFormattedCitation":"(Department for Transport, 2020; Vickerman, 2021)","previouslyFormattedCitation":"(Department for Transport, 2020; Vickerman, 2021)"},"properties":{"noteIndex":0},"schema":"https://github.com/citation-style-language/schema/raw/master/csl-citation.json"}</w:instrText>
      </w:r>
      <w:r w:rsidR="00A63019" w:rsidRPr="00005E6E">
        <w:fldChar w:fldCharType="separate"/>
      </w:r>
      <w:r w:rsidR="00376C66" w:rsidRPr="00005E6E">
        <w:t>(Department for Transport, 2020; Vickerman, 2021)</w:t>
      </w:r>
      <w:r w:rsidR="00A63019" w:rsidRPr="00005E6E">
        <w:fldChar w:fldCharType="end"/>
      </w:r>
      <w:r w:rsidR="006C5D87" w:rsidRPr="00005E6E">
        <w:t xml:space="preserve">. </w:t>
      </w:r>
      <w:commentRangeEnd w:id="121"/>
      <w:r w:rsidR="00B64EDA" w:rsidRPr="00005E6E">
        <w:rPr>
          <w:rStyle w:val="CommentReference"/>
        </w:rPr>
        <w:commentReference w:id="121"/>
      </w:r>
      <w:r w:rsidR="00A819B4" w:rsidRPr="00005E6E">
        <w:t xml:space="preserve">In short, </w:t>
      </w:r>
      <w:r w:rsidR="005D37EF" w:rsidRPr="00005E6E">
        <w:t xml:space="preserve">the risk of </w:t>
      </w:r>
      <w:r w:rsidR="00A819B4" w:rsidRPr="00005E6E">
        <w:t>COVID-19 and</w:t>
      </w:r>
      <w:r w:rsidR="005D37EF" w:rsidRPr="00005E6E">
        <w:t xml:space="preserve"> </w:t>
      </w:r>
      <w:r w:rsidR="001A0E15" w:rsidRPr="00005E6E">
        <w:t>travel</w:t>
      </w:r>
      <w:r w:rsidR="005D37EF" w:rsidRPr="00005E6E">
        <w:t xml:space="preserve">-related measures </w:t>
      </w:r>
      <w:ins w:id="124" w:author="Won Do Lee" w:date="2023-01-19T09:03:00Z">
        <w:r w:rsidR="002353B1" w:rsidRPr="00005E6E">
          <w:t xml:space="preserve">have </w:t>
        </w:r>
      </w:ins>
      <w:r w:rsidR="005D37EF" w:rsidRPr="00005E6E">
        <w:t>ra</w:t>
      </w:r>
      <w:r w:rsidR="00A819B4" w:rsidRPr="00005E6E">
        <w:t xml:space="preserve">pidly </w:t>
      </w:r>
      <w:r w:rsidR="00C80E8A" w:rsidRPr="00005E6E">
        <w:t>reshaped</w:t>
      </w:r>
      <w:r w:rsidR="009B6CF4" w:rsidRPr="00005E6E">
        <w:t xml:space="preserve"> </w:t>
      </w:r>
      <w:r w:rsidR="008C29AB" w:rsidRPr="00005E6E">
        <w:t>our</w:t>
      </w:r>
      <w:r w:rsidR="009B6CF4" w:rsidRPr="00005E6E">
        <w:t xml:space="preserve"> </w:t>
      </w:r>
      <w:r w:rsidR="00A819B4" w:rsidRPr="00005E6E">
        <w:rPr>
          <w:i/>
          <w:iCs/>
        </w:rPr>
        <w:t>mobility habits</w:t>
      </w:r>
      <w:r w:rsidR="00ED5AB7" w:rsidRPr="00005E6E">
        <w:t xml:space="preserve"> </w:t>
      </w:r>
      <w:r w:rsidR="00ED5AB7" w:rsidRPr="00005E6E">
        <w:fldChar w:fldCharType="begin" w:fldLock="1"/>
      </w:r>
      <w:r w:rsidR="009D1131" w:rsidRPr="00005E6E">
        <w:instrText>ADDIN CSL_CITATION {"citationItems":[{"id":"ITEM-1","itemData":{"DOI":"10.1016/j.scitotenv.2020.140489","ISSN":"00489697","author":[{"dropping-particle":"","family":"Cartenì","given":"Armando","non-dropping-particle":"","parse-names":false,"suffix":""},{"dropping-particle":"","family":"Francesco","given":"Luigi","non-dropping-particle":"Di","parse-names":false,"suffix":""},{"dropping-particle":"","family":"Martino","given":"Maria","non-dropping-particle":"","parse-names":false,"suffix":""}],"container-title":"Science of The Total Environment","id":"ITEM-1","issued":{"date-parts":[["2020","11"]]},"page":"140489","title":"How mobility habits influenced the spread of the COVID-19 pandemic: Results from the Italian case study","type":"article-journal","volume":"741"},"uris":["http://www.mendeley.com/documents/?uuid=ac50ae96-dfc6-40fe-8e4d-2b5054be5919"]}],"mendeley":{"formattedCitation":"(Cartenì et al., 2020)","plainTextFormattedCitation":"(Cartenì et al., 2020)","previouslyFormattedCitation":"(Cartenì et al., 2020)"},"properties":{"noteIndex":0},"schema":"https://github.com/citation-style-language/schema/raw/master/csl-citation.json"}</w:instrText>
      </w:r>
      <w:r w:rsidR="00ED5AB7" w:rsidRPr="00005E6E">
        <w:fldChar w:fldCharType="separate"/>
      </w:r>
      <w:r w:rsidR="009D1131" w:rsidRPr="00005E6E">
        <w:t>(</w:t>
      </w:r>
      <w:bookmarkStart w:id="125" w:name="OLE_LINK1"/>
      <w:proofErr w:type="spellStart"/>
      <w:r w:rsidR="009D1131" w:rsidRPr="00005E6E">
        <w:t>Cartenì</w:t>
      </w:r>
      <w:proofErr w:type="spellEnd"/>
      <w:r w:rsidR="009D1131" w:rsidRPr="00005E6E">
        <w:t xml:space="preserve"> et al., 2020)</w:t>
      </w:r>
      <w:bookmarkEnd w:id="125"/>
      <w:r w:rsidR="00ED5AB7" w:rsidRPr="00005E6E">
        <w:fldChar w:fldCharType="end"/>
      </w:r>
      <w:r w:rsidR="00ED5AB7" w:rsidRPr="00005E6E">
        <w:t>.</w:t>
      </w:r>
      <w:r w:rsidR="00DC23E0" w:rsidRPr="00005E6E">
        <w:t xml:space="preserve"> Although the magnitude of this change varies across and within cities and social groups.</w:t>
      </w:r>
    </w:p>
    <w:p w14:paraId="7AA09E85" w14:textId="1A0351CE" w:rsidR="006B3717" w:rsidRPr="00005E6E" w:rsidRDefault="00416983" w:rsidP="000F3486">
      <w:pPr>
        <w:spacing w:after="240"/>
        <w:rPr>
          <w:ins w:id="126" w:author="Won Do Lee" w:date="2023-01-15T23:13:00Z"/>
        </w:rPr>
      </w:pPr>
      <w:ins w:id="127" w:author="Won Do Lee" w:date="2023-01-17T21:18:00Z">
        <w:r w:rsidRPr="00005E6E">
          <w:t xml:space="preserve">In England, </w:t>
        </w:r>
      </w:ins>
      <w:r w:rsidR="00A93152" w:rsidRPr="00005E6E">
        <w:t xml:space="preserve">the </w:t>
      </w:r>
      <w:r w:rsidR="00C81F0F" w:rsidRPr="00005E6E">
        <w:t xml:space="preserve">UK government </w:t>
      </w:r>
      <w:r w:rsidR="00DC23E0" w:rsidRPr="00005E6E">
        <w:t xml:space="preserve">recognised the importance of </w:t>
      </w:r>
      <w:r w:rsidR="005323EE" w:rsidRPr="00005E6E">
        <w:t xml:space="preserve">rapid </w:t>
      </w:r>
      <w:r w:rsidR="00DC23E0" w:rsidRPr="00005E6E">
        <w:t>control</w:t>
      </w:r>
      <w:r w:rsidR="00A46515" w:rsidRPr="00005E6E">
        <w:t xml:space="preserve"> </w:t>
      </w:r>
      <w:ins w:id="128" w:author="Won Do Lee" w:date="2023-01-17T23:06:00Z">
        <w:r w:rsidR="0054616D" w:rsidRPr="00005E6E">
          <w:t xml:space="preserve">and implemented </w:t>
        </w:r>
      </w:ins>
      <w:del w:id="129" w:author="Won Do Lee" w:date="2023-01-17T23:06:00Z">
        <w:r w:rsidR="00A46515" w:rsidRPr="00005E6E" w:rsidDel="0054616D">
          <w:delText xml:space="preserve">to implement </w:delText>
        </w:r>
      </w:del>
      <w:r w:rsidR="00A93152" w:rsidRPr="00005E6E">
        <w:t>counter</w:t>
      </w:r>
      <w:r w:rsidR="00C81F0F" w:rsidRPr="00005E6E">
        <w:t xml:space="preserve">measures </w:t>
      </w:r>
      <w:del w:id="130" w:author="Won Do Lee" w:date="2023-01-17T23:03:00Z">
        <w:r w:rsidR="00A46515" w:rsidRPr="00005E6E" w:rsidDel="0054616D">
          <w:delText xml:space="preserve">to </w:delText>
        </w:r>
        <w:r w:rsidR="00A93152" w:rsidRPr="00005E6E" w:rsidDel="0054616D">
          <w:delText>tackle</w:delText>
        </w:r>
        <w:r w:rsidR="00D216B4" w:rsidRPr="00005E6E" w:rsidDel="0054616D">
          <w:delText xml:space="preserve"> </w:delText>
        </w:r>
      </w:del>
      <w:ins w:id="131" w:author="Won Do Lee" w:date="2023-01-17T23:04:00Z">
        <w:r w:rsidR="0054616D" w:rsidRPr="00005E6E">
          <w:t>to tackle the outbreak</w:t>
        </w:r>
      </w:ins>
      <w:del w:id="132" w:author="Won Do Lee" w:date="2023-01-17T23:04:00Z">
        <w:r w:rsidR="00D216B4" w:rsidRPr="00005E6E" w:rsidDel="0054616D">
          <w:delText>the epidemic</w:delText>
        </w:r>
      </w:del>
      <w:r w:rsidR="00683B0C" w:rsidRPr="00005E6E">
        <w:t xml:space="preserve"> </w:t>
      </w:r>
      <w:r w:rsidR="00C81F0F" w:rsidRPr="00005E6E">
        <w:t>since COVID-19 reached in late January 2020</w:t>
      </w:r>
      <w:r w:rsidR="00612941" w:rsidRPr="00005E6E">
        <w:t xml:space="preserve"> </w:t>
      </w:r>
      <w:r w:rsidR="00612941" w:rsidRPr="00005E6E">
        <w:fldChar w:fldCharType="begin" w:fldLock="1"/>
      </w:r>
      <w:r w:rsidR="002602A3" w:rsidRPr="00005E6E">
        <w:instrText>ADDIN CSL_CITATION {"citationItems":[{"id":"ITEM-1","itemData":{"DOI":"10.1136/bmj.m1932","ISSN":"1756-1833","PMID":"32414712","author":[{"dropping-particle":"","family":"Scally","given":"Gabriel","non-dropping-particle":"","parse-names":false,"suffix":""},{"dropping-particle":"","family":"Jacobson","given":"Bobbie","non-dropping-particle":"","parse-names":false,"suffix":""},{"dropping-particle":"","family":"Abbasi","given":"Kamran","non-dropping-particle":"","parse-names":false,"suffix":""}],"container-title":"BMJ","id":"ITEM-1","issue":"May","issued":{"date-parts":[["2020","5","15"]]},"page":"m1932","title":"The UK’s public health response to covid-19","type":"article-journal","volume":"369"},"uris":["http://www.mendeley.com/documents/?uuid=9750b7b8-9167-40c3-9bdc-0df13bbc5487"]}],"mendeley":{"formattedCitation":"(Scally et al., 2020)","plainTextFormattedCitation":"(Scally et al., 2020)","previouslyFormattedCitation":"(Scally et al., 2020)"},"properties":{"noteIndex":0},"schema":"https://github.com/citation-style-language/schema/raw/master/csl-citation.json"}</w:instrText>
      </w:r>
      <w:r w:rsidR="00612941" w:rsidRPr="00005E6E">
        <w:fldChar w:fldCharType="separate"/>
      </w:r>
      <w:r w:rsidR="00376C66" w:rsidRPr="00005E6E">
        <w:t>(Scally et al., 2020)</w:t>
      </w:r>
      <w:r w:rsidR="00612941" w:rsidRPr="00005E6E">
        <w:fldChar w:fldCharType="end"/>
      </w:r>
      <w:r w:rsidR="00C81F0F" w:rsidRPr="00005E6E">
        <w:t xml:space="preserve">. </w:t>
      </w:r>
      <w:r w:rsidR="00A46515" w:rsidRPr="00005E6E">
        <w:t xml:space="preserve">However, </w:t>
      </w:r>
      <w:r w:rsidR="009765C3" w:rsidRPr="00005E6E">
        <w:t xml:space="preserve">the nationwide lockdown </w:t>
      </w:r>
      <w:r w:rsidR="00A93152" w:rsidRPr="00005E6E">
        <w:t>was</w:t>
      </w:r>
      <w:r w:rsidR="009765C3" w:rsidRPr="00005E6E">
        <w:t xml:space="preserve"> i</w:t>
      </w:r>
      <w:r w:rsidR="008E2A57" w:rsidRPr="00005E6E">
        <w:t>mposed</w:t>
      </w:r>
      <w:r w:rsidR="009765C3" w:rsidRPr="00005E6E">
        <w:t xml:space="preserve"> as an </w:t>
      </w:r>
      <w:r w:rsidR="00A46515" w:rsidRPr="00005E6E">
        <w:t>e</w:t>
      </w:r>
      <w:r w:rsidR="00C81F0F" w:rsidRPr="00005E6E">
        <w:t xml:space="preserve">mergency </w:t>
      </w:r>
      <w:r w:rsidR="00577569" w:rsidRPr="00005E6E">
        <w:t xml:space="preserve">measure </w:t>
      </w:r>
      <w:r w:rsidR="00C81F0F" w:rsidRPr="00005E6E">
        <w:t>on 23 March 2020</w:t>
      </w:r>
      <w:r w:rsidR="00A93152" w:rsidRPr="00005E6E">
        <w:t xml:space="preserve"> to </w:t>
      </w:r>
      <w:r w:rsidR="00A46515" w:rsidRPr="00005E6E">
        <w:t>mitigate the transmission</w:t>
      </w:r>
      <w:r w:rsidR="009765C3" w:rsidRPr="00005E6E">
        <w:t>,</w:t>
      </w:r>
      <w:r w:rsidR="00A46515" w:rsidRPr="00005E6E">
        <w:t xml:space="preserve"> and the new, more transmissible variant of COVID-19 continues to spread</w:t>
      </w:r>
      <w:r w:rsidR="00C81F0F" w:rsidRPr="00005E6E">
        <w:t xml:space="preserve">. </w:t>
      </w:r>
      <w:r w:rsidR="00A93152" w:rsidRPr="00005E6E">
        <w:t>As a result, p</w:t>
      </w:r>
      <w:r w:rsidR="00C81F0F" w:rsidRPr="00005E6E">
        <w:t>eople’s everyday mobility has to face new challenges and massive adaptions</w:t>
      </w:r>
      <w:ins w:id="133" w:author="Won Do Lee" w:date="2023-01-15T22:50:00Z">
        <w:r w:rsidR="00140450" w:rsidRPr="00005E6E">
          <w:t xml:space="preserve"> </w:t>
        </w:r>
      </w:ins>
      <w:ins w:id="134" w:author="Won Do Lee" w:date="2023-01-17T23:08:00Z">
        <w:r w:rsidR="0054616D" w:rsidRPr="00005E6E">
          <w:t xml:space="preserve">to COVID-19 </w:t>
        </w:r>
      </w:ins>
      <w:r w:rsidR="00DA4F39"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Geography","id":"ITEM-2","issue":"14","issued":{"date-parts":[["2021","1"]]},"note":"Borkowski,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id":"ITEM-3","itemData":{"DOI":"10.1016/j.tranpol.2021.05.015","ISSN":"0967070X","author":[{"dropping-particle":"","family":"Marsden","given":"Greg","non-dropping-particle":"","parse-names":false,"suffix":""},{"dropping-particle":"","family":"Docherty","given":"Iain","non-dropping-particle":"","parse-names":false,"suffix":""}],"container-title":"Transport Policy","id":"ITEM-3","issued":{"date-parts":[["2021","9"]]},"page":"86-97","title":"Mega-disruptions and policy change: Lessons from the mobility sector in response to the Covid-19 pandemic in the UK","type":"article-journal","volume":"110"},"uris":["http://www.mendeley.com/documents/?uuid=4c90b2a7-5b34-48bf-aa61-fcefc940909a"]}],"mendeley":{"formattedCitation":"(Borkowski et al., 2021; Lee et al., 2021; Marsden &amp; Docherty, 2021)","plainTextFormattedCitation":"(Borkowski et al., 2021; Lee et al., 2021; Marsden &amp; Docherty, 2021)","previouslyFormattedCitation":"(Borkowski et al., 2021; Lee et al., 2021; Marsden &amp; Docherty, 2021)"},"properties":{"noteIndex":0},"schema":"https://github.com/citation-style-language/schema/raw/master/csl-citation.json"}</w:instrText>
      </w:r>
      <w:r w:rsidR="00DA4F39" w:rsidRPr="00005E6E">
        <w:fldChar w:fldCharType="separate"/>
      </w:r>
      <w:r w:rsidR="00012F58" w:rsidRPr="00005E6E">
        <w:t>(Borkowski et al., 2021; Lee et al., 2021; Marsden &amp; Docherty, 2021)</w:t>
      </w:r>
      <w:r w:rsidR="00DA4F39" w:rsidRPr="00005E6E">
        <w:fldChar w:fldCharType="end"/>
      </w:r>
      <w:ins w:id="135" w:author="Won Do Lee" w:date="2023-01-17T23:08:00Z">
        <w:r w:rsidR="0054616D" w:rsidRPr="00005E6E">
          <w:t xml:space="preserve">, it ranged </w:t>
        </w:r>
      </w:ins>
      <w:del w:id="136" w:author="Won Do Lee" w:date="2023-01-17T23:08:00Z">
        <w:r w:rsidR="00DA4F39" w:rsidRPr="00005E6E" w:rsidDel="0054616D">
          <w:delText>.</w:delText>
        </w:r>
        <w:r w:rsidR="00A93152" w:rsidRPr="00005E6E" w:rsidDel="0054616D">
          <w:delText xml:space="preserve">Range </w:delText>
        </w:r>
      </w:del>
      <w:r w:rsidR="00A93152" w:rsidRPr="00005E6E">
        <w:t xml:space="preserve">from travel restrictions to social distancing orders, curfews, quarantines, and finally, lockdown measures come into force </w:t>
      </w:r>
      <w:r w:rsidR="00A46515" w:rsidRPr="00005E6E">
        <w:t xml:space="preserve">to diminish the </w:t>
      </w:r>
      <w:r w:rsidR="00A00672" w:rsidRPr="00005E6E">
        <w:t>physical interactions</w:t>
      </w:r>
      <w:r w:rsidR="004E6C27" w:rsidRPr="00005E6E">
        <w:t xml:space="preserve"> </w:t>
      </w:r>
      <w:del w:id="137" w:author="Won Do Lee" w:date="2023-01-17T23:08:00Z">
        <w:r w:rsidR="004E6C27" w:rsidRPr="00005E6E" w:rsidDel="0054616D">
          <w:delText xml:space="preserve">and </w:delText>
        </w:r>
        <w:r w:rsidR="00C81F0F" w:rsidRPr="00005E6E" w:rsidDel="0054616D">
          <w:delText>instruct “stay-at-home</w:delText>
        </w:r>
      </w:del>
      <w:ins w:id="138" w:author="Won Do Lee" w:date="2023-01-17T23:08:00Z">
        <w:r w:rsidR="0054616D" w:rsidRPr="00005E6E">
          <w:t xml:space="preserve">and order </w:t>
        </w:r>
      </w:ins>
      <w:ins w:id="139" w:author="Won Do Lee" w:date="2023-01-17T23:09:00Z">
        <w:r w:rsidR="0054616D" w:rsidRPr="00005E6E">
          <w:t>people to “Stay-at-home”</w:t>
        </w:r>
      </w:ins>
      <w:del w:id="140" w:author="Won Do Lee" w:date="2023-01-17T23:09:00Z">
        <w:r w:rsidR="00C81F0F" w:rsidRPr="00005E6E" w:rsidDel="0054616D">
          <w:delText>”</w:delText>
        </w:r>
      </w:del>
      <w:ins w:id="141" w:author="Won Do Lee" w:date="2023-01-17T23:09:00Z">
        <w:r w:rsidR="0054616D" w:rsidRPr="00005E6E">
          <w:t>.</w:t>
        </w:r>
      </w:ins>
      <w:del w:id="142" w:author="Won Do Lee" w:date="2023-01-17T23:09:00Z">
        <w:r w:rsidR="00A93152" w:rsidRPr="00005E6E" w:rsidDel="0054616D">
          <w:delText>in  England.</w:delText>
        </w:r>
      </w:del>
    </w:p>
    <w:p w14:paraId="361E64D3" w14:textId="74110BF6" w:rsidR="00A93152" w:rsidRPr="00005E6E" w:rsidRDefault="00C81F0F" w:rsidP="00A93152">
      <w:pPr>
        <w:spacing w:after="240"/>
      </w:pPr>
      <w:del w:id="143" w:author="Won Do Lee" w:date="2023-01-15T23:13:00Z">
        <w:r w:rsidRPr="00005E6E" w:rsidDel="006B3717">
          <w:delText xml:space="preserve"> </w:delText>
        </w:r>
      </w:del>
      <w:r w:rsidRPr="00005E6E">
        <w:t xml:space="preserve">Greater attention should be paid to </w:t>
      </w:r>
      <w:del w:id="144" w:author="Won Do Lee" w:date="2023-01-17T23:09:00Z">
        <w:r w:rsidR="006F608F" w:rsidRPr="00005E6E" w:rsidDel="0054616D">
          <w:delText>explor</w:delText>
        </w:r>
        <w:r w:rsidR="00C80E8A" w:rsidRPr="00005E6E" w:rsidDel="0054616D">
          <w:delText>ing</w:delText>
        </w:r>
        <w:r w:rsidR="006F608F" w:rsidRPr="00005E6E" w:rsidDel="0054616D">
          <w:delText xml:space="preserve"> </w:delText>
        </w:r>
      </w:del>
      <w:ins w:id="145" w:author="Won Do Lee" w:date="2023-01-17T23:09:00Z">
        <w:r w:rsidR="0054616D" w:rsidRPr="00005E6E">
          <w:t>analy</w:t>
        </w:r>
      </w:ins>
      <w:ins w:id="146" w:author="Won Do Lee" w:date="2023-01-19T09:04:00Z">
        <w:r w:rsidR="002353B1" w:rsidRPr="00005E6E">
          <w:t>sing</w:t>
        </w:r>
      </w:ins>
      <w:ins w:id="147" w:author="Won Do Lee" w:date="2023-01-17T23:09:00Z">
        <w:r w:rsidR="0054616D" w:rsidRPr="00005E6E">
          <w:t xml:space="preserve"> </w:t>
        </w:r>
      </w:ins>
      <w:r w:rsidR="00C80E8A" w:rsidRPr="00005E6E">
        <w:t>chang</w:t>
      </w:r>
      <w:r w:rsidR="008C22EC" w:rsidRPr="00005E6E">
        <w:t>e</w:t>
      </w:r>
      <w:r w:rsidR="00A93152" w:rsidRPr="00005E6E">
        <w:t>s</w:t>
      </w:r>
      <w:r w:rsidR="00C80E8A" w:rsidRPr="00005E6E">
        <w:t xml:space="preserve"> in </w:t>
      </w:r>
      <w:r w:rsidR="00A93152" w:rsidRPr="00005E6E">
        <w:t xml:space="preserve">people’s </w:t>
      </w:r>
      <w:r w:rsidR="00C80E8A" w:rsidRPr="00005E6E">
        <w:t>mobility</w:t>
      </w:r>
      <w:r w:rsidR="00DA42E6" w:rsidRPr="00005E6E">
        <w:t xml:space="preserve"> </w:t>
      </w:r>
      <w:r w:rsidR="00767291" w:rsidRPr="00005E6E">
        <w:t>throughout the first COVID-19 lockdow</w:t>
      </w:r>
      <w:r w:rsidR="00A93152" w:rsidRPr="00005E6E">
        <w:t>n</w:t>
      </w:r>
      <w:ins w:id="148" w:author="Won Do Lee" w:date="2023-01-19T08:47:00Z">
        <w:r w:rsidR="000B5DE7" w:rsidRPr="00005E6E">
          <w:t xml:space="preserve">, and </w:t>
        </w:r>
      </w:ins>
      <w:ins w:id="149" w:author="Won Do Lee" w:date="2023-01-19T09:04:00Z">
        <w:r w:rsidR="002353B1" w:rsidRPr="00005E6E">
          <w:t xml:space="preserve">a </w:t>
        </w:r>
      </w:ins>
      <w:ins w:id="150" w:author="Won Do Lee" w:date="2023-01-19T08:46:00Z">
        <w:r w:rsidR="000B5DE7" w:rsidRPr="00005E6E">
          <w:t xml:space="preserve">more detailed </w:t>
        </w:r>
      </w:ins>
      <w:ins w:id="151" w:author="Won Do Lee" w:date="2023-01-19T08:47:00Z">
        <w:r w:rsidR="000B5DE7" w:rsidRPr="00005E6E">
          <w:t xml:space="preserve">understanding of how mobility changes </w:t>
        </w:r>
      </w:ins>
      <w:ins w:id="152" w:author="Won Do Lee" w:date="2023-01-19T08:48:00Z">
        <w:r w:rsidR="000B5DE7" w:rsidRPr="00005E6E">
          <w:t>spatio-temporally</w:t>
        </w:r>
      </w:ins>
      <w:ins w:id="153" w:author="Won Do Lee" w:date="2023-01-19T08:47:00Z">
        <w:r w:rsidR="000B5DE7" w:rsidRPr="00005E6E">
          <w:t xml:space="preserve"> </w:t>
        </w:r>
      </w:ins>
      <w:ins w:id="154" w:author="Won Do Lee" w:date="2023-01-19T09:05:00Z">
        <w:r w:rsidR="002353B1" w:rsidRPr="00005E6E">
          <w:t>is needed during the prolonged period of strict lockdown.</w:t>
        </w:r>
      </w:ins>
      <w:del w:id="155" w:author="Won Do Lee" w:date="2023-01-19T08:47:00Z">
        <w:r w:rsidR="00A93152" w:rsidRPr="00005E6E" w:rsidDel="000B5DE7">
          <w:delText xml:space="preserve">, and </w:delText>
        </w:r>
      </w:del>
      <w:del w:id="156" w:author="Won Do Lee" w:date="2023-01-17T23:09:00Z">
        <w:r w:rsidR="00A93152" w:rsidRPr="00005E6E" w:rsidDel="0054616D">
          <w:delText xml:space="preserve">also it </w:delText>
        </w:r>
      </w:del>
      <w:del w:id="157" w:author="Won Do Lee" w:date="2023-01-19T08:47:00Z">
        <w:r w:rsidR="00A93152" w:rsidRPr="00005E6E" w:rsidDel="000B5DE7">
          <w:delText xml:space="preserve">raised questions about </w:delText>
        </w:r>
        <w:r w:rsidR="00762F14" w:rsidRPr="00005E6E" w:rsidDel="000B5DE7">
          <w:delText xml:space="preserve">the </w:delText>
        </w:r>
        <w:r w:rsidR="00A93152" w:rsidRPr="00005E6E" w:rsidDel="000B5DE7">
          <w:delText xml:space="preserve">short-term and long-term </w:delText>
        </w:r>
        <w:r w:rsidR="00762F14" w:rsidRPr="00005E6E" w:rsidDel="000B5DE7">
          <w:delText>effects</w:delText>
        </w:r>
        <w:r w:rsidR="008C22EC" w:rsidRPr="00005E6E" w:rsidDel="000B5DE7">
          <w:delText xml:space="preserve"> </w:delText>
        </w:r>
      </w:del>
      <w:del w:id="158" w:author="Won Do Lee" w:date="2023-01-17T23:10:00Z">
        <w:r w:rsidR="008C22EC" w:rsidRPr="00005E6E" w:rsidDel="0054616D">
          <w:delText xml:space="preserve">of </w:delText>
        </w:r>
        <w:r w:rsidR="00767291" w:rsidRPr="00005E6E" w:rsidDel="0054616D">
          <w:delText>social distancing</w:delText>
        </w:r>
        <w:r w:rsidR="008C22EC" w:rsidRPr="00005E6E" w:rsidDel="0054616D">
          <w:delText xml:space="preserve"> measures</w:delText>
        </w:r>
      </w:del>
      <w:r w:rsidR="00A93152" w:rsidRPr="00005E6E">
        <w:t xml:space="preserve"> </w:t>
      </w:r>
      <w:ins w:id="159" w:author="Won Do Lee" w:date="2023-01-19T09:06:00Z">
        <w:r w:rsidR="002353B1" w:rsidRPr="00005E6E">
          <w:t>Recent work has highlighted this</w:t>
        </w:r>
      </w:ins>
      <w:ins w:id="160" w:author="Won Do Lee" w:date="2023-01-19T09:07:00Z">
        <w:r w:rsidR="002353B1" w:rsidRPr="00005E6E">
          <w:t xml:space="preserve"> by using </w:t>
        </w:r>
      </w:ins>
      <w:ins w:id="161" w:author="Won Do Lee" w:date="2023-01-19T09:08:00Z">
        <w:r w:rsidR="002353B1" w:rsidRPr="00005E6E">
          <w:t>examining</w:t>
        </w:r>
      </w:ins>
      <w:ins w:id="162" w:author="Won Do Lee" w:date="2023-01-19T09:06:00Z">
        <w:r w:rsidR="002353B1" w:rsidRPr="00005E6E">
          <w:t xml:space="preserve"> changes in mobility </w:t>
        </w:r>
      </w:ins>
      <w:ins w:id="163" w:author="Won Do Lee" w:date="2023-01-19T09:08:00Z">
        <w:r w:rsidR="002353B1" w:rsidRPr="00005E6E">
          <w:t>over</w:t>
        </w:r>
      </w:ins>
      <w:ins w:id="164" w:author="Won Do Lee" w:date="2023-01-19T09:06:00Z">
        <w:r w:rsidR="002353B1" w:rsidRPr="00005E6E">
          <w:t xml:space="preserve"> seven months or more</w:t>
        </w:r>
      </w:ins>
      <w:del w:id="165" w:author="Won Do Lee" w:date="2023-01-15T23:14:00Z">
        <w:r w:rsidR="00762F14" w:rsidRPr="00005E6E" w:rsidDel="006B3717">
          <w:delText>.</w:delText>
        </w:r>
      </w:del>
      <w:del w:id="166" w:author="Won Do Lee" w:date="2023-01-17T23:12:00Z">
        <w:r w:rsidR="00A93152" w:rsidRPr="00005E6E" w:rsidDel="0054616D">
          <w:delText xml:space="preserve">It can be </w:delText>
        </w:r>
      </w:del>
      <w:del w:id="167" w:author="Won Do Lee" w:date="2023-01-19T08:49:00Z">
        <w:r w:rsidR="00A93152" w:rsidRPr="00005E6E" w:rsidDel="000B5DE7">
          <w:delText>answered</w:delText>
        </w:r>
      </w:del>
      <w:del w:id="168" w:author="Won Do Lee" w:date="2023-01-17T23:12:00Z">
        <w:r w:rsidR="00A93152" w:rsidRPr="00005E6E" w:rsidDel="0054616D">
          <w:delText xml:space="preserve">advancing understanding of </w:delText>
        </w:r>
      </w:del>
      <w:ins w:id="169" w:author="Won Do Lee" w:date="2023-01-17T23:13:00Z">
        <w:r w:rsidR="0054616D" w:rsidRPr="00005E6E">
          <w:t xml:space="preserve"> </w:t>
        </w:r>
      </w:ins>
      <w:del w:id="170" w:author="Won Do Lee" w:date="2023-01-17T23:13:00Z">
        <w:r w:rsidR="00A93152" w:rsidRPr="00005E6E" w:rsidDel="0054616D">
          <w:delText xml:space="preserve">sthe </w:delText>
        </w:r>
      </w:del>
      <w:ins w:id="171" w:author="Won Do Lee" w:date="2023-01-15T22:57:00Z">
        <w:r w:rsidR="00A93152" w:rsidRPr="00005E6E">
          <w:fldChar w:fldCharType="begin" w:fldLock="1"/>
        </w:r>
      </w:ins>
      <w:r w:rsidR="00A93152"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tranpol.2021.01.009","ISSN":"0967070X","author":[{"dropping-particle":"","family":"Molloy","given":"Joseph","non-dropping-particle":"","parse-names":false,"suffix":""},{"dropping-particle":"","family":"Schatzmann","given":"Thomas","non-dropping-particle":"","parse-names":false,"suffix":""},{"dropping-particle":"","family":"Schoeman","given":"Beaumont","non-dropping-particle":"","parse-names":false,"suffix":""},{"dropping-particle":"","family":"Tchervenkov","given":"Christopher","non-dropping-particle":"","parse-names":false,"suffix":""},{"dropping-particle":"","family":"Hintermann","given":"Beat","non-dropping-particle":"","parse-names":false,"suffix":""},{"dropping-particle":"","family":"Axhausen","given":"Kay W.","non-dropping-particle":"","parse-names":false,"suffix":""}],"container-title":"Transport Policy","id":"ITEM-2","issued":{"date-parts":[["2021","4"]]},"page":"43-51","title":"Observed impacts of the Covid-19 first wave on travel behaviour in Switzerland based on a large GPS panel","type":"article-journal","volume":"104"},"uris":["http://www.mendeley.com/documents/?uuid=c243fddf-fbc7-4203-94a4-ca7cbf59e386"]},{"id":"ITEM-3","itemData":{"DOI":"10.1016/j.compenvurbsys.2021.101710","ISSN":"01989715","abstract":"Covid-19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pandemic","type":"article-journal","volume":"91"},"uris":["http://www.mendeley.com/documents/?uuid=3504e12b-cb97-42a8-a9b3-e057a94d56d9"]}],"mendeley":{"formattedCitation":"(J. Kim &amp; Kwan, 2021; Long &amp; Ren, 2022; Molloy et al., 2021)","plainTextFormattedCitation":"(J. Kim &amp; Kwan, 2021; Long &amp; Ren, 2022; Molloy et al., 2021)","previouslyFormattedCitation":"(J. Kim &amp; Kwan, 2021; Long &amp; Ren, 2022; Molloy et al., 2021)"},"properties":{"noteIndex":0},"schema":"https://github.com/citation-style-language/schema/raw/master/csl-citation.json"}</w:instrText>
      </w:r>
      <w:r w:rsidR="00A93152" w:rsidRPr="00005E6E">
        <w:fldChar w:fldCharType="separate"/>
      </w:r>
      <w:r w:rsidR="00A93152" w:rsidRPr="00005E6E">
        <w:t>(J. Kim &amp; Kwan, 2021; Long &amp; Ren, 2022; Molloy et al., 2021)</w:t>
      </w:r>
      <w:ins w:id="172" w:author="Won Do Lee" w:date="2023-01-15T22:57:00Z">
        <w:r w:rsidR="00A93152" w:rsidRPr="00005E6E">
          <w:fldChar w:fldCharType="end"/>
        </w:r>
      </w:ins>
      <w:r w:rsidR="00A93152" w:rsidRPr="00005E6E">
        <w:t xml:space="preserve"> and</w:t>
      </w:r>
      <w:ins w:id="173" w:author="Won Do Lee" w:date="2023-01-17T23:14:00Z">
        <w:r w:rsidR="0054616D" w:rsidRPr="00005E6E">
          <w:t xml:space="preserve"> decompos</w:t>
        </w:r>
      </w:ins>
      <w:ins w:id="174" w:author="Won Do Lee" w:date="2023-01-19T09:09:00Z">
        <w:r w:rsidR="002353B1" w:rsidRPr="00005E6E">
          <w:t>ing it</w:t>
        </w:r>
      </w:ins>
      <w:ins w:id="175" w:author="Won Do Lee" w:date="2023-01-17T23:14:00Z">
        <w:r w:rsidR="0054616D" w:rsidRPr="00005E6E">
          <w:t xml:space="preserve"> into </w:t>
        </w:r>
      </w:ins>
      <w:ins w:id="176" w:author="Won Do Lee" w:date="2023-01-19T09:09:00Z">
        <w:r w:rsidR="009D35AF" w:rsidRPr="00005E6E">
          <w:t>successive</w:t>
        </w:r>
      </w:ins>
      <w:ins w:id="177" w:author="Won Do Lee" w:date="2023-01-17T23:14:00Z">
        <w:r w:rsidR="0054616D" w:rsidRPr="00005E6E">
          <w:t xml:space="preserve"> stages</w:t>
        </w:r>
      </w:ins>
      <w:del w:id="178" w:author="Won Do Lee" w:date="2023-01-17T23:14:00Z">
        <w:r w:rsidR="00A93152" w:rsidRPr="00005E6E" w:rsidDel="0054616D">
          <w:delText xml:space="preserve"> </w:delText>
        </w:r>
      </w:del>
      <w:ins w:id="179" w:author="Won Do Lee" w:date="2023-01-17T23:14:00Z">
        <w:r w:rsidR="0054616D" w:rsidRPr="00005E6E">
          <w:t xml:space="preserve">, i.e., </w:t>
        </w:r>
      </w:ins>
      <w:ins w:id="180" w:author="Won Do Lee" w:date="2023-01-15T22:53:00Z">
        <w:r w:rsidR="00140450" w:rsidRPr="00005E6E">
          <w:rPr>
            <w:i/>
            <w:iCs/>
          </w:rPr>
          <w:t>intra-pandemic dynamics</w:t>
        </w:r>
        <w:r w:rsidR="00140450" w:rsidRPr="00005E6E">
          <w:t xml:space="preserve"> </w:t>
        </w:r>
      </w:ins>
      <w:ins w:id="181" w:author="Won Do Lee" w:date="2023-01-15T22:56:00Z">
        <w:r w:rsidR="00140450" w:rsidRPr="00005E6E">
          <w:fldChar w:fldCharType="begin" w:fldLock="1"/>
        </w:r>
      </w:ins>
      <w:r w:rsidR="00140450"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behavior","type":"article-journal","volume":"15"},"uris":["http://www.mendeley.com/documents/?uuid=e8fe9ba3-354c-46c3-9dc7-64fb361353d1"]}],"mendeley":{"formattedCitation":"(Kellermann et al., 2022)","plainTextFormattedCitation":"(Kellermann et al., 2022)","previouslyFormattedCitation":"(Kellermann et al., 2022)"},"properties":{"noteIndex":0},"schema":"https://github.com/citation-style-language/schema/raw/master/csl-citation.json"}</w:instrText>
      </w:r>
      <w:r w:rsidR="00140450" w:rsidRPr="00005E6E">
        <w:fldChar w:fldCharType="separate"/>
      </w:r>
      <w:r w:rsidR="00140450" w:rsidRPr="00005E6E">
        <w:t>(Kellermann et al., 2022)</w:t>
      </w:r>
      <w:ins w:id="182" w:author="Won Do Lee" w:date="2023-01-15T22:56:00Z">
        <w:r w:rsidR="00140450" w:rsidRPr="00005E6E">
          <w:fldChar w:fldCharType="end"/>
        </w:r>
      </w:ins>
      <w:ins w:id="183" w:author="Won Do Lee" w:date="2023-01-15T22:55:00Z">
        <w:r w:rsidR="00140450" w:rsidRPr="00005E6E">
          <w:t xml:space="preserve"> </w:t>
        </w:r>
      </w:ins>
      <w:del w:id="184" w:author="Won Do Lee" w:date="2023-01-17T23:16:00Z">
        <w:r w:rsidR="00A93152" w:rsidRPr="00005E6E" w:rsidDel="0054616D">
          <w:delText>by employing</w:delText>
        </w:r>
      </w:del>
      <w:ins w:id="185" w:author="Won Do Lee" w:date="2023-01-17T23:16:00Z">
        <w:r w:rsidR="0054616D" w:rsidRPr="00005E6E">
          <w:t>through</w:t>
        </w:r>
      </w:ins>
      <w:r w:rsidR="00A93152" w:rsidRPr="00005E6E">
        <w:t xml:space="preserve"> </w:t>
      </w:r>
      <w:ins w:id="186" w:author="Won Do Lee" w:date="2023-01-15T22:55:00Z">
        <w:r w:rsidR="00140450" w:rsidRPr="00005E6E">
          <w:t xml:space="preserve">longitudinal </w:t>
        </w:r>
      </w:ins>
      <w:del w:id="187" w:author="Won Do Lee" w:date="2023-01-17T23:16:00Z">
        <w:r w:rsidR="00A93152" w:rsidRPr="00005E6E" w:rsidDel="0054616D">
          <w:delText>approach</w:delText>
        </w:r>
      </w:del>
      <w:ins w:id="188" w:author="Won Do Lee" w:date="2023-01-17T23:16:00Z">
        <w:r w:rsidR="0054616D" w:rsidRPr="00005E6E">
          <w:t>perspective</w:t>
        </w:r>
      </w:ins>
      <w:ins w:id="189" w:author="Won Do Lee" w:date="2023-01-17T23:14:00Z">
        <w:r w:rsidR="0054616D" w:rsidRPr="00005E6E">
          <w:t xml:space="preserve">. </w:t>
        </w:r>
      </w:ins>
      <w:del w:id="190" w:author="Won Do Lee" w:date="2023-01-17T23:14:00Z">
        <w:r w:rsidR="00A93152" w:rsidRPr="00005E6E" w:rsidDel="0054616D">
          <w:delText xml:space="preserve"> t</w:delText>
        </w:r>
      </w:del>
      <w:ins w:id="191" w:author="Won Do Lee" w:date="2023-01-17T23:14:00Z">
        <w:r w:rsidR="0054616D" w:rsidRPr="00005E6E">
          <w:t>T</w:t>
        </w:r>
      </w:ins>
      <w:r w:rsidR="00A93152" w:rsidRPr="00005E6E">
        <w:t xml:space="preserve">aking </w:t>
      </w:r>
      <w:ins w:id="192" w:author="Won Do Lee" w:date="2023-01-15T23:05:00Z">
        <w:r w:rsidR="007B5830" w:rsidRPr="00005E6E">
          <w:t>short</w:t>
        </w:r>
      </w:ins>
      <w:ins w:id="193" w:author="Won Do Lee" w:date="2023-01-15T23:03:00Z">
        <w:r w:rsidR="007B5830" w:rsidRPr="00005E6E">
          <w:t>-term</w:t>
        </w:r>
      </w:ins>
      <w:ins w:id="194" w:author="Won Do Lee" w:date="2023-01-15T23:07:00Z">
        <w:r w:rsidR="007B5830" w:rsidRPr="00005E6E">
          <w:t xml:space="preserve"> effects by implemented </w:t>
        </w:r>
      </w:ins>
      <w:ins w:id="195" w:author="Won Do Lee" w:date="2023-01-15T23:03:00Z">
        <w:r w:rsidR="007B5830" w:rsidRPr="00005E6E">
          <w:t>travel restriction</w:t>
        </w:r>
      </w:ins>
      <w:ins w:id="196" w:author="Won Do Lee" w:date="2023-01-15T23:04:00Z">
        <w:r w:rsidR="007B5830" w:rsidRPr="00005E6E">
          <w:t>s or interventions</w:t>
        </w:r>
      </w:ins>
      <w:ins w:id="197" w:author="Won Do Lee" w:date="2023-01-15T23:08:00Z">
        <w:r w:rsidR="007B5830" w:rsidRPr="00005E6E">
          <w:t xml:space="preserve"> </w:t>
        </w:r>
      </w:ins>
      <w:ins w:id="198" w:author="Won Do Lee" w:date="2023-01-15T23:03:00Z">
        <w:r w:rsidR="007B5830" w:rsidRPr="00005E6E">
          <w:t>and l</w:t>
        </w:r>
      </w:ins>
      <w:ins w:id="199" w:author="Won Do Lee" w:date="2023-01-15T23:00:00Z">
        <w:r w:rsidR="007B5830" w:rsidRPr="00005E6E">
          <w:t xml:space="preserve">ong-term </w:t>
        </w:r>
      </w:ins>
      <w:ins w:id="200" w:author="Won Do Lee" w:date="2023-01-15T23:08:00Z">
        <w:r w:rsidR="007B5830" w:rsidRPr="00005E6E">
          <w:t xml:space="preserve">effects </w:t>
        </w:r>
      </w:ins>
      <w:ins w:id="201" w:author="Won Do Lee" w:date="2023-01-15T23:22:00Z">
        <w:r w:rsidR="008D18A3" w:rsidRPr="00005E6E">
          <w:t xml:space="preserve">under </w:t>
        </w:r>
      </w:ins>
      <w:ins w:id="202" w:author="Won Do Lee" w:date="2023-01-15T23:17:00Z">
        <w:r w:rsidR="006B3717" w:rsidRPr="00005E6E">
          <w:t xml:space="preserve">mobility </w:t>
        </w:r>
      </w:ins>
      <w:ins w:id="203" w:author="Won Do Lee" w:date="2023-01-15T23:06:00Z">
        <w:r w:rsidR="007B5830" w:rsidRPr="00005E6E">
          <w:t>circumstances</w:t>
        </w:r>
      </w:ins>
      <w:ins w:id="204" w:author="Won Do Lee" w:date="2023-01-15T23:19:00Z">
        <w:r w:rsidR="006B3717" w:rsidRPr="00005E6E">
          <w:t xml:space="preserve">, such </w:t>
        </w:r>
      </w:ins>
      <w:ins w:id="205" w:author="Won Do Lee" w:date="2023-01-15T23:20:00Z">
        <w:r w:rsidR="006B3717" w:rsidRPr="00005E6E">
          <w:t xml:space="preserve">as </w:t>
        </w:r>
      </w:ins>
      <w:ins w:id="206" w:author="Won Do Lee" w:date="2023-01-15T23:07:00Z">
        <w:r w:rsidR="007B5830" w:rsidRPr="00005E6E">
          <w:t>working from home or homeschooling</w:t>
        </w:r>
      </w:ins>
      <w:ins w:id="207" w:author="Won Do Lee" w:date="2023-01-17T23:17:00Z">
        <w:r w:rsidR="0054616D" w:rsidRPr="00005E6E">
          <w:t>, the way of</w:t>
        </w:r>
      </w:ins>
      <w:ins w:id="208" w:author="Won Do Lee" w:date="2023-01-15T23:19:00Z">
        <w:r w:rsidR="006B3717" w:rsidRPr="00005E6E">
          <w:t xml:space="preserve"> </w:t>
        </w:r>
        <w:r w:rsidR="006B3717" w:rsidRPr="00005E6E">
          <w:rPr>
            <w:i/>
            <w:iCs/>
          </w:rPr>
          <w:t>new normal</w:t>
        </w:r>
      </w:ins>
      <w:ins w:id="209" w:author="Won Do Lee" w:date="2023-01-15T23:20:00Z">
        <w:r w:rsidR="006B3717" w:rsidRPr="00005E6E">
          <w:rPr>
            <w:i/>
            <w:iCs/>
          </w:rPr>
          <w:t xml:space="preserve"> </w:t>
        </w:r>
        <w:r w:rsidR="006B3717" w:rsidRPr="00005E6E">
          <w:t>in mobilit</w:t>
        </w:r>
      </w:ins>
      <w:ins w:id="210" w:author="Won Do Lee" w:date="2023-01-17T22:15:00Z">
        <w:r w:rsidR="00A93152" w:rsidRPr="00005E6E">
          <w:t>y into account.</w:t>
        </w:r>
      </w:ins>
    </w:p>
    <w:p w14:paraId="64704467" w14:textId="12649819" w:rsidR="005129C6" w:rsidRPr="00005E6E" w:rsidRDefault="004A4962" w:rsidP="00A93152">
      <w:pPr>
        <w:spacing w:after="240"/>
      </w:pPr>
      <w:r w:rsidRPr="00005E6E">
        <w:t xml:space="preserve">To </w:t>
      </w:r>
      <w:r w:rsidR="0030248F" w:rsidRPr="00005E6E">
        <w:t>this end,</w:t>
      </w:r>
      <w:r w:rsidR="0045021A" w:rsidRPr="00005E6E">
        <w:t xml:space="preserve"> </w:t>
      </w:r>
      <w:r w:rsidR="00EB6E86" w:rsidRPr="00005E6E">
        <w:t xml:space="preserve">this research </w:t>
      </w:r>
      <w:del w:id="211" w:author="Won Do Lee" w:date="2023-01-19T08:49:00Z">
        <w:r w:rsidR="00EB6E86" w:rsidRPr="00005E6E" w:rsidDel="00F806C6">
          <w:delText xml:space="preserve">addresses </w:delText>
        </w:r>
      </w:del>
      <w:ins w:id="212" w:author="Won Do Lee" w:date="2023-01-19T08:49:00Z">
        <w:r w:rsidR="00F806C6" w:rsidRPr="00005E6E">
          <w:t xml:space="preserve">quantify </w:t>
        </w:r>
      </w:ins>
      <w:del w:id="213" w:author="Won Do Lee" w:date="2023-01-17T23:17:00Z">
        <w:r w:rsidR="00EB6E86" w:rsidRPr="00005E6E" w:rsidDel="0054616D">
          <w:delText xml:space="preserve">in detail </w:delText>
        </w:r>
      </w:del>
      <w:r w:rsidR="00EB6E86" w:rsidRPr="00005E6E">
        <w:t xml:space="preserve">and </w:t>
      </w:r>
      <w:del w:id="214" w:author="Won Do Lee" w:date="2023-01-17T23:17:00Z">
        <w:r w:rsidR="00E97990" w:rsidRPr="00005E6E" w:rsidDel="0054616D">
          <w:delText>asses</w:delText>
        </w:r>
      </w:del>
      <w:del w:id="215" w:author="Won Do Lee" w:date="2023-01-17T22:15:00Z">
        <w:r w:rsidR="00E97990" w:rsidRPr="00005E6E" w:rsidDel="00A93152">
          <w:delText>s</w:delText>
        </w:r>
        <w:r w:rsidR="00EB6E86" w:rsidRPr="00005E6E" w:rsidDel="00A93152">
          <w:delText xml:space="preserve"> </w:delText>
        </w:r>
      </w:del>
      <w:del w:id="216" w:author="Won Do Lee" w:date="2023-01-17T23:17:00Z">
        <w:r w:rsidR="00EB6E86" w:rsidRPr="00005E6E" w:rsidDel="0054616D">
          <w:delText xml:space="preserve">the </w:delText>
        </w:r>
      </w:del>
      <w:del w:id="217" w:author="Won Do Lee" w:date="2023-01-17T21:25:00Z">
        <w:r w:rsidR="005D51CC" w:rsidRPr="00005E6E" w:rsidDel="00F54DF4">
          <w:delText xml:space="preserve">effects </w:delText>
        </w:r>
        <w:r w:rsidR="00EB6E86" w:rsidRPr="00005E6E" w:rsidDel="00F54DF4">
          <w:delText xml:space="preserve">of lockdown </w:delText>
        </w:r>
        <w:r w:rsidR="004E0039" w:rsidRPr="00005E6E" w:rsidDel="00F54DF4">
          <w:delText xml:space="preserve">by </w:delText>
        </w:r>
      </w:del>
      <w:del w:id="218" w:author="Won Do Lee" w:date="2023-01-15T23:27:00Z">
        <w:r w:rsidR="004E0039" w:rsidRPr="00005E6E" w:rsidDel="008D18A3">
          <w:delText>monitoring</w:delText>
        </w:r>
        <w:r w:rsidR="00CA6445" w:rsidRPr="00005E6E" w:rsidDel="008D18A3">
          <w:delText xml:space="preserve"> </w:delText>
        </w:r>
      </w:del>
      <w:ins w:id="219" w:author="Won Do Lee" w:date="2023-01-17T23:17:00Z">
        <w:r w:rsidR="0054616D" w:rsidRPr="00005E6E">
          <w:t>measure</w:t>
        </w:r>
      </w:ins>
      <w:ins w:id="220" w:author="Won Do Lee" w:date="2023-01-15T23:27:00Z">
        <w:r w:rsidR="008D18A3" w:rsidRPr="00005E6E">
          <w:t xml:space="preserve"> </w:t>
        </w:r>
      </w:ins>
      <w:del w:id="221" w:author="Won Do Lee" w:date="2023-01-17T21:25:00Z">
        <w:r w:rsidR="00CA6445" w:rsidRPr="00005E6E" w:rsidDel="00F54DF4">
          <w:delText xml:space="preserve">the </w:delText>
        </w:r>
        <w:r w:rsidR="00767291" w:rsidRPr="00005E6E" w:rsidDel="00F54DF4">
          <w:delText>change in</w:delText>
        </w:r>
        <w:r w:rsidR="00CE270D" w:rsidRPr="00005E6E" w:rsidDel="00F54DF4">
          <w:delText xml:space="preserve"> </w:delText>
        </w:r>
        <w:r w:rsidR="00E207DB" w:rsidRPr="00005E6E" w:rsidDel="00F54DF4">
          <w:delText>mobility levels</w:delText>
        </w:r>
      </w:del>
      <w:ins w:id="222" w:author="Won Do Lee" w:date="2023-01-17T21:26:00Z">
        <w:r w:rsidR="00F54DF4" w:rsidRPr="00005E6E">
          <w:t>changes in mobility</w:t>
        </w:r>
      </w:ins>
      <w:r w:rsidR="006E4595" w:rsidRPr="00005E6E">
        <w:t xml:space="preserve"> </w:t>
      </w:r>
      <w:ins w:id="223" w:author="Won Do Lee" w:date="2023-01-17T21:26:00Z">
        <w:r w:rsidR="00F54DF4" w:rsidRPr="00005E6E">
          <w:t xml:space="preserve">under the </w:t>
        </w:r>
      </w:ins>
      <w:ins w:id="224" w:author="Won Do Lee" w:date="2023-01-17T22:16:00Z">
        <w:r w:rsidR="00A93152" w:rsidRPr="00005E6E">
          <w:t xml:space="preserve">lockdown phases </w:t>
        </w:r>
      </w:ins>
      <w:ins w:id="225" w:author="Won Do Lee" w:date="2023-01-17T23:18:00Z">
        <w:r w:rsidR="0054616D" w:rsidRPr="00005E6E">
          <w:t xml:space="preserve">of COVID-19 pandemic, </w:t>
        </w:r>
      </w:ins>
      <w:ins w:id="226" w:author="Won Do Lee" w:date="2023-01-17T22:16:00Z">
        <w:r w:rsidR="00A93152" w:rsidRPr="00005E6E">
          <w:t xml:space="preserve">by </w:t>
        </w:r>
      </w:ins>
      <w:del w:id="227" w:author="Won Do Lee" w:date="2023-01-15T23:27:00Z">
        <w:r w:rsidR="004E0039" w:rsidRPr="00005E6E" w:rsidDel="008D18A3">
          <w:delText>over time</w:delText>
        </w:r>
      </w:del>
      <w:del w:id="228" w:author="Won Do Lee" w:date="2023-01-17T22:16:00Z">
        <w:r w:rsidR="004E0039" w:rsidRPr="00005E6E" w:rsidDel="00A93152">
          <w:delText xml:space="preserve"> </w:delText>
        </w:r>
      </w:del>
      <w:r w:rsidR="004E0039" w:rsidRPr="00005E6E">
        <w:t>using</w:t>
      </w:r>
      <w:del w:id="229" w:author="Won Do Lee" w:date="2023-01-15T23:28:00Z">
        <w:r w:rsidR="004E0039" w:rsidRPr="00005E6E" w:rsidDel="008D18A3">
          <w:delText xml:space="preserve"> </w:delText>
        </w:r>
        <w:r w:rsidR="005823AE" w:rsidRPr="00005E6E" w:rsidDel="008D18A3">
          <w:delText>the</w:delText>
        </w:r>
      </w:del>
      <w:ins w:id="230" w:author="Won Do Lee" w:date="2023-01-15T23:28:00Z">
        <w:r w:rsidR="008D18A3" w:rsidRPr="00005E6E">
          <w:t xml:space="preserve"> anonymised</w:t>
        </w:r>
      </w:ins>
      <w:r w:rsidR="006E4595" w:rsidRPr="00005E6E">
        <w:t xml:space="preserve"> </w:t>
      </w:r>
      <w:r w:rsidR="00EB6E86" w:rsidRPr="00005E6E">
        <w:t xml:space="preserve">call-detail records (CDRs) </w:t>
      </w:r>
      <w:r w:rsidR="004E0039" w:rsidRPr="00005E6E">
        <w:t xml:space="preserve">data </w:t>
      </w:r>
      <w:r w:rsidR="00EB6E86" w:rsidRPr="00005E6E">
        <w:t>collected fro</w:t>
      </w:r>
      <w:ins w:id="231" w:author="Won Do Lee" w:date="2023-01-15T23:28:00Z">
        <w:r w:rsidR="008D18A3" w:rsidRPr="00005E6E">
          <w:t>m</w:t>
        </w:r>
      </w:ins>
      <w:del w:id="232" w:author="Won Do Lee" w:date="2023-01-15T23:28:00Z">
        <w:r w:rsidR="00EB6E86" w:rsidRPr="00005E6E" w:rsidDel="008D18A3">
          <w:delText>m people’s</w:delText>
        </w:r>
      </w:del>
      <w:r w:rsidR="00EB6E86" w:rsidRPr="00005E6E">
        <w:t xml:space="preserve"> mobile phone</w:t>
      </w:r>
      <w:r w:rsidR="00A96EFA" w:rsidRPr="00005E6E">
        <w:t>s</w:t>
      </w:r>
      <w:r w:rsidR="00EB6E86" w:rsidRPr="00005E6E">
        <w:t xml:space="preserve">. </w:t>
      </w:r>
      <w:del w:id="233" w:author="Won Do Lee" w:date="2023-01-17T23:18:00Z">
        <w:r w:rsidR="005D51CC" w:rsidRPr="00005E6E" w:rsidDel="0054616D">
          <w:delText>In other words,</w:delText>
        </w:r>
      </w:del>
      <w:ins w:id="234" w:author="Won Do Lee" w:date="2023-01-17T23:18:00Z">
        <w:r w:rsidR="0054616D" w:rsidRPr="00005E6E">
          <w:t>By doing this,</w:t>
        </w:r>
      </w:ins>
      <w:r w:rsidR="005D51CC" w:rsidRPr="00005E6E">
        <w:t xml:space="preserve"> t</w:t>
      </w:r>
      <w:r w:rsidR="005248D8" w:rsidRPr="00005E6E">
        <w:t>h</w:t>
      </w:r>
      <w:r w:rsidR="005D51CC" w:rsidRPr="00005E6E">
        <w:t>is</w:t>
      </w:r>
      <w:r w:rsidR="005248D8" w:rsidRPr="00005E6E">
        <w:t xml:space="preserve"> research</w:t>
      </w:r>
      <w:r w:rsidRPr="00005E6E">
        <w:t xml:space="preserve"> </w:t>
      </w:r>
      <w:r w:rsidR="00F308FD" w:rsidRPr="00005E6E">
        <w:t>investigates</w:t>
      </w:r>
      <w:del w:id="235" w:author="Won Do Lee" w:date="2023-01-17T23:18:00Z">
        <w:r w:rsidR="00EB6E86" w:rsidRPr="00005E6E" w:rsidDel="0054616D">
          <w:delText xml:space="preserve"> </w:delText>
        </w:r>
      </w:del>
      <w:ins w:id="236" w:author="Won Do Lee" w:date="2023-01-17T22:16:00Z">
        <w:r w:rsidR="00A93152" w:rsidRPr="00005E6E">
          <w:t xml:space="preserve"> </w:t>
        </w:r>
      </w:ins>
      <w:ins w:id="237" w:author="Won Do Lee" w:date="2023-01-17T23:20:00Z">
        <w:r w:rsidR="0054616D" w:rsidRPr="00005E6E">
          <w:t xml:space="preserve">the </w:t>
        </w:r>
      </w:ins>
      <w:del w:id="238" w:author="Won Do Lee" w:date="2023-01-17T21:26:00Z">
        <w:r w:rsidR="00A64CD8" w:rsidRPr="00005E6E" w:rsidDel="00F54DF4">
          <w:delText xml:space="preserve">the </w:delText>
        </w:r>
      </w:del>
      <w:ins w:id="239" w:author="Won Do Lee" w:date="2023-01-17T21:26:00Z">
        <w:r w:rsidR="00F54DF4" w:rsidRPr="00005E6E">
          <w:t xml:space="preserve">long-term </w:t>
        </w:r>
      </w:ins>
      <w:r w:rsidR="001E2B38" w:rsidRPr="00005E6E">
        <w:t xml:space="preserve">effects </w:t>
      </w:r>
      <w:r w:rsidR="00A64CD8" w:rsidRPr="00005E6E">
        <w:t xml:space="preserve">of </w:t>
      </w:r>
      <w:r w:rsidR="001E2B38" w:rsidRPr="00005E6E">
        <w:t>government-mandated lockdown</w:t>
      </w:r>
      <w:del w:id="240" w:author="Won Do Lee" w:date="2023-01-17T21:27:00Z">
        <w:r w:rsidR="001E2B38" w:rsidRPr="00005E6E" w:rsidDel="00F54DF4">
          <w:delText>s</w:delText>
        </w:r>
      </w:del>
      <w:r w:rsidR="001E2B38" w:rsidRPr="00005E6E">
        <w:t xml:space="preserve"> </w:t>
      </w:r>
      <w:del w:id="241" w:author="Won Do Lee" w:date="2023-01-17T21:26:00Z">
        <w:r w:rsidR="00B91744" w:rsidRPr="00005E6E" w:rsidDel="00F54DF4">
          <w:delText xml:space="preserve">on </w:delText>
        </w:r>
        <w:r w:rsidR="003C3C47" w:rsidRPr="00005E6E" w:rsidDel="00F54DF4">
          <w:delText xml:space="preserve">everyday </w:delText>
        </w:r>
      </w:del>
      <w:del w:id="242" w:author="Won Do Lee" w:date="2023-01-17T21:27:00Z">
        <w:r w:rsidR="003C3C47" w:rsidRPr="00005E6E" w:rsidDel="00F54DF4">
          <w:delText>mobility</w:delText>
        </w:r>
      </w:del>
      <w:ins w:id="243" w:author="Won Do Lee" w:date="2023-01-17T22:16:00Z">
        <w:r w:rsidR="00A93152" w:rsidRPr="00005E6E">
          <w:t>on</w:t>
        </w:r>
      </w:ins>
      <w:ins w:id="244" w:author="Won Do Lee" w:date="2023-01-17T21:27:00Z">
        <w:r w:rsidR="00F54DF4" w:rsidRPr="00005E6E">
          <w:t xml:space="preserve"> </w:t>
        </w:r>
      </w:ins>
      <w:ins w:id="245" w:author="Won Do Lee" w:date="2023-01-17T23:20:00Z">
        <w:r w:rsidR="0054616D" w:rsidRPr="00005E6E">
          <w:t xml:space="preserve">people’s </w:t>
        </w:r>
      </w:ins>
      <w:ins w:id="246" w:author="Won Do Lee" w:date="2023-01-17T21:27:00Z">
        <w:r w:rsidR="00F54DF4" w:rsidRPr="00005E6E">
          <w:t xml:space="preserve">mobility </w:t>
        </w:r>
      </w:ins>
      <w:ins w:id="247" w:author="Won Do Lee" w:date="2023-01-17T23:19:00Z">
        <w:r w:rsidR="0054616D" w:rsidRPr="00005E6E">
          <w:t>spanning</w:t>
        </w:r>
      </w:ins>
      <w:ins w:id="248" w:author="Won Do Lee" w:date="2023-01-17T21:28:00Z">
        <w:r w:rsidR="00F54DF4" w:rsidRPr="00005E6E">
          <w:t xml:space="preserve"> seven months</w:t>
        </w:r>
      </w:ins>
      <w:del w:id="249" w:author="Won Do Lee" w:date="2023-01-17T21:28:00Z">
        <w:r w:rsidR="003C3C47" w:rsidRPr="00005E6E" w:rsidDel="00F54DF4">
          <w:delText xml:space="preserve"> </w:delText>
        </w:r>
        <w:r w:rsidR="00A64CD8" w:rsidRPr="00005E6E" w:rsidDel="00F54DF4">
          <w:delText>in Englan</w:delText>
        </w:r>
      </w:del>
      <w:del w:id="250" w:author="Won Do Lee" w:date="2023-01-17T21:26:00Z">
        <w:r w:rsidR="00A64CD8" w:rsidRPr="00005E6E" w:rsidDel="00F54DF4">
          <w:delText xml:space="preserve">d </w:delText>
        </w:r>
        <w:r w:rsidR="00B12B59" w:rsidRPr="00005E6E" w:rsidDel="00F54DF4">
          <w:fldChar w:fldCharType="begin" w:fldLock="1"/>
        </w:r>
        <w:r w:rsidR="002602A3" w:rsidRPr="00005E6E" w:rsidDel="00F54DF4">
          <w:delInstrText>ADDIN CSL_CITATION {"citationItems":[{"id":"ITEM-1","itemData":{"DOI":"10.1038/s41562-021-01079-8","ISBN":"4156202101079","ISSN":"2397-3374","PMID":"33686204","abstract":"COVID-19 has prompted unprecedented government action around the world. We introduce the Oxford COVID-19 Government Response Tracker (OxCGRT), a dataset that addresses the need for continuously updated, readily usable and comparable information on policy measures. From 1 January 2020, the data capture government policies related to closure and containment, health and economic policy for more than 180 countries, plus several countries’ subnational jurisdictions. Policy responses are recorded on ordinal or continuous scales for 19 policy areas, capturing variation in degree of response. We present two motivating applications of the data, highlighting patterns in the timing of policy adoption and subsequent policy easing and reimposition, and illustrating how the data can be combined with behavioural and epidemiological indicators. This database enables researchers and policymakers to explore the empirical effects of policy responses on the spread of COVID-19 cases and deaths, as well as on economic and social welfare.","author":[{"dropping-particle":"","family":"Hale","given":"Thomas","non-dropping-particle":"","parse-names":false,"suffix":""},{"dropping-particle":"","family":"Angrist","given":"Noam","non-dropping-particle":"","parse-names":false,"suffix":""},{"dropping-particle":"","family":"Goldszmidt","given":"Rafael","non-dropping-particle":"","parse-names":false,"suffix":""},{"dropping-particle":"","family":"Kira","given":"Beatriz","non-dropping-particle":"","parse-names":false,"suffix":""},{"dropping-particle":"","family":"Petherick","given":"Anna","non-dropping-particle":"","parse-names":false,"suffix":""},{"dropping-particle":"","family":"Phillips","given":"Toby","non-dropping-particle":"","parse-names":false,"suffix":""},{"dropping-particle":"","family":"Webster","given":"Samuel","non-dropping-particle":"","parse-names":false,"suffix":""},{"dropping-particle":"","family":"Cameron-Blake","given":"Emily","non-dropping-particle":"","parse-names":false,"suffix":""},{"dropping-particle":"","family":"Hallas","given":"Laura","non-dropping-particle":"","parse-names":false,"suffix":""},{"dropping-particle":"","family":"Majumdar","given":"Saptarshi","non-dropping-particle":"","parse-names":false,"suffix":""},{"dropping-particle":"","family":"Tatlow","given":"Helen","non-dropping-particle":"","parse-names":false,"suffix":""}],"container-title":"Nature Human Behaviour","id":"ITEM-1","issue":"4","issued":{"date-parts":[["2021","4","8"]]},"page":"529-538","publisher":"Springer US","title":"A global panel database of pandemic policies (Oxford COVID-19 Government Response Tracker)","type":"article-journal","volume":"5"},"uris":["http://www.mendeley.com/documents/?uuid=226f4167-0922-4b30-9774-483f22cf700b"]}],"mendeley":{"formattedCitation":"(Hale et al., 2021)","plainTextFormattedCitation":"(Hale et al., 2021)","previouslyFormattedCitation":"(Hale et al., 2021)"},"properties":{"noteIndex":0},"schema":"https://github.com/citation-style-language/schema/raw/master/csl-citation.json"}</w:delInstrText>
        </w:r>
        <w:r w:rsidR="00B12B59" w:rsidRPr="00005E6E" w:rsidDel="00F54DF4">
          <w:fldChar w:fldCharType="separate"/>
        </w:r>
        <w:r w:rsidR="00376C66" w:rsidRPr="00005E6E" w:rsidDel="00F54DF4">
          <w:delText>(Hale et al., 2021)</w:delText>
        </w:r>
        <w:r w:rsidR="00B12B59" w:rsidRPr="00005E6E" w:rsidDel="00F54DF4">
          <w:fldChar w:fldCharType="end"/>
        </w:r>
      </w:del>
      <w:ins w:id="251" w:author="Won Do Lee" w:date="2023-01-17T23:20:00Z">
        <w:r w:rsidR="0054616D" w:rsidRPr="00005E6E">
          <w:t>, by</w:t>
        </w:r>
      </w:ins>
      <w:ins w:id="252" w:author="Won Do Lee" w:date="2023-01-17T23:19:00Z">
        <w:r w:rsidR="0054616D" w:rsidRPr="00005E6E">
          <w:t xml:space="preserve"> measuring </w:t>
        </w:r>
      </w:ins>
      <w:del w:id="253" w:author="Won Do Lee" w:date="2023-01-17T23:19:00Z">
        <w:r w:rsidR="00B12B59" w:rsidRPr="00005E6E" w:rsidDel="0054616D">
          <w:delText>.</w:delText>
        </w:r>
      </w:del>
      <w:del w:id="254" w:author="Won Do Lee" w:date="2023-01-17T21:28:00Z">
        <w:r w:rsidR="001E2B38" w:rsidRPr="00005E6E" w:rsidDel="00F54DF4">
          <w:delText xml:space="preserve"> </w:delText>
        </w:r>
        <w:r w:rsidR="00034A61" w:rsidRPr="00005E6E" w:rsidDel="00F54DF4">
          <w:delText>To achieve this task</w:delText>
        </w:r>
      </w:del>
      <w:del w:id="255" w:author="Won Do Lee" w:date="2023-01-17T21:29:00Z">
        <w:r w:rsidR="00034A61" w:rsidRPr="00005E6E" w:rsidDel="00F54DF4">
          <w:delText>,</w:delText>
        </w:r>
      </w:del>
      <w:del w:id="256" w:author="Won Do Lee" w:date="2023-01-17T21:30:00Z">
        <w:r w:rsidR="00034A61" w:rsidRPr="00005E6E" w:rsidDel="00F54DF4">
          <w:delText xml:space="preserve"> th</w:delText>
        </w:r>
        <w:r w:rsidR="00025C19" w:rsidRPr="00005E6E" w:rsidDel="00F54DF4">
          <w:delText>is</w:delText>
        </w:r>
        <w:r w:rsidR="00034A61" w:rsidRPr="00005E6E" w:rsidDel="00F54DF4">
          <w:delText xml:space="preserve"> research </w:delText>
        </w:r>
        <w:r w:rsidR="00C15CF6" w:rsidRPr="00005E6E" w:rsidDel="00F54DF4">
          <w:delText xml:space="preserve">seeks to measure </w:delText>
        </w:r>
      </w:del>
      <w:r w:rsidR="00C15CF6" w:rsidRPr="00005E6E">
        <w:t>changes in mobility</w:t>
      </w:r>
      <w:r w:rsidR="00BD4B85" w:rsidRPr="00005E6E">
        <w:t xml:space="preserve"> </w:t>
      </w:r>
      <w:r w:rsidR="00310071" w:rsidRPr="00005E6E">
        <w:t>over time</w:t>
      </w:r>
      <w:r w:rsidR="002D1EE3" w:rsidRPr="00005E6E">
        <w:t xml:space="preserve"> </w:t>
      </w:r>
      <w:r w:rsidR="00BD4B85" w:rsidRPr="00005E6E">
        <w:t xml:space="preserve">and </w:t>
      </w:r>
      <w:r w:rsidR="00C524E4" w:rsidRPr="00005E6E">
        <w:t>quantif</w:t>
      </w:r>
      <w:ins w:id="257" w:author="Won Do Lee" w:date="2023-01-17T21:31:00Z">
        <w:r w:rsidR="00F54DF4" w:rsidRPr="00005E6E">
          <w:t>ied</w:t>
        </w:r>
      </w:ins>
      <w:del w:id="258" w:author="Won Do Lee" w:date="2023-01-17T21:31:00Z">
        <w:r w:rsidR="00C524E4" w:rsidRPr="00005E6E" w:rsidDel="00F54DF4">
          <w:delText>y</w:delText>
        </w:r>
      </w:del>
      <w:r w:rsidR="00B11992" w:rsidRPr="00005E6E">
        <w:t xml:space="preserve"> </w:t>
      </w:r>
      <w:r w:rsidR="001E2B38" w:rsidRPr="00005E6E">
        <w:t xml:space="preserve">how </w:t>
      </w:r>
      <w:r w:rsidR="002D1EE3" w:rsidRPr="00005E6E">
        <w:t xml:space="preserve">it </w:t>
      </w:r>
      <w:del w:id="259" w:author="Won Do Lee" w:date="2023-01-17T22:17:00Z">
        <w:r w:rsidR="001E2B38" w:rsidRPr="00005E6E" w:rsidDel="00A93152">
          <w:delText xml:space="preserve">has </w:delText>
        </w:r>
        <w:r w:rsidR="002D1EE3" w:rsidRPr="00005E6E" w:rsidDel="00A93152">
          <w:delText xml:space="preserve">been </w:delText>
        </w:r>
      </w:del>
      <w:r w:rsidR="00C80E8A" w:rsidRPr="00005E6E">
        <w:t>evolved</w:t>
      </w:r>
      <w:r w:rsidR="00BD5DCF" w:rsidRPr="00005E6E">
        <w:t xml:space="preserve">. </w:t>
      </w:r>
      <w:ins w:id="260" w:author="Won Do Lee" w:date="2023-01-17T23:21:00Z">
        <w:r w:rsidR="0054616D" w:rsidRPr="00005E6E">
          <w:t xml:space="preserve">This task is achieved by </w:t>
        </w:r>
      </w:ins>
      <w:del w:id="261" w:author="Won Do Lee" w:date="2023-01-17T23:21:00Z">
        <w:r w:rsidR="00FB3D1B" w:rsidRPr="00005E6E" w:rsidDel="0054616D">
          <w:delText xml:space="preserve">We </w:delText>
        </w:r>
      </w:del>
      <w:del w:id="262" w:author="Won Do Lee" w:date="2023-01-17T21:31:00Z">
        <w:r w:rsidR="00FB3D1B" w:rsidRPr="00005E6E" w:rsidDel="00751A98">
          <w:delText xml:space="preserve">utilised </w:delText>
        </w:r>
      </w:del>
      <w:ins w:id="263" w:author="Won Do Lee" w:date="2023-01-17T23:21:00Z">
        <w:r w:rsidR="0054616D" w:rsidRPr="00005E6E">
          <w:t>deploying</w:t>
        </w:r>
      </w:ins>
      <w:ins w:id="264" w:author="Won Do Lee" w:date="2023-01-17T21:31:00Z">
        <w:r w:rsidR="00751A98" w:rsidRPr="00005E6E">
          <w:t xml:space="preserve"> </w:t>
        </w:r>
      </w:ins>
      <w:r w:rsidR="00034A61" w:rsidRPr="00005E6E">
        <w:t>data mining techniques</w:t>
      </w:r>
      <w:r w:rsidR="001E2B38" w:rsidRPr="00005E6E">
        <w:t xml:space="preserve"> </w:t>
      </w:r>
      <w:r w:rsidR="00FB3D1B" w:rsidRPr="00005E6E">
        <w:t xml:space="preserve">to reveal </w:t>
      </w:r>
      <w:del w:id="265" w:author="Won Do Lee" w:date="2023-01-17T21:31:00Z">
        <w:r w:rsidR="00034A61" w:rsidRPr="00005E6E" w:rsidDel="00751A98">
          <w:delText>the signifi</w:delText>
        </w:r>
      </w:del>
      <w:ins w:id="266" w:author="Won Do Lee" w:date="2023-01-17T21:31:00Z">
        <w:r w:rsidR="00751A98" w:rsidRPr="00005E6E">
          <w:t>different</w:t>
        </w:r>
      </w:ins>
      <w:del w:id="267" w:author="Won Do Lee" w:date="2023-01-17T21:31:00Z">
        <w:r w:rsidR="00034A61" w:rsidRPr="00005E6E" w:rsidDel="00751A98">
          <w:delText>cant</w:delText>
        </w:r>
      </w:del>
      <w:r w:rsidR="00034A61" w:rsidRPr="00005E6E">
        <w:t xml:space="preserve"> </w:t>
      </w:r>
      <w:r w:rsidR="002D1EE3" w:rsidRPr="00005E6E">
        <w:t xml:space="preserve">socioeconomic </w:t>
      </w:r>
      <w:del w:id="268" w:author="Won Do Lee" w:date="2023-01-19T23:19:00Z">
        <w:r w:rsidR="002D1EE3" w:rsidRPr="00005E6E" w:rsidDel="001E7E1F">
          <w:delText xml:space="preserve">and demographic </w:delText>
        </w:r>
        <w:r w:rsidR="00034A61" w:rsidRPr="00005E6E" w:rsidDel="001E7E1F">
          <w:delText>factors</w:delText>
        </w:r>
      </w:del>
      <w:ins w:id="269" w:author="Won Do Lee" w:date="2023-01-19T23:19:00Z">
        <w:r w:rsidR="001E7E1F" w:rsidRPr="00005E6E">
          <w:t>status</w:t>
        </w:r>
      </w:ins>
      <w:r w:rsidR="00C64AD0" w:rsidRPr="00005E6E">
        <w:t xml:space="preserve"> likely to be correlated with </w:t>
      </w:r>
      <w:del w:id="270" w:author="Won Do Lee" w:date="2023-01-17T21:32:00Z">
        <w:r w:rsidR="00C64AD0" w:rsidRPr="00005E6E" w:rsidDel="00751A98">
          <w:delText xml:space="preserve">the </w:delText>
        </w:r>
        <w:r w:rsidR="00B214DD" w:rsidRPr="00005E6E" w:rsidDel="00751A98">
          <w:delText>distinctive</w:delText>
        </w:r>
      </w:del>
      <w:ins w:id="271" w:author="Won Do Lee" w:date="2023-01-17T21:32:00Z">
        <w:r w:rsidR="00751A98" w:rsidRPr="00005E6E">
          <w:t xml:space="preserve">different </w:t>
        </w:r>
      </w:ins>
      <w:del w:id="272" w:author="Won Do Lee" w:date="2023-01-17T21:32:00Z">
        <w:r w:rsidR="00B214DD" w:rsidRPr="00005E6E" w:rsidDel="00751A98">
          <w:delText xml:space="preserve"> </w:delText>
        </w:r>
      </w:del>
      <w:r w:rsidR="009510D9" w:rsidRPr="00005E6E">
        <w:t>trajector</w:t>
      </w:r>
      <w:r w:rsidR="00B214DD" w:rsidRPr="00005E6E">
        <w:t>ies</w:t>
      </w:r>
      <w:r w:rsidR="00FE7436" w:rsidRPr="00005E6E">
        <w:t xml:space="preserve"> of mobility </w:t>
      </w:r>
      <w:del w:id="273" w:author="Won Do Lee" w:date="2023-01-13T00:20:00Z">
        <w:r w:rsidR="00FE7436" w:rsidRPr="00005E6E" w:rsidDel="00FC3526">
          <w:delText xml:space="preserve">reduction </w:delText>
        </w:r>
      </w:del>
      <w:r w:rsidR="00B11992" w:rsidRPr="00005E6E">
        <w:t>under England’s first nationwide lockdown</w:t>
      </w:r>
      <w:r w:rsidR="00034A61" w:rsidRPr="00005E6E">
        <w:t>.</w:t>
      </w:r>
      <w:r w:rsidR="00BD4B85" w:rsidRPr="00005E6E">
        <w:t xml:space="preserve"> </w:t>
      </w:r>
      <w:r w:rsidR="00E13B9A" w:rsidRPr="00005E6E">
        <w:t>S</w:t>
      </w:r>
      <w:r w:rsidR="00B7261A" w:rsidRPr="00005E6E">
        <w:t>pecifically</w:t>
      </w:r>
      <w:r w:rsidR="00B972E4" w:rsidRPr="00005E6E">
        <w:t>, the research addresses the following questions</w:t>
      </w:r>
      <w:r w:rsidR="00AB3374" w:rsidRPr="00005E6E">
        <w:t>:</w:t>
      </w:r>
    </w:p>
    <w:p w14:paraId="7F537CB9" w14:textId="65A41C64" w:rsidR="007B5830" w:rsidRPr="00005E6E" w:rsidRDefault="00251821" w:rsidP="00B97F5A">
      <w:pPr>
        <w:pStyle w:val="ListParagraph"/>
        <w:numPr>
          <w:ilvl w:val="0"/>
          <w:numId w:val="50"/>
        </w:numPr>
        <w:rPr>
          <w:ins w:id="274" w:author="Won Do Lee" w:date="2023-01-15T23:10:00Z"/>
        </w:rPr>
      </w:pPr>
      <w:commentRangeStart w:id="275"/>
      <w:r w:rsidRPr="00005E6E">
        <w:t xml:space="preserve">How has </w:t>
      </w:r>
      <w:r w:rsidR="00FB19A0" w:rsidRPr="00005E6E">
        <w:t>mobility</w:t>
      </w:r>
      <w:r w:rsidR="00962632" w:rsidRPr="00005E6E">
        <w:t xml:space="preserve"> </w:t>
      </w:r>
      <w:r w:rsidR="00197D82" w:rsidRPr="00005E6E">
        <w:t>c</w:t>
      </w:r>
      <w:r w:rsidR="00C52751" w:rsidRPr="00005E6E">
        <w:t>hanged</w:t>
      </w:r>
      <w:del w:id="276" w:author="Won Do Lee" w:date="2023-01-12T23:05:00Z">
        <w:r w:rsidR="005A23C9" w:rsidRPr="00005E6E" w:rsidDel="00C1521F">
          <w:delText xml:space="preserve"> over time</w:delText>
        </w:r>
      </w:del>
      <w:del w:id="277" w:author="Won Do Lee" w:date="2023-01-15T23:10:00Z">
        <w:r w:rsidR="00E22937" w:rsidRPr="00005E6E" w:rsidDel="006B3717">
          <w:delText>,</w:delText>
        </w:r>
        <w:r w:rsidR="000C291E" w:rsidRPr="00005E6E" w:rsidDel="006B3717">
          <w:delText xml:space="preserve"> </w:delText>
        </w:r>
        <w:r w:rsidR="006C32B0" w:rsidRPr="00005E6E" w:rsidDel="006B3717">
          <w:delText xml:space="preserve">and </w:delText>
        </w:r>
      </w:del>
      <w:del w:id="278" w:author="Won Do Lee" w:date="2023-01-12T23:05:00Z">
        <w:r w:rsidR="002E1E2A" w:rsidRPr="00005E6E" w:rsidDel="00C1521F">
          <w:delText xml:space="preserve">has </w:delText>
        </w:r>
        <w:r w:rsidR="00C160F9" w:rsidRPr="00005E6E" w:rsidDel="00C1521F">
          <w:delText xml:space="preserve">it </w:delText>
        </w:r>
      </w:del>
      <w:del w:id="279" w:author="Won Do Lee" w:date="2023-01-15T23:10:00Z">
        <w:r w:rsidR="005A23C9" w:rsidRPr="00005E6E" w:rsidDel="006B3717">
          <w:delText>evolved</w:delText>
        </w:r>
      </w:del>
      <w:ins w:id="280" w:author="Won Do Lee" w:date="2023-01-15T23:10:00Z">
        <w:r w:rsidR="006B3717" w:rsidRPr="00005E6E">
          <w:t xml:space="preserve"> </w:t>
        </w:r>
      </w:ins>
      <w:ins w:id="281" w:author="Won Do Lee" w:date="2023-01-17T22:17:00Z">
        <w:r w:rsidR="00A93152" w:rsidRPr="00005E6E">
          <w:t xml:space="preserve">over </w:t>
        </w:r>
      </w:ins>
      <w:ins w:id="282" w:author="Won Do Lee" w:date="2023-01-17T22:18:00Z">
        <w:r w:rsidR="00A93152" w:rsidRPr="00005E6E">
          <w:t xml:space="preserve">the </w:t>
        </w:r>
      </w:ins>
      <w:ins w:id="283" w:author="Won Do Lee" w:date="2023-01-17T22:17:00Z">
        <w:r w:rsidR="00A93152" w:rsidRPr="00005E6E">
          <w:t xml:space="preserve">initial phases </w:t>
        </w:r>
      </w:ins>
      <w:ins w:id="284" w:author="Won Do Lee" w:date="2023-01-17T22:18:00Z">
        <w:r w:rsidR="00A93152" w:rsidRPr="00005E6E">
          <w:t>of</w:t>
        </w:r>
      </w:ins>
      <w:ins w:id="285" w:author="Won Do Lee" w:date="2023-01-17T22:17:00Z">
        <w:r w:rsidR="00A93152" w:rsidRPr="00005E6E">
          <w:t xml:space="preserve"> </w:t>
        </w:r>
      </w:ins>
      <w:ins w:id="286" w:author="Won Do Lee" w:date="2023-01-17T22:18:00Z">
        <w:r w:rsidR="00A93152" w:rsidRPr="00005E6E">
          <w:t xml:space="preserve">the </w:t>
        </w:r>
      </w:ins>
      <w:ins w:id="287" w:author="Won Do Lee" w:date="2023-01-17T22:17:00Z">
        <w:r w:rsidR="00A93152" w:rsidRPr="00005E6E">
          <w:t>lockdown</w:t>
        </w:r>
      </w:ins>
      <w:del w:id="288" w:author="Won Do Lee" w:date="2023-01-15T23:11:00Z">
        <w:r w:rsidR="00C52751" w:rsidRPr="00005E6E" w:rsidDel="006B3717">
          <w:delText xml:space="preserve"> </w:delText>
        </w:r>
        <w:r w:rsidR="00D80B42" w:rsidRPr="00005E6E" w:rsidDel="006B3717">
          <w:delText xml:space="preserve">under </w:delText>
        </w:r>
        <w:r w:rsidR="00C64AD0" w:rsidRPr="00005E6E" w:rsidDel="006B3717">
          <w:delText>the lockdown</w:delText>
        </w:r>
      </w:del>
      <w:r w:rsidR="00926989" w:rsidRPr="00005E6E">
        <w:t>?</w:t>
      </w:r>
    </w:p>
    <w:p w14:paraId="00FA9FB1" w14:textId="28EE2272" w:rsidR="00C1521F" w:rsidRPr="00005E6E" w:rsidDel="007B5830" w:rsidRDefault="007B5830" w:rsidP="000F3486">
      <w:pPr>
        <w:pStyle w:val="ListParagraph"/>
        <w:rPr>
          <w:del w:id="289" w:author="Won Do Lee" w:date="2023-01-12T23:54:00Z"/>
        </w:rPr>
      </w:pPr>
      <w:ins w:id="290" w:author="Won Do Lee" w:date="2023-01-15T23:10:00Z">
        <w:r w:rsidRPr="00005E6E">
          <w:t>What makes</w:t>
        </w:r>
      </w:ins>
      <w:ins w:id="291" w:author="Won Do Lee" w:date="2023-01-17T23:21:00Z">
        <w:r w:rsidR="0054616D" w:rsidRPr="00005E6E">
          <w:t xml:space="preserve"> </w:t>
        </w:r>
      </w:ins>
      <w:ins w:id="292" w:author="Won Do Lee" w:date="2023-01-15T23:10:00Z">
        <w:r w:rsidRPr="00005E6E">
          <w:t xml:space="preserve">disparities in mobility recovery trends </w:t>
        </w:r>
      </w:ins>
      <w:ins w:id="293" w:author="Won Do Lee" w:date="2023-01-17T23:21:00Z">
        <w:r w:rsidR="0054616D" w:rsidRPr="00005E6E">
          <w:t>in lockdown phases</w:t>
        </w:r>
      </w:ins>
      <w:ins w:id="294" w:author="Won Do Lee" w:date="2023-01-15T23:10:00Z">
        <w:r w:rsidRPr="00005E6E">
          <w:t>?</w:t>
        </w:r>
      </w:ins>
    </w:p>
    <w:p w14:paraId="47E6E288" w14:textId="77777777" w:rsidR="007B5830" w:rsidRPr="00005E6E" w:rsidRDefault="007B5830" w:rsidP="000F3486">
      <w:pPr>
        <w:pStyle w:val="ListParagraph"/>
        <w:numPr>
          <w:ilvl w:val="0"/>
          <w:numId w:val="50"/>
        </w:numPr>
        <w:rPr>
          <w:ins w:id="295" w:author="Won Do Lee" w:date="2023-01-15T23:10:00Z"/>
        </w:rPr>
      </w:pPr>
    </w:p>
    <w:p w14:paraId="45147D13" w14:textId="4F4D4962" w:rsidR="0030248F" w:rsidRPr="00005E6E" w:rsidDel="008D18A3" w:rsidRDefault="00442A4C" w:rsidP="000F3486">
      <w:pPr>
        <w:pStyle w:val="ListParagraph"/>
        <w:numPr>
          <w:ilvl w:val="0"/>
          <w:numId w:val="50"/>
        </w:numPr>
        <w:rPr>
          <w:del w:id="296" w:author="Won Do Lee" w:date="2023-01-15T23:11:00Z"/>
        </w:rPr>
      </w:pPr>
      <w:del w:id="297" w:author="Won Do Lee" w:date="2023-01-12T23:06:00Z">
        <w:r w:rsidRPr="00005E6E" w:rsidDel="00C1521F">
          <w:delText>How and to</w:delText>
        </w:r>
      </w:del>
      <w:ins w:id="298" w:author="Won Do Lee" w:date="2023-01-12T23:56:00Z">
        <w:r w:rsidR="0050027F" w:rsidRPr="00005E6E">
          <w:t>Does</w:t>
        </w:r>
      </w:ins>
      <w:del w:id="299" w:author="Won Do Lee" w:date="2023-01-12T23:56:00Z">
        <w:r w:rsidRPr="00005E6E" w:rsidDel="0050027F">
          <w:delText xml:space="preserve"> what extent</w:delText>
        </w:r>
        <w:r w:rsidR="00C64AD0" w:rsidRPr="00005E6E" w:rsidDel="0050027F">
          <w:delText xml:space="preserve"> do</w:delText>
        </w:r>
      </w:del>
      <w:r w:rsidR="00C64AD0" w:rsidRPr="00005E6E">
        <w:t xml:space="preserve"> </w:t>
      </w:r>
      <w:r w:rsidR="008A42EC" w:rsidRPr="00005E6E">
        <w:t xml:space="preserve">socioeconomic </w:t>
      </w:r>
      <w:del w:id="300" w:author="Won Do Lee" w:date="2023-01-19T23:19:00Z">
        <w:r w:rsidR="008A42EC" w:rsidRPr="00005E6E" w:rsidDel="001E7E1F">
          <w:delText xml:space="preserve">and demographic </w:delText>
        </w:r>
        <w:r w:rsidR="00B032C4" w:rsidRPr="00005E6E" w:rsidDel="001E7E1F">
          <w:delText>factors</w:delText>
        </w:r>
      </w:del>
      <w:ins w:id="301" w:author="Won Do Lee" w:date="2023-01-19T23:19:00Z">
        <w:r w:rsidR="001E7E1F" w:rsidRPr="00005E6E">
          <w:t>status</w:t>
        </w:r>
      </w:ins>
      <w:r w:rsidR="005E01AD" w:rsidRPr="00005E6E">
        <w:t xml:space="preserve"> </w:t>
      </w:r>
      <w:del w:id="302" w:author="Won Do Lee" w:date="2023-01-12T23:56:00Z">
        <w:r w:rsidR="005E01AD" w:rsidRPr="00005E6E" w:rsidDel="0050027F">
          <w:delText xml:space="preserve">that </w:delText>
        </w:r>
      </w:del>
      <w:del w:id="303" w:author="Won Do Lee" w:date="2023-01-12T23:07:00Z">
        <w:r w:rsidR="005E01AD" w:rsidRPr="00005E6E" w:rsidDel="00C1521F">
          <w:delText>influence</w:delText>
        </w:r>
        <w:r w:rsidR="00BA0B43" w:rsidRPr="00005E6E" w:rsidDel="00C1521F">
          <w:delText xml:space="preserve"> </w:delText>
        </w:r>
      </w:del>
      <w:ins w:id="304" w:author="Won Do Lee" w:date="2023-01-17T22:18:00Z">
        <w:r w:rsidR="00A93152" w:rsidRPr="00005E6E">
          <w:t>associated with</w:t>
        </w:r>
      </w:ins>
      <w:ins w:id="305" w:author="Won Do Lee" w:date="2023-01-12T23:07:00Z">
        <w:r w:rsidR="00C1521F" w:rsidRPr="00005E6E">
          <w:t xml:space="preserve"> </w:t>
        </w:r>
      </w:ins>
      <w:del w:id="306" w:author="Won Do Lee" w:date="2023-01-12T23:07:00Z">
        <w:r w:rsidR="002A1C37" w:rsidRPr="00005E6E" w:rsidDel="00C1521F">
          <w:delText>change in mobility</w:delText>
        </w:r>
      </w:del>
      <w:ins w:id="307" w:author="Won Do Lee" w:date="2023-01-13T00:05:00Z">
        <w:r w:rsidR="0050027F" w:rsidRPr="00005E6E">
          <w:t>trajectories of mobility reduction</w:t>
        </w:r>
      </w:ins>
      <w:del w:id="308" w:author="Won Do Lee" w:date="2023-01-13T00:05:00Z">
        <w:r w:rsidR="002A1C37" w:rsidRPr="00005E6E" w:rsidDel="0050027F">
          <w:delText xml:space="preserve"> levels</w:delText>
        </w:r>
      </w:del>
      <w:ins w:id="309" w:author="Won Do Lee" w:date="2023-01-12T23:08:00Z">
        <w:r w:rsidR="00C1521F" w:rsidRPr="00005E6E">
          <w:t xml:space="preserve"> throughout </w:t>
        </w:r>
      </w:ins>
      <w:ins w:id="310" w:author="Won Do Lee" w:date="2023-01-17T22:18:00Z">
        <w:r w:rsidR="00A93152" w:rsidRPr="00005E6E">
          <w:t>the</w:t>
        </w:r>
      </w:ins>
      <w:ins w:id="311" w:author="Won Do Lee" w:date="2023-01-12T23:08:00Z">
        <w:r w:rsidR="00C1521F" w:rsidRPr="00005E6E">
          <w:t xml:space="preserve"> </w:t>
        </w:r>
        <w:r w:rsidR="00C1521F" w:rsidRPr="00005E6E">
          <w:lastRenderedPageBreak/>
          <w:t>lockdown</w:t>
        </w:r>
      </w:ins>
      <w:r w:rsidR="00EC7209" w:rsidRPr="00005E6E">
        <w:t>?</w:t>
      </w:r>
      <w:commentRangeEnd w:id="275"/>
      <w:r w:rsidR="0054616D" w:rsidRPr="00005E6E">
        <w:rPr>
          <w:rStyle w:val="CommentReference"/>
        </w:rPr>
        <w:commentReference w:id="275"/>
      </w:r>
    </w:p>
    <w:p w14:paraId="0A223DDD" w14:textId="77777777" w:rsidR="008D18A3" w:rsidRPr="00005E6E" w:rsidRDefault="008D18A3" w:rsidP="00B97F5A">
      <w:pPr>
        <w:pStyle w:val="ListParagraph"/>
        <w:numPr>
          <w:ilvl w:val="0"/>
          <w:numId w:val="50"/>
        </w:numPr>
      </w:pPr>
    </w:p>
    <w:p w14:paraId="539CCE67" w14:textId="77777777" w:rsidR="00FB257C" w:rsidRPr="00005E6E" w:rsidRDefault="00FB257C" w:rsidP="000F3486">
      <w:pPr>
        <w:rPr>
          <w:color w:val="FF0000"/>
        </w:rPr>
      </w:pPr>
    </w:p>
    <w:bookmarkEnd w:id="100"/>
    <w:p w14:paraId="0656BD09" w14:textId="4FADBCCA" w:rsidR="005E2C98" w:rsidRPr="00005E6E" w:rsidRDefault="00771214" w:rsidP="000F3486">
      <w:pPr>
        <w:pStyle w:val="Heading1"/>
      </w:pPr>
      <w:r w:rsidRPr="00771214">
        <w:t>Related works</w:t>
      </w:r>
    </w:p>
    <w:p w14:paraId="7170171A" w14:textId="74C106B1" w:rsidR="00A70C50" w:rsidRPr="00005E6E" w:rsidRDefault="009053C6" w:rsidP="000F3486">
      <w:pPr>
        <w:spacing w:after="240"/>
        <w:rPr>
          <w:color w:val="FF0000"/>
        </w:rPr>
      </w:pPr>
      <w:r w:rsidRPr="00005E6E">
        <w:t xml:space="preserve">COVID-19 </w:t>
      </w:r>
      <w:r w:rsidR="00C66077" w:rsidRPr="00005E6E">
        <w:t xml:space="preserve">is </w:t>
      </w:r>
      <w:r w:rsidR="001F2869" w:rsidRPr="00005E6E">
        <w:t>transmitted between people</w:t>
      </w:r>
      <w:r w:rsidR="008C2207" w:rsidRPr="00005E6E">
        <w:t xml:space="preserve"> in </w:t>
      </w:r>
      <w:r w:rsidR="00C13FA8" w:rsidRPr="00005E6E">
        <w:t xml:space="preserve">three main </w:t>
      </w:r>
      <w:proofErr w:type="gramStart"/>
      <w:r w:rsidR="00803625" w:rsidRPr="00005E6E">
        <w:t>ways</w:t>
      </w:r>
      <w:r w:rsidR="008E0F5A" w:rsidRPr="00005E6E">
        <w:t>;</w:t>
      </w:r>
      <w:proofErr w:type="gramEnd"/>
      <w:r w:rsidR="008E0F5A" w:rsidRPr="00005E6E">
        <w:t xml:space="preserve"> </w:t>
      </w:r>
      <w:r w:rsidR="007F5EF7" w:rsidRPr="00005E6E">
        <w:t>contact</w:t>
      </w:r>
      <w:r w:rsidR="00C66077" w:rsidRPr="00005E6E">
        <w:t xml:space="preserve">s, </w:t>
      </w:r>
      <w:r w:rsidR="007F5EF7" w:rsidRPr="00005E6E">
        <w:t>droplets</w:t>
      </w:r>
      <w:r w:rsidR="00C66077" w:rsidRPr="00005E6E">
        <w:t xml:space="preserve">, </w:t>
      </w:r>
      <w:r w:rsidR="007F5EF7" w:rsidRPr="00005E6E">
        <w:t>and airborne transmission</w:t>
      </w:r>
      <w:r w:rsidR="00C66077" w:rsidRPr="00005E6E">
        <w:t>. A</w:t>
      </w:r>
      <w:r w:rsidR="00886B4F" w:rsidRPr="00005E6E">
        <w:t xml:space="preserve"> </w:t>
      </w:r>
      <w:r w:rsidR="008873B3" w:rsidRPr="00005E6E">
        <w:t xml:space="preserve">major </w:t>
      </w:r>
      <w:r w:rsidR="00C66077" w:rsidRPr="00005E6E">
        <w:t>transmission route</w:t>
      </w:r>
      <w:r w:rsidR="008873B3" w:rsidRPr="00005E6E">
        <w:t xml:space="preserve"> </w:t>
      </w:r>
      <w:r w:rsidR="00886B4F" w:rsidRPr="00005E6E">
        <w:t xml:space="preserve">is </w:t>
      </w:r>
      <w:r w:rsidR="003F0D83" w:rsidRPr="00005E6E">
        <w:t>large infected droplets</w:t>
      </w:r>
      <w:r w:rsidR="006A0EFF" w:rsidRPr="00005E6E">
        <w:t xml:space="preserve"> </w:t>
      </w:r>
      <w:r w:rsidR="000D6116" w:rsidRPr="00005E6E">
        <w:t xml:space="preserve">in line with </w:t>
      </w:r>
      <w:r w:rsidR="006A0EFF" w:rsidRPr="00005E6E">
        <w:t xml:space="preserve">the most respiratory virus </w:t>
      </w:r>
      <w:r w:rsidR="009E6761" w:rsidRPr="00005E6E">
        <w:fldChar w:fldCharType="begin" w:fldLock="1"/>
      </w:r>
      <w:r w:rsidR="002602A3" w:rsidRPr="00005E6E">
        <w:instrText>ADDIN CSL_CITATION {"citationItems":[{"id":"ITEM-1","itemData":{"DOI":"10.1016/S2213-2600(20)30514-2","ISSN":"22132600","author":[{"dropping-particle":"","family":"The Lancet Respiratory Medicine","given":"","non-dropping-particle":"","parse-names":false,"suffix":""}],"container-title":"The Lancet Respiratory Medicine","id":"ITEM-1","issue":"12","issued":{"date-parts":[["2020","12"]]},"page":"1159","title":"COVID-19 transmission—up in the air","type":"article-journal","volume":"8"},"uris":["http://www.mendeley.com/documents/?uuid=a84715ee-9530-40d0-81b2-23370e489a62"]}],"mendeley":{"formattedCitation":"(The Lancet Respiratory Medicine, 2020)","plainTextFormattedCitation":"(The Lancet Respiratory Medicine, 2020)","previouslyFormattedCitation":"(The Lancet Respiratory Medicine, 2020)"},"properties":{"noteIndex":0},"schema":"https://github.com/citation-style-language/schema/raw/master/csl-citation.json"}</w:instrText>
      </w:r>
      <w:r w:rsidR="009E6761" w:rsidRPr="00005E6E">
        <w:fldChar w:fldCharType="separate"/>
      </w:r>
      <w:r w:rsidR="00376C66" w:rsidRPr="00005E6E">
        <w:t>(The Lancet Respiratory Medicine, 2020)</w:t>
      </w:r>
      <w:r w:rsidR="009E6761" w:rsidRPr="00005E6E">
        <w:fldChar w:fldCharType="end"/>
      </w:r>
      <w:r w:rsidR="00A06CF7" w:rsidRPr="00005E6E">
        <w:t xml:space="preserve">. </w:t>
      </w:r>
      <w:r w:rsidR="00441D8F" w:rsidRPr="00005E6E">
        <w:t xml:space="preserve">The risk of droplet transmission </w:t>
      </w:r>
      <w:r w:rsidR="00150621" w:rsidRPr="00005E6E">
        <w:t xml:space="preserve">by </w:t>
      </w:r>
      <w:r w:rsidR="00C9459B" w:rsidRPr="00005E6E">
        <w:t xml:space="preserve">physical contact </w:t>
      </w:r>
      <w:r w:rsidR="00E90C27" w:rsidRPr="00005E6E">
        <w:t>among people</w:t>
      </w:r>
      <w:r w:rsidR="00150621" w:rsidRPr="00005E6E">
        <w:t xml:space="preserve"> </w:t>
      </w:r>
      <w:r w:rsidR="00675719" w:rsidRPr="00005E6E">
        <w:t xml:space="preserve">outlines </w:t>
      </w:r>
      <w:r w:rsidR="001630E2" w:rsidRPr="00005E6E">
        <w:t xml:space="preserve">scientific </w:t>
      </w:r>
      <w:r w:rsidR="00FC68F3" w:rsidRPr="00005E6E">
        <w:t xml:space="preserve">evidence </w:t>
      </w:r>
      <w:r w:rsidR="00C66077" w:rsidRPr="00005E6E">
        <w:t>suggesting</w:t>
      </w:r>
      <w:r w:rsidR="00FC68F3" w:rsidRPr="00005E6E">
        <w:t xml:space="preserve"> </w:t>
      </w:r>
      <w:r w:rsidR="00001BA0" w:rsidRPr="00005E6E">
        <w:t>social distancing</w:t>
      </w:r>
      <w:r w:rsidR="004B1794" w:rsidRPr="00005E6E">
        <w:t xml:space="preserve"> </w:t>
      </w:r>
      <w:r w:rsidR="00A22304" w:rsidRPr="00005E6E">
        <w:t>guidelines</w:t>
      </w:r>
      <w:r w:rsidR="008A388F" w:rsidRPr="00005E6E">
        <w:t xml:space="preserve"> </w:t>
      </w:r>
      <w:r w:rsidR="00675719" w:rsidRPr="00005E6E">
        <w:t xml:space="preserve">to </w:t>
      </w:r>
      <w:r w:rsidR="00A22304" w:rsidRPr="00005E6E">
        <w:t xml:space="preserve">prevent the spread of </w:t>
      </w:r>
      <w:r w:rsidR="00AC4D15" w:rsidRPr="00005E6E">
        <w:t>COVID-19</w:t>
      </w:r>
      <w:r w:rsidR="00EE000F" w:rsidRPr="00005E6E">
        <w:t xml:space="preserve"> </w:t>
      </w:r>
      <w:r w:rsidR="008E1971" w:rsidRPr="00005E6E">
        <w:fldChar w:fldCharType="begin" w:fldLock="1"/>
      </w:r>
      <w:r w:rsidR="002602A3" w:rsidRPr="00005E6E">
        <w:instrText>ADDIN CSL_CITATION {"citationItems":[{"id":"ITEM-1","itemData":{"DOI":"10.1038/s41598-020-80078-7","ISSN":"2045-2322","abstract":"The COVID-19 pandemic is largely caused by airborne transmission, a phenomenon that rapidly gained the attention of the scientific community. Social distancing is of paramount importance to limit the spread of the disease, but to design social distancing rules on a scientific basis the process of dispersal of virus-containing respiratory droplets must be understood. Here, we demonstrate that available knowledge is largely inadequate to make predictions on the reach of infectious droplets emitted during a cough and on their infectious potential. We follow the position and evaporation of thousands of respiratory droplets by massive state-of-the-art numerical simulations of the airflow caused by a typical cough. We find that different initial distributions of droplet size taken from literature and different ambient relative humidity lead to opposite conclusions: (1) most versus none of the viral content settles in the first 1–2 m; (2) viruses are carried entirely on dry nuclei versus on liquid droplets; (3) small droplets travel less than $$2.5\\,{\\mathrm{m}}$$ 2.5 m versus more than $$7.5\\,{\\mathrm{m}}$$ 7.5 m . We point to two key issues that need to be addressed urgently in order to provide a scientific foundation to social distancing rules: (I1) a careful characterisation of the initial distribution of droplet sizes; (I2) the infectious potential of viruses carried on dry nuclei versus liquid droplets.","author":[{"dropping-particle":"","family":"Rosti","given":"M. E.","non-dropping-particle":"","parse-names":false,"suffix":""},{"dropping-particle":"","family":"Olivieri","given":"S.","non-dropping-particle":"","parse-names":false,"suffix":""},{"dropping-particle":"","family":"Cavaiola","given":"M.","non-dropping-particle":"","parse-names":false,"suffix":""},{"dropping-particle":"","family":"Seminara","given":"A.","non-dropping-particle":"","parse-names":false,"suffix":""},{"dropping-particle":"","family":"Mazzino","given":"A.","non-dropping-particle":"","parse-names":false,"suffix":""}],"container-title":"Scientific Reports","id":"ITEM-1","issue":"1","issued":{"date-parts":[["2020","12","30"]]},"page":"22426","title":"Fluid dynamics of COVID-19 airborne infection suggests urgent data for a scientific design of social distancing","type":"article-journal","volume":"10"},"uris":["http://www.mendeley.com/documents/?uuid=e2c0cd39-a581-4a06-b8f1-a650aa75619c"]}],"mendeley":{"formattedCitation":"(Rosti et al., 2020)","plainTextFormattedCitation":"(Rosti et al., 2020)","previouslyFormattedCitation":"(Rosti et al., 2020)"},"properties":{"noteIndex":0},"schema":"https://github.com/citation-style-language/schema/raw/master/csl-citation.json"}</w:instrText>
      </w:r>
      <w:r w:rsidR="008E1971" w:rsidRPr="00005E6E">
        <w:fldChar w:fldCharType="separate"/>
      </w:r>
      <w:r w:rsidR="00376C66" w:rsidRPr="00005E6E">
        <w:t>(Rosti et al., 2020)</w:t>
      </w:r>
      <w:r w:rsidR="008E1971" w:rsidRPr="00005E6E">
        <w:fldChar w:fldCharType="end"/>
      </w:r>
      <w:r w:rsidR="008A388F" w:rsidRPr="00005E6E">
        <w:t>.</w:t>
      </w:r>
      <w:r w:rsidR="00D42292" w:rsidRPr="00005E6E">
        <w:t xml:space="preserve"> </w:t>
      </w:r>
      <w:r w:rsidR="008F2C78" w:rsidRPr="00005E6E">
        <w:t xml:space="preserve">Therefore, </w:t>
      </w:r>
      <w:r w:rsidR="00391673" w:rsidRPr="00005E6E">
        <w:t>monitoring changes in mobility</w:t>
      </w:r>
      <w:r w:rsidR="00030BAA" w:rsidRPr="00005E6E">
        <w:t xml:space="preserve"> has </w:t>
      </w:r>
      <w:r w:rsidR="00A07E27" w:rsidRPr="00005E6E">
        <w:t xml:space="preserve">become </w:t>
      </w:r>
      <w:r w:rsidR="004B2B18" w:rsidRPr="00005E6E">
        <w:t xml:space="preserve">valuable </w:t>
      </w:r>
      <w:del w:id="312" w:author="Won Do Lee" w:date="2023-01-17T22:19:00Z">
        <w:r w:rsidR="004B2B18" w:rsidRPr="00005E6E" w:rsidDel="00A93152">
          <w:delText xml:space="preserve">to </w:delText>
        </w:r>
        <w:r w:rsidR="00F358F2" w:rsidRPr="00005E6E" w:rsidDel="00A93152">
          <w:delText>assess</w:delText>
        </w:r>
      </w:del>
      <w:ins w:id="313" w:author="Won Do Lee" w:date="2023-01-17T22:19:00Z">
        <w:r w:rsidR="00A93152" w:rsidRPr="00005E6E">
          <w:t>in assessing</w:t>
        </w:r>
      </w:ins>
      <w:r w:rsidR="00F358F2" w:rsidRPr="00005E6E">
        <w:t xml:space="preserve"> </w:t>
      </w:r>
      <w:r w:rsidR="00C01218" w:rsidRPr="00005E6E">
        <w:t xml:space="preserve">the </w:t>
      </w:r>
      <w:r w:rsidR="00BF30C9" w:rsidRPr="00005E6E">
        <w:t>eff</w:t>
      </w:r>
      <w:r w:rsidR="00EE000F" w:rsidRPr="00005E6E">
        <w:t>ectiveness</w:t>
      </w:r>
      <w:r w:rsidR="00BF30C9" w:rsidRPr="00005E6E">
        <w:t xml:space="preserve"> </w:t>
      </w:r>
      <w:r w:rsidR="00E10BA4" w:rsidRPr="00005E6E">
        <w:t>of government-imposed social distancing policies</w:t>
      </w:r>
      <w:r w:rsidR="009C4075" w:rsidRPr="00005E6E">
        <w:t xml:space="preserve"> </w:t>
      </w:r>
      <w:r w:rsidR="009C4075"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9C4075" w:rsidRPr="00005E6E">
        <w:fldChar w:fldCharType="separate"/>
      </w:r>
      <w:r w:rsidR="00BA5AEE" w:rsidRPr="00005E6E">
        <w:t>(Oliver et al., 2020)</w:t>
      </w:r>
      <w:r w:rsidR="009C4075" w:rsidRPr="00005E6E">
        <w:fldChar w:fldCharType="end"/>
      </w:r>
      <w:r w:rsidR="00E10BA4" w:rsidRPr="00005E6E">
        <w:t>.</w:t>
      </w:r>
      <w:r w:rsidR="00AA6407" w:rsidRPr="00005E6E">
        <w:t xml:space="preserve"> </w:t>
      </w:r>
    </w:p>
    <w:p w14:paraId="21AF5A51" w14:textId="793BD111" w:rsidR="009A7C55" w:rsidRPr="005329A2" w:rsidRDefault="00071A7D" w:rsidP="000F3486">
      <w:pPr>
        <w:spacing w:after="240"/>
        <w:rPr>
          <w:lang w:val="nl-NL"/>
        </w:rPr>
      </w:pPr>
      <w:r w:rsidRPr="00005E6E">
        <w:t>Academic literature on transport and COVID-19 has burgeoned since the Spring of 2020</w:t>
      </w:r>
      <w:r w:rsidR="0060615B" w:rsidRPr="00005E6E">
        <w:t>.</w:t>
      </w:r>
      <w:r w:rsidRPr="00005E6E">
        <w:t xml:space="preserve"> Many paper</w:t>
      </w:r>
      <w:r w:rsidR="00C66077" w:rsidRPr="00005E6E">
        <w:t xml:space="preserve">s </w:t>
      </w:r>
      <w:r w:rsidRPr="00005E6E">
        <w:t xml:space="preserve">have </w:t>
      </w:r>
      <w:del w:id="314" w:author="Won Do Lee" w:date="2023-01-17T21:33:00Z">
        <w:r w:rsidRPr="00005E6E" w:rsidDel="00751A98">
          <w:delText xml:space="preserve">focused </w:delText>
        </w:r>
        <w:r w:rsidR="00C66077" w:rsidRPr="00005E6E" w:rsidDel="00751A98">
          <w:delText>on</w:delText>
        </w:r>
      </w:del>
      <w:ins w:id="315" w:author="Won Do Lee" w:date="2023-01-17T21:33:00Z">
        <w:r w:rsidR="00751A98" w:rsidRPr="00005E6E">
          <w:t>examined</w:t>
        </w:r>
      </w:ins>
      <w:r w:rsidR="00C66077" w:rsidRPr="00005E6E">
        <w:t xml:space="preserve"> </w:t>
      </w:r>
      <w:del w:id="316" w:author="Won Do Lee" w:date="2023-01-17T21:33:00Z">
        <w:r w:rsidR="00774267" w:rsidRPr="00005E6E" w:rsidDel="00751A98">
          <w:delText xml:space="preserve">the reduction </w:delText>
        </w:r>
        <w:r w:rsidRPr="00005E6E" w:rsidDel="00751A98">
          <w:delText>in mobility</w:delText>
        </w:r>
      </w:del>
      <w:ins w:id="317" w:author="Won Do Lee" w:date="2023-01-17T21:33:00Z">
        <w:r w:rsidR="00751A98" w:rsidRPr="00005E6E">
          <w:t xml:space="preserve">V-shaped mobility </w:t>
        </w:r>
      </w:ins>
      <w:ins w:id="318" w:author="Won Do Lee" w:date="2023-01-17T23:24:00Z">
        <w:r w:rsidR="0054616D" w:rsidRPr="00005E6E">
          <w:t xml:space="preserve">trends </w:t>
        </w:r>
      </w:ins>
      <w:ins w:id="319" w:author="Won Do Lee" w:date="2023-01-17T23:25:00Z">
        <w:r w:rsidR="0054616D" w:rsidRPr="00005E6E">
          <w:t xml:space="preserve">in the early stage of COVID-19 pandemic </w:t>
        </w:r>
      </w:ins>
      <w:ins w:id="320" w:author="Won Do Lee" w:date="2023-01-17T21:33:00Z">
        <w:r w:rsidR="00751A98" w:rsidRPr="00005E6E">
          <w:t xml:space="preserve">to reveal </w:t>
        </w:r>
      </w:ins>
      <w:ins w:id="321" w:author="Won Do Lee" w:date="2023-01-17T23:25:00Z">
        <w:r w:rsidR="0054616D" w:rsidRPr="00005E6E">
          <w:t xml:space="preserve">substantial </w:t>
        </w:r>
      </w:ins>
      <w:ins w:id="322" w:author="Won Do Lee" w:date="2023-01-17T21:33:00Z">
        <w:r w:rsidR="00751A98" w:rsidRPr="00005E6E">
          <w:t xml:space="preserve">changes in people’s </w:t>
        </w:r>
      </w:ins>
      <w:ins w:id="323" w:author="Won Do Lee" w:date="2023-01-17T21:34:00Z">
        <w:r w:rsidR="00751A98" w:rsidRPr="00005E6E">
          <w:t xml:space="preserve">mobility and travel behaviours </w:t>
        </w:r>
      </w:ins>
      <w:del w:id="324" w:author="Won Do Lee" w:date="2023-01-17T21:33:00Z">
        <w:r w:rsidR="0026581D" w:rsidRPr="00005E6E" w:rsidDel="00751A98">
          <w:delText xml:space="preserve"> with </w:delText>
        </w:r>
      </w:del>
      <w:del w:id="325" w:author="Won Do Lee" w:date="2023-01-17T21:34:00Z">
        <w:r w:rsidR="0026581D" w:rsidRPr="00005E6E" w:rsidDel="00751A98">
          <w:delText xml:space="preserve">people’s </w:delText>
        </w:r>
        <w:r w:rsidRPr="00005E6E" w:rsidDel="00751A98">
          <w:delText xml:space="preserve">attitudes and perceptions </w:delText>
        </w:r>
      </w:del>
      <w:del w:id="326" w:author="Won Do Lee" w:date="2023-01-17T23:25:00Z">
        <w:r w:rsidRPr="00005E6E" w:rsidDel="0054616D">
          <w:delText xml:space="preserve">during </w:delText>
        </w:r>
        <w:r w:rsidR="00C66077" w:rsidRPr="00005E6E" w:rsidDel="0054616D">
          <w:delText xml:space="preserve">the </w:delText>
        </w:r>
        <w:r w:rsidRPr="00005E6E" w:rsidDel="0054616D">
          <w:delText>COVID-1</w:delText>
        </w:r>
        <w:r w:rsidR="00C66077" w:rsidRPr="00005E6E" w:rsidDel="0054616D">
          <w:delText>9</w:delText>
        </w:r>
        <w:r w:rsidRPr="00005E6E" w:rsidDel="0054616D">
          <w:delText xml:space="preserve"> pandemic</w:delText>
        </w:r>
      </w:del>
      <w:ins w:id="327" w:author="Won Do Lee" w:date="2023-01-17T21:34:00Z">
        <w:r w:rsidR="00751A98" w:rsidRPr="00005E6E">
          <w:t xml:space="preserve">with the support of </w:t>
        </w:r>
      </w:ins>
      <w:del w:id="328" w:author="Won Do Lee" w:date="2023-01-17T21:34:00Z">
        <w:r w:rsidR="00C66077" w:rsidRPr="00005E6E" w:rsidDel="00751A98">
          <w:delText>. B</w:delText>
        </w:r>
        <w:r w:rsidR="009A7C55" w:rsidRPr="00005E6E" w:rsidDel="00751A98">
          <w:delText xml:space="preserve">y examining </w:delText>
        </w:r>
      </w:del>
      <w:r w:rsidR="00F175A9" w:rsidRPr="00005E6E">
        <w:t xml:space="preserve">large-scale </w:t>
      </w:r>
      <w:r w:rsidR="001373A9" w:rsidRPr="00005E6E">
        <w:t xml:space="preserve">mobile phone </w:t>
      </w:r>
      <w:r w:rsidR="00667588" w:rsidRPr="00005E6E">
        <w:t>data</w:t>
      </w:r>
      <w:del w:id="329" w:author="Won Do Lee" w:date="2023-01-17T21:34:00Z">
        <w:r w:rsidRPr="00005E6E" w:rsidDel="00751A98">
          <w:delText>,</w:delText>
        </w:r>
      </w:del>
      <w:r w:rsidRPr="00005E6E">
        <w:t xml:space="preserve"> </w:t>
      </w:r>
      <w:r w:rsidR="00C66077" w:rsidRPr="00005E6E">
        <w:t>and online panel surveys.</w:t>
      </w:r>
      <w:r w:rsidR="0060615B" w:rsidRPr="00005E6E">
        <w:t xml:space="preserve"> </w:t>
      </w:r>
      <w:r w:rsidRPr="00005E6E">
        <w:t xml:space="preserve">There is abundant evidence that overall levels of </w:t>
      </w:r>
      <w:ins w:id="330" w:author="Won Do Lee" w:date="2023-01-17T23:27:00Z">
        <w:r w:rsidR="0054616D" w:rsidRPr="00005E6E">
          <w:t xml:space="preserve">people’s </w:t>
        </w:r>
      </w:ins>
      <w:r w:rsidRPr="00005E6E">
        <w:t xml:space="preserve">mobility </w:t>
      </w:r>
      <w:del w:id="331" w:author="Won Do Lee" w:date="2023-01-17T23:27:00Z">
        <w:r w:rsidRPr="00005E6E" w:rsidDel="0054616D">
          <w:delText xml:space="preserve">in physical space </w:delText>
        </w:r>
      </w:del>
      <w:r w:rsidRPr="00005E6E">
        <w:t xml:space="preserve">dropped </w:t>
      </w:r>
      <w:ins w:id="332" w:author="Won Do Lee" w:date="2023-01-17T23:27:00Z">
        <w:r w:rsidR="0054616D" w:rsidRPr="00005E6E">
          <w:t>instantly</w:t>
        </w:r>
      </w:ins>
      <w:del w:id="333" w:author="Won Do Lee" w:date="2023-01-17T23:27:00Z">
        <w:r w:rsidRPr="00005E6E" w:rsidDel="0054616D">
          <w:delText>significantly</w:delText>
        </w:r>
      </w:del>
      <w:ins w:id="334" w:author="Won Do Lee" w:date="2023-01-17T23:26:00Z">
        <w:r w:rsidR="0054616D" w:rsidRPr="00005E6E">
          <w:t xml:space="preserve"> </w:t>
        </w:r>
      </w:ins>
      <w:ins w:id="335" w:author="Won Do Lee" w:date="2023-01-17T23:27:00Z">
        <w:r w:rsidR="0054616D" w:rsidRPr="00005E6E">
          <w:t xml:space="preserve">but </w:t>
        </w:r>
      </w:ins>
      <w:ins w:id="336" w:author="Won Do Lee" w:date="2023-01-17T23:26:00Z">
        <w:r w:rsidR="0054616D" w:rsidRPr="00005E6E">
          <w:t>recover</w:t>
        </w:r>
      </w:ins>
      <w:ins w:id="337" w:author="Won Do Lee" w:date="2023-01-17T23:27:00Z">
        <w:r w:rsidR="0054616D" w:rsidRPr="00005E6E">
          <w:t>ed rapidly</w:t>
        </w:r>
      </w:ins>
      <w:ins w:id="338" w:author="Won Do Lee" w:date="2023-01-17T23:28:00Z">
        <w:r w:rsidR="0054616D" w:rsidRPr="00005E6E">
          <w:t xml:space="preserve"> </w:t>
        </w:r>
      </w:ins>
      <w:ins w:id="339" w:author="Won Do Lee" w:date="2023-01-17T23:30:00Z">
        <w:r w:rsidR="0054616D" w:rsidRPr="00005E6E">
          <w:t>based on longitudinal data analysis</w:t>
        </w:r>
      </w:ins>
      <w:ins w:id="340" w:author="Won Do Lee" w:date="2023-01-17T23:26:00Z">
        <w:r w:rsidR="0054616D" w:rsidRPr="00005E6E">
          <w:t xml:space="preserve"> </w:t>
        </w:r>
      </w:ins>
      <w:ins w:id="341" w:author="Won Do Lee" w:date="2023-01-17T23:31:00Z">
        <w:r w:rsidR="0054616D" w:rsidRPr="00005E6E">
          <w:t>following longer than a year following the onset of the COVID-19 p</w:t>
        </w:r>
      </w:ins>
      <w:ins w:id="342" w:author="Won Do Lee" w:date="2023-01-17T23:32:00Z">
        <w:r w:rsidR="0054616D" w:rsidRPr="00005E6E">
          <w:t xml:space="preserve">andemic </w:t>
        </w:r>
      </w:ins>
      <w:del w:id="343" w:author="Won Do Lee" w:date="2023-01-17T23:26:00Z">
        <w:r w:rsidR="00751A98" w:rsidRPr="00005E6E" w:rsidDel="0054616D">
          <w:delText xml:space="preserve"> </w:delText>
        </w:r>
      </w:del>
      <w:r w:rsidR="00751A98" w:rsidRPr="00005E6E">
        <w:fldChar w:fldCharType="begin" w:fldLock="1"/>
      </w:r>
      <w:r w:rsidR="00751A98" w:rsidRPr="00005E6E">
        <w:instrText>ADDIN CSL_CITATION {"citationItems":[{"id":"ITEM-1","itemData":{"DOI":"10.1016/j.trip.2022.100668","ISSN":"25901982","abstract":"The COVID-19 pandemic marked a global disruption of unprecedented scale which was closely associated with human mobility. Since mobility acts as a facilitator for spreading the virus, individuals were forced to reconsider their respective behaviors. Despite numerous studies having detected behavioral changes during the first lockdown period (spring 2020), there is a lack of longitudinal perspectives that can provide insights into the intra-pandemic dynamics and potential long-term effects. This article investigates COVID-19-induced mobility-behavioral transformations by analyzing travel patterns of Berlin residents during a 20-month pandemic period and comparing them to the pre-pandemic situation. Based on quantitative analysis of almost 800,000 recorded trips, our longitudinal examination revealed individuals having reduced average monthly travel distances by ∼20%, trip frequencies by ∼11%, and having switched to individual modes. Public transportation has suffered a continual regression, with trip frequencies experiencing a relative long-term reduction of ∼50%, and a respective decrease of traveled distances by ∼43%. In contrast, the bicycle (rather than the car) was the central beneficiary, indicated by bicycle-related trip frequencies experiencing a relative long-term increase of ∼53%, and travel distances increasing by ∼117%. Comparing behavioral responses to three pandemic waves, our analysis revealed each wave to have created unique response patterns, which show a gradual softening of individuals’ mobility related self-restrictions. Our findings contribute to retracing and quantifying individuals’ changing mobility behaviors induced by the pandemic, and to detecting possible long-term effects that may constitute a “new normal” of an entirely altered urban mobility landscape.","author":[{"dropping-particle":"","family":"Kellermann","given":"Robin","non-dropping-particle":"","parse-names":false,"suffix":""},{"dropping-particle":"","family":"Sivizaca Conde","given":"Daniel","non-dropping-particle":"","parse-names":false,"suffix":""},{"dropping-particle":"","family":"Rößler","given":"David","non-dropping-particle":"","parse-names":false,"suffix":""},{"dropping-particle":"","family":"Kliewer","given":"Natalia","non-dropping-particle":"","parse-names":false,"suffix":""},{"dropping-particle":"","family":"Dienel","given":"Hans Liudger","non-dropping-particle":"","parse-names":false,"suffix":""}],"container-title":"Transportation Research Interdisciplinary Perspectives","id":"ITEM-1","issue":"July","issued":{"date-parts":[["2022"]]},"title":"Mobility in pandemic times: Exploring changes and long-term effects of COVID-19 on urban mobility behavior","type":"article-journal","volume":"15"},"uris":["http://www.mendeley.com/documents/?uuid=e8fe9ba3-354c-46c3-9dc7-64fb361353d1"]},{"id":"ITEM-2","itemData":{"DOI":"10.1016/j.jtrangeo.2021.103039","ISSN":"09666923","abstract":"This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2020","type":"article-journal","volume":"93"},"uris":["http://www.mendeley.com/documents/?uuid=27e5530c-73b7-4ca5-88ef-823ce0b7019c"]},{"id":"ITEM-3","itemData":{"DOI":"10.1016/j.compenvurbsys.2021.101710","ISSN":"01989715","abstract":"Covid-19 interventions are greatly affecting patterns of human mobility. Changes in mobility during Covid-19 have differed across socio-economic gradients during the first wave. We use fine-scale network mobility data in Ontario, Canada to study the association between three different mobility measures and four socio-economic indicators throughout the first and second wave of Covid-19 (January to December 2020). We find strong associations between mobility and the socio-economic indicators and that relationships between mobility and other socio-economic indicators vary over time. We further demonstrate that understanding how mobility has changed in response to Covid-19 varies considerably depending on how mobility is measured. Our findings have important implications for understanding how mobility data should be used to study interventions across space and time. Our results support that Covid-19 non-pharmaceutical interventions have resulted in geographically disparate responses to mobility and quantifying mobility changes at fine geographical scales is crucial to understanding the impacts of Covid-19.","author":[{"dropping-particle":"","family":"Long","given":"Jed A.","non-dropping-particle":"","parse-names":false,"suffix":""},{"dropping-particle":"","family":"Ren","given":"Chang","non-dropping-particle":"","parse-names":false,"suffix":""}],"container-title":"Computers, Environment and Urban Systems","id":"ITEM-3","issue":"July 2021","issued":{"date-parts":[["2022"]]},"page":"101710","publisher":"Elsevier Ltd","title":"Associations between mobility and socio-economic indicators vary across the timeline of the Covid-19 pandemic","type":"article-journal","volume":"91"},"uris":["http://www.mendeley.com/documents/?uuid=3504e12b-cb97-42a8-a9b3-e057a94d56d9"]},{"id":"ITEM-4","itemData":{"DOI":"10.1016/j.tranpol.2022.05.012","ISSN":"1879310X","abstract":"The COVID-19 pandemic significantly affected human mobility. This study examines the changes in people's activity-travel behavior over 23 months (from Jan 2020 to Nov 2021) and how these changes are associated with the socio-economic status (SES) at the block group level in North Carolina. We identified 5 pandemic stages with different restriction regimes: the pre-pandemic, lockdown, reopening stage, restriction, and complete opening stage. Using the block-group mobility data from SafeGraph, we quantify visits to 8 types of destinations during the 5 stages. We construct regression models with interaction terms between SES and stages and find that visit patterns during the pandemic vary for different types of destinations and SES areas. Specifically, we show that visits to retail stores have a slight decrease for low and medium SES areas, and visits to retail stores and restaurants and bars bounced back immediately after the lockdown for all SES areas. The results suggest that people in low SES areas continued traveling during the pandemic. Transportation planners and policymakers should carefully design the transportation system to satisfy travel needs of those residents. Furthermore, the results also highlight the importance of designing mitigation policies that recognize the immediate recovery of visits to retail locations, restaurants, and bars.","author":[{"dropping-particle":"","family":"Wang","given":"Jueyu","non-dropping-particle":"","parse-names":false,"suffix":""},{"dropping-particle":"","family":"Kaza","given":"Nikhil","non-dropping-particle":"","parse-names":false,"suffix":""},{"dropping-particle":"","family":"McDonald","given":"Noreen C.","non-dropping-particle":"","parse-names":false,"suffix":""},{"dropping-particle":"","family":"Khanal","given":"Kshitiz","non-dropping-particle":"","parse-names":false,"suffix":""}],"container-title":"Transport Policy","id":"ITEM-4","issue":"May","issued":{"date-parts":[["2022"]]},"page":"70-78","publisher":"Elsevier Ltd","title":"Socio-economic disparities in activity-travel behavior adaptation during the COVID-19 pandemic in North Carolina","type":"article-journal","volume":"125"},"uris":["http://www.mendeley.com/documents/?uuid=8c0a1f56-8db7-4e53-ae80-3076624a6c52"]}],"mendeley":{"formattedCitation":"(Kellermann et al., 2022; J. Kim &amp; Kwan, 2021; Long &amp; Ren, 2022; Wang et al., 2022)","plainTextFormattedCitation":"(Kellermann et al., 2022; J. Kim &amp; Kwan, 2021; Long &amp; Ren, 2022; Wang et al., 2022)"},"properties":{"noteIndex":0},"schema":"https://github.com/citation-style-language/schema/raw/master/csl-citation.json"}</w:instrText>
      </w:r>
      <w:r w:rsidR="00751A98" w:rsidRPr="00005E6E">
        <w:fldChar w:fldCharType="separate"/>
      </w:r>
      <w:r w:rsidR="00751A98" w:rsidRPr="00005E6E">
        <w:t>(Kellermann et al., 2022; J. Kim &amp; Kwan, 2021; Long &amp; Ren, 2022; Wang et al., 2022)</w:t>
      </w:r>
      <w:r w:rsidR="00751A98" w:rsidRPr="00005E6E">
        <w:fldChar w:fldCharType="end"/>
      </w:r>
      <w:ins w:id="344" w:author="Won Do Lee" w:date="2023-01-17T21:37:00Z">
        <w:r w:rsidR="00751A98" w:rsidRPr="00005E6E">
          <w:t xml:space="preserve"> </w:t>
        </w:r>
      </w:ins>
      <w:commentRangeStart w:id="345"/>
      <w:del w:id="346" w:author="Won Do Lee" w:date="2023-01-17T21:37:00Z">
        <w:r w:rsidR="005809FD" w:rsidRPr="00005E6E" w:rsidDel="00751A98">
          <w:delText xml:space="preserve">. </w:delText>
        </w:r>
        <w:r w:rsidR="00164643" w:rsidRPr="00005E6E" w:rsidDel="00751A98">
          <w:delText>T</w:delText>
        </w:r>
        <w:r w:rsidR="00980F80" w:rsidRPr="00005E6E" w:rsidDel="00751A98">
          <w:delText xml:space="preserve">hrough </w:delText>
        </w:r>
      </w:del>
      <w:ins w:id="347" w:author="Won Do Lee" w:date="2023-01-17T21:37:00Z">
        <w:r w:rsidR="00751A98" w:rsidRPr="00005E6E">
          <w:t xml:space="preserve">by using </w:t>
        </w:r>
      </w:ins>
      <w:r w:rsidR="009656B0" w:rsidRPr="00005E6E">
        <w:t xml:space="preserve">traditional </w:t>
      </w:r>
      <w:r w:rsidR="00980F80" w:rsidRPr="00005E6E">
        <w:t xml:space="preserve">mobility metrics, such as </w:t>
      </w:r>
      <w:r w:rsidRPr="00005E6E">
        <w:t>d</w:t>
      </w:r>
      <w:r w:rsidR="00116D32" w:rsidRPr="00005E6E">
        <w:t xml:space="preserve">aily </w:t>
      </w:r>
      <w:r w:rsidR="00DC7E84" w:rsidRPr="00005E6E">
        <w:t>distanced travelled per person</w:t>
      </w:r>
      <w:r w:rsidR="002F5E96" w:rsidRPr="00005E6E">
        <w:t xml:space="preserve"> </w:t>
      </w:r>
      <w:r w:rsidR="002F5E96" w:rsidRPr="00005E6E">
        <w:fldChar w:fldCharType="begin" w:fldLock="1"/>
      </w:r>
      <w:r w:rsidR="002602A3"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Interface","id":"ITEM-4","issue":"173","issued":{"date-parts":[["2020","12","16"]]},"page":"20200344","title":"Mobile device location data reveal human mobility response to state-level stay-at-home orders during the COVID-19 pandemic in the USA","type":"article-journal","volume":"17"},"uris":["http://www.mendeley.com/documents/?uuid=0703c2e2-c1e0-4d42-9bef-66b3b4ab23c2"]},{"id":"ITEM-5","itemData":{"DOI":"10.1073/pnas.2009412117","ISBN":"2009412117","ISSN":"0027-8424","PMID":"32727905","abstract":"In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Sciences","id":"ITEM-5","issue":"33","issued":{"date-parts":[["2020","8","18"]]},"page":"19658-19660","title":"Social distancing responses to COVID-19 emergency declarations strongly differentiated by income","type":"article-journal","volume":"117"},"uris":["http://www.mendeley.com/documents/?uuid=e6b509a4-1627-48ee-bf1b-c0f145360869"]}],"mendeley":{"formattedCitation":"(Hong et al., 2021; Lou et al., 2020; Pan et al., 2020; Weill et al., 2020; Xiong, Hu, Yang, Younes, et al., 2020)","plainTextFormattedCitation":"(Hong et al., 2021; Lou et al., 2020; Pan et al., 2020; Weill et al., 2020; Xiong, Hu, Yang, Younes, et al., 2020)","previouslyFormattedCitation":"(Hong et al., 2021; Lou et al., 2020; Pan et al., 2020; Weill et al., 2020; Xiong, Hu, Yang, Younes, et al., 2020)"},"properties":{"noteIndex":0},"schema":"https://github.com/citation-style-language/schema/raw/master/csl-citation.json"}</w:instrText>
      </w:r>
      <w:r w:rsidR="002F5E96" w:rsidRPr="00005E6E">
        <w:fldChar w:fldCharType="separate"/>
      </w:r>
      <w:r w:rsidR="00376C66" w:rsidRPr="00005E6E">
        <w:t>(Hong et al., 2021; Lou et al., 2020; Pan et al., 2020; Weill et al., 2020; Xiong, Hu, Yang, Younes, et al., 2020)</w:t>
      </w:r>
      <w:r w:rsidR="002F5E96" w:rsidRPr="00005E6E">
        <w:fldChar w:fldCharType="end"/>
      </w:r>
      <w:r w:rsidR="003B08A0" w:rsidRPr="00005E6E">
        <w:t>,</w:t>
      </w:r>
      <w:r w:rsidR="009E7C0F" w:rsidRPr="00005E6E">
        <w:t xml:space="preserve"> </w:t>
      </w:r>
      <w:r w:rsidR="00AC5078" w:rsidRPr="00005E6E">
        <w:t>time spent travelling per person</w:t>
      </w:r>
      <w:r w:rsidR="0044296C" w:rsidRPr="00005E6E">
        <w:t xml:space="preserve"> </w:t>
      </w:r>
      <w:r w:rsidR="003B08A0" w:rsidRPr="00005E6E">
        <w:t xml:space="preserve">per day </w:t>
      </w:r>
      <w:r w:rsidR="002F5E96" w:rsidRPr="00005E6E">
        <w:fldChar w:fldCharType="begin" w:fldLock="1"/>
      </w:r>
      <w:r w:rsidR="002602A3" w:rsidRPr="00005E6E">
        <w:instrText>ADDIN CSL_CITATION {"citationItems":[{"id":"ITEM-1","itemData":{"DOI":"10.1016/j.jtrangeo.2020.102906","ISSN":"09666923","PMID":"25428548","abstract":"BACKGROUND: Climate change would cause negative impacts on future agricultural production and food security. Adaptive measures should be taken to mitigate the adverse effects. The objectives of this study were to simulate the potential effects of climate change on maize yields in Heilongjiang Province and to evaluate two selected typical household-level autonomous adaptive measures (cultivar changes and planting time adjustments) for mitigating the risks of climate change based on the CERES-Maize model. RESULTS: The results showed that flowering duration and maturity duration of maize would be shortened in the future climate and thus maize yield would reduce by 11-46% during 2011-2099 relative to 1981-2010. Increased CO2 concentration would not benefit maize production significantly. However, substituting local cultivars with later-maturing ones and delaying the planting date could increase yields as the climate changes. CONCLUSION: The results provide insight regarding the likely impacts of climate change on maize yields and the efficacy of selected adaptive measures by presenting evidence-based implications and mitigation strategies for the potential negative impacts of future climate change.","author":[{"dropping-particle":"","family":"Borkowski","given":"Przemysław","non-dropping-particle":"","parse-names":false,"suffix":""},{"dropping-particle":"","family":"Jażdżewska-Gutta","given":"Magdalena","non-dropping-particle":"","parse-names":false,"suffix":""},{"dropping-particle":"","family":"Szmelter-Jarosz","given":"Agnieszka","non-dropping-particle":"","parse-names":false,"suffix":""}],"container-title":"Journal of Transport Geography","id":"ITEM-1","issue":"14","issued":{"date-parts":[["2021","1"]]},"note":"Borkowski, P., Jażdżewska-Gutta, M., &amp;amp; Szmelter-Jarosz, A. (2021). Lockdowned: Everyday mobility changes in response to COVID-19. Journal of Transport Geography, 90(14), 102906. https://doi.org/10.1016/j.jtrangeo.2020.102906\n\nTags\n• Daily mobility reductions in times of pandemic\n• How mobility reductions associated with demographic attributes\n• Travel behaviour changes in times of pandemic using survey data analysis\n\nExecutive summary\n• “The impact of the recent COVID-19 epidemic on the daily mobility of people.”\n• “Travel avoidance behaviours specifically in relation to short-distance daily mobility activities, to examine the factors influencing change in travel time and in modal split in times of pandemic.”\n• This paper focuses on mode affected and explore differences between various societal groups (i.e. age bands and gender) using GLM approach on the basis of CATI survey (1,069 sample size in Poland) data.\n\nIntroduction\n• Daily mobility changes in times of pandemic comes from two sources\no Regulatory – social distancing measure have implemented by governments\no Self-imposed restrictions – curtail of daily routine activities according to the risk perception retained from self-consciousness \n• Main questions in the survey\no How daily travel intensity has been affected by the COVID-19 outbreak?\no What were the main factors associated with reduced travel times?\no Are there any significant differences across major societal divisions?\n\nHypothesis\nA certain type of individual characteristics may be influenced to decrease the number of travels and also travel times in times of pandemic \n• Gender: higher travel time decrease for women because of their traditional role in the families due to their major obligation is taking care of children\n• Age band: i) young generations should be limited in their travels during pandemic more than others – limitation of travel to school and home-schooling obligation, and also ii) elderly also should be reduced their travels more than others due to the vulnerability of virus infection as high-risk group.\n• Number of vehicle: people having access to the car would be not necessary to restrict their mobility than public transport users\n• Number of household members: high travel reduction is expected for bigger household groups due to the composition of household members – including young generations and students.\n\nMethod\n• GLM model employed seeking to the differences between the characteristics of the respondent’s groups – main occupation and the change of the main activity due to the epidemic (categorical variables).\n\nFindings\n• &amp;quot;We can offer more detailed explanations including age and job relevance which tracking services cannot do” – CDR data is also capable to distinguish the qualifier of age and gender retrieved from the CKDelta, please take this issue in the following paper into consideration.\n• “On average, the individual travel time was reduced by 66% across all age groups. The reductions were much more differentiated across different occupations.”\n• “Main factor associated with reduced travel times. Out of the significant factors, self-imposed restrictions cannot be disregarded with evident relation of travel reductions to household size and reported fear of contracting virus”.\n• “Our research confirms the effectiveness of administrative measures in terms of mobility reduction”\n\nDirect quotes for following paper\n• “Long-distance travel could be seen as non-essential activity and could be limited”\n• “People in times of covid-19 still have to work or restock food.”\nAlso consider modal choice changes relevant to safety issue – travel reduction from public transport modes, evidence reported by mobility tracker services – Google and Apple, yet the challenges to certain user groups underrepresenting people.\n• “The common approach is to use travel diaries for researching mobility patterns” – but this study employing retrospective survey method with travel time calculations as alternative.\n• “The main body of the existing research into the mobility-disease relation transport role as a channel in spreading epidemics”\no Shrinking of air travel demand\no Self-quarantine rules might be very limited effect on transport demand – protective behaviours which is possible to link with personal experiences along with a memory of individuals’ perception of risk\n• “Mobility choices are determined by travel time” to express the relationship between the time before and after implementing restrictions, which is not linear to perform a sign and Wilcoxon test.\n• “A separate linear multiple regression analysis was made before conducting the GLM to check the multicollinearity among the explanatory variables.”","page":"102906","publisher":"Elsevier Ltd","title":"Lockdowned: Everyday mobility changes in response to COVID-19","type":"article-journal","volume":"90"},"uris":["http://www.mendeley.com/documents/?uuid=b1e54a10-055e-454f-8874-273cfca1f993"]}],"mendeley":{"formattedCitation":"(Borkowski et al., 2021)","plainTextFormattedCitation":"(Borkowski et al., 2021)","previouslyFormattedCitation":"(Borkowski et al., 2021)"},"properties":{"noteIndex":0},"schema":"https://github.com/citation-style-language/schema/raw/master/csl-citation.json"}</w:instrText>
      </w:r>
      <w:r w:rsidR="002F5E96" w:rsidRPr="00005E6E">
        <w:fldChar w:fldCharType="separate"/>
      </w:r>
      <w:r w:rsidR="00376C66" w:rsidRPr="00005E6E">
        <w:t>(Borkowski et al., 2021)</w:t>
      </w:r>
      <w:r w:rsidR="002F5E96" w:rsidRPr="00005E6E">
        <w:fldChar w:fldCharType="end"/>
      </w:r>
      <w:r w:rsidR="000D68EA" w:rsidRPr="00005E6E">
        <w:t xml:space="preserve">, and </w:t>
      </w:r>
      <w:r w:rsidR="00C66077" w:rsidRPr="00005E6E">
        <w:t xml:space="preserve">a </w:t>
      </w:r>
      <w:r w:rsidR="000D68EA" w:rsidRPr="00005E6E">
        <w:t>total number of trips per day</w:t>
      </w:r>
      <w:r w:rsidR="00C24DB9" w:rsidRPr="00005E6E">
        <w:t xml:space="preserve"> </w:t>
      </w:r>
      <w:r w:rsidR="00C24DB9" w:rsidRPr="00005E6E">
        <w:fldChar w:fldCharType="begin" w:fldLock="1"/>
      </w:r>
      <w:r w:rsidR="009D1131"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Reports","id":"ITEM-2","issue":"1","issued":{"date-parts":[["2020","12","26"]]},"page":"20742","publisher":"Nature Publishing Group UK","title":"Quantifying human mobility behaviour changes during the COVID-19 outbreak in the United States","type":"article-journal","volume":"10"},"uris":["http://www.mendeley.com/documents/?uuid=a541f292-6ad1-47f0-a053-1394971402fb"]},{"id":"ITEM-3","itemData":{"DOI":"10.1016/j.jtrangeo.2020.102894","ISSN":"09666923","abstract":"In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Geography","id":"ITEM-3","issue":"October","issued":{"date-parts":[["2020","12"]]},"page":"102894","publisher":"Elsevier Ltd","title":"Are stay-at-home orders more difficult to follow for low-income groups?","type":"article-journal","volume":"89"},"uris":["http://www.mendeley.com/documents/?uuid=9c6184e7-d21f-4e55-8a05-96937414d997"]},{"id":"ITEM-4","itemData":{"DOI":"10.1016/j.cities.2021.103139","ISSN":"02642751","abstract":"COVID-19 threatens the world. Social distancing is a significant factor in determining the spread of this disease, and social distancing is strongly affected by the local travel behaviour of people in large cities. In this study, we analysed the changes in the local travel behaviour of various population groups in Hong Kong, between 1 January and 31 March 2020, by using second-by-second smartcard data obtained from the Mass Transit Railway Corporation (MTRC) system. Due to the pandemic, local travel volume decreased by 43%, 49% and 59% during weekdays, Saturdays and Sundays, respectively. The local travel volumes of adults, children, students and senior citizens decreased by 42%, 86%, 73% and 48%, respectively. The local travel behaviour changes for adults and seniors between non-pandemic and pandemic times were greater than those between weekdays and weekends. The opposite was true for children and students. During the pandemic, the daily commute flow decreased by 42%. Local trips to shopping areas, amusement areas and borders decreased by 42%, 81% and 99%, respectively. The effective reproduction number (R (t) ) of COVID-19 had the strongest association with daily population use of the MTR 7-8 days earlier.","author":[{"dropping-particle":"","family":"Zhang","given":"Nan","non-dropping-particle":"","parse-names":false,"suffix":""},{"dropping-particle":"","family":"Jia","given":"Wei","non-dropping-particle":"","parse-names":false,"suffix":""},{"dropping-particle":"","family":"Wang","given":"Peihua","non-dropping-particle":"","parse-names":false,"suffix":""},{"dropping-particle":"","family":"Dung","given":"Chung-Hin","</w:instrText>
      </w:r>
      <w:r w:rsidR="009D1131" w:rsidRPr="005329A2">
        <w:rPr>
          <w:lang w:val="nl-NL"/>
        </w:rPr>
        <w:instrText>non-dropping-particle":"","parse-names":false,"suffix":""},{"dropping-particle":"","family":"Zhao","given":"Pengcheng","non-dropping-particle":"","parse-names":false,"suffix":""},{"dropping-particle":"","family":"Leung","given":"Kathy","non-dropping-particle":"","parse-names":false,"suffix":""},{"dropping-particle":"","family":"Su","given":"Boni","non-dropping-particle":"","parse-names":false,"suffix":""},{"dropping-particle":"","family":"Cheng","given":"Reynold","non-dropping-particle":"","parse-names":false,"suffix":""},{"dropping-particle":"","family":"Li","given":"Yuguo","non-dropping-particle":"","parse-names":false,"suffix":""}],"container-title":"Cities","id":"ITEM-4","issued":{"date-parts":[["2021","5"]]},"page":"103139","publisher":"Elsevier Ltd","title":"Changes in local travel behaviour before and during the COVID-19 pandemic in Hong Kong","type":"article-journal","volume":"112"},"uris":["http://www.mendeley.com/documents/?uuid=70ae8601-8272-4c4f-8df9-aa93d6f857b9"]}],"mendeley":{"formattedCitation":"(Lou et al., 2020; Pan et al., 2020; Xiong, Hu, Yang, Younes, et al., 2020; Zhang et al., 2021)","plainTextFormattedCitation":"(Lou et al., 2020; Pan et al., 2020; Xiong, Hu, Yang, Younes, et al., 2020; Zhang et al., 2021)","previouslyFormattedCitation":"(Lou et al., 2020; Pan et al., 2020; Xiong, Hu, Yang, Younes, et al., 2020; Zhang et al., 2021)"},"properties":{"noteIndex":0},"schema":"https://github.com/citation-style-language/schema/raw/master/csl-citation.json"}</w:instrText>
      </w:r>
      <w:r w:rsidR="00C24DB9" w:rsidRPr="00005E6E">
        <w:fldChar w:fldCharType="separate"/>
      </w:r>
      <w:r w:rsidR="00124E27" w:rsidRPr="005329A2">
        <w:rPr>
          <w:lang w:val="nl-NL"/>
        </w:rPr>
        <w:t>(Lou et al., 2020; Pan et al., 2020; Xiong, Hu, Yang, Younes, et al., 2020; Zhang et al., 2021)</w:t>
      </w:r>
      <w:r w:rsidR="00C24DB9" w:rsidRPr="00005E6E">
        <w:fldChar w:fldCharType="end"/>
      </w:r>
      <w:r w:rsidR="001A13D7" w:rsidRPr="005329A2">
        <w:rPr>
          <w:lang w:val="nl-NL"/>
        </w:rPr>
        <w:t xml:space="preserve">. </w:t>
      </w:r>
      <w:commentRangeEnd w:id="345"/>
      <w:r w:rsidR="0054616D" w:rsidRPr="00005E6E">
        <w:rPr>
          <w:rStyle w:val="CommentReference"/>
        </w:rPr>
        <w:commentReference w:id="345"/>
      </w:r>
    </w:p>
    <w:p w14:paraId="4CE4C561" w14:textId="0A5B9F75" w:rsidR="008D18A3" w:rsidRPr="005329A2" w:rsidDel="00C025AD" w:rsidRDefault="00BF526E" w:rsidP="000F3486">
      <w:pPr>
        <w:spacing w:after="240"/>
        <w:rPr>
          <w:del w:id="348" w:author="Won Do Lee" w:date="2023-01-19T22:52:00Z"/>
          <w:lang w:val="nl-NL"/>
        </w:rPr>
      </w:pPr>
      <w:r w:rsidRPr="00005E6E">
        <w:t xml:space="preserve">There is now a substantial number of studies demonstrating the effects of government-mandated lockdowns </w:t>
      </w:r>
      <w:r w:rsidR="00AD2707" w:rsidRPr="00005E6E">
        <w:t xml:space="preserve">on </w:t>
      </w:r>
      <w:r w:rsidR="00774267" w:rsidRPr="00005E6E">
        <w:t>mobility</w:t>
      </w:r>
      <w:del w:id="349" w:author="Won Do Lee" w:date="2023-01-17T22:19:00Z">
        <w:r w:rsidR="00A61A0A" w:rsidRPr="00005E6E" w:rsidDel="00A93152">
          <w:delText xml:space="preserve">, in terms of </w:delText>
        </w:r>
      </w:del>
      <w:del w:id="350" w:author="Won Do Lee" w:date="2023-01-17T21:37:00Z">
        <w:r w:rsidR="00A61A0A" w:rsidRPr="00005E6E" w:rsidDel="00751A98">
          <w:delText>considerable decrease</w:delText>
        </w:r>
      </w:del>
      <w:del w:id="351" w:author="Won Do Lee" w:date="2023-01-17T21:38:00Z">
        <w:r w:rsidR="00A61A0A" w:rsidRPr="00005E6E" w:rsidDel="00751A98">
          <w:delText xml:space="preserve"> in everyday mobility, </w:delText>
        </w:r>
        <w:r w:rsidR="00DC6CF6" w:rsidRPr="00005E6E" w:rsidDel="00751A98">
          <w:delText xml:space="preserve">tracking the </w:delText>
        </w:r>
        <w:r w:rsidR="009656B0" w:rsidRPr="00005E6E" w:rsidDel="00751A98">
          <w:delText xml:space="preserve">alternative </w:delText>
        </w:r>
        <w:r w:rsidR="00DC6CF6" w:rsidRPr="00005E6E" w:rsidDel="00751A98">
          <w:delText>mobility metrics generated from the mobile phone data</w:delText>
        </w:r>
        <w:r w:rsidR="009A7C55" w:rsidRPr="00005E6E" w:rsidDel="00751A98">
          <w:delText xml:space="preserve"> </w:delText>
        </w:r>
        <w:r w:rsidR="009A7C55" w:rsidRPr="00005E6E" w:rsidDel="00751A98">
          <w:fldChar w:fldCharType="begin" w:fldLock="1"/>
        </w:r>
        <w:r w:rsidR="00953CDB" w:rsidRPr="00005E6E" w:rsidDel="00751A98">
          <w:delInstrText>ADDIN CSL_CITATION {"citationItems":[{"id":"ITEM-1","itemData":{"DOI":"10.1016/j.trc.2020.102955","ISSN":"0968090X","abstract":"During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Technologies","id":"ITEM-1","issue":"January","issued":{"date-parts":[["2021","3"]]},"page":"102955","publisher":"Elsevier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pandemic","type":"article-journal","volume":"124"},"uris":["http://www.mendeley.com/documents/?uuid=b5d027c6-348d-45f5-b185-19765b24bbab"]}],"mendeley":{"formattedCitation":"(Hu et al., 2021)","plainTextFormattedCitation":"(Hu et al., 2021)","previouslyFormattedCitation":"(Hu et al., 2021)"},"properties":{"noteIndex":0},"schema":"https://github.com/citation-style-language/schema/raw/master/csl-citation.json"}</w:delInstrText>
        </w:r>
        <w:r w:rsidR="009A7C55" w:rsidRPr="00005E6E" w:rsidDel="00751A98">
          <w:fldChar w:fldCharType="separate"/>
        </w:r>
        <w:r w:rsidR="0041448B" w:rsidRPr="00005E6E" w:rsidDel="00751A98">
          <w:delText>(Hu et al., 2021)</w:delText>
        </w:r>
        <w:r w:rsidR="009A7C55" w:rsidRPr="00005E6E" w:rsidDel="00751A98">
          <w:fldChar w:fldCharType="end"/>
        </w:r>
      </w:del>
      <w:r w:rsidR="009A7C55" w:rsidRPr="00005E6E">
        <w:t xml:space="preserve">. </w:t>
      </w:r>
      <w:r w:rsidR="00AD2707" w:rsidRPr="00005E6E">
        <w:t>For instance, t</w:t>
      </w:r>
      <w:r w:rsidR="00173190" w:rsidRPr="00005E6E">
        <w:t xml:space="preserve">he </w:t>
      </w:r>
      <w:r w:rsidR="00FF2D55" w:rsidRPr="00005E6E">
        <w:t>share</w:t>
      </w:r>
      <w:r w:rsidR="00173190" w:rsidRPr="00005E6E">
        <w:t xml:space="preserve"> of stay-at-home </w:t>
      </w:r>
      <w:r w:rsidR="008A337D" w:rsidRPr="00005E6E">
        <w:t xml:space="preserve">depicts the </w:t>
      </w:r>
      <w:r w:rsidR="00FF2D55" w:rsidRPr="00005E6E">
        <w:t xml:space="preserve">percentage of people staying </w:t>
      </w:r>
      <w:r w:rsidR="00902CBC" w:rsidRPr="00005E6E">
        <w:t>entirely</w:t>
      </w:r>
      <w:r w:rsidR="00FF2D55" w:rsidRPr="00005E6E">
        <w:t xml:space="preserve"> </w:t>
      </w:r>
      <w:r w:rsidR="006C3CD8" w:rsidRPr="00005E6E">
        <w:t>at home</w:t>
      </w:r>
      <w:r w:rsidR="009C7935" w:rsidRPr="00005E6E">
        <w:t xml:space="preserve"> and avoid leaving their house</w:t>
      </w:r>
      <w:r w:rsidR="00B8737B" w:rsidRPr="00005E6E">
        <w:t xml:space="preserve"> all day</w:t>
      </w:r>
      <w:r w:rsidR="00FB1EC2" w:rsidRPr="00005E6E">
        <w:t xml:space="preserve"> </w:t>
      </w:r>
      <w:r w:rsidR="002F5E96" w:rsidRPr="00005E6E">
        <w:fldChar w:fldCharType="begin" w:fldLock="1"/>
      </w:r>
      <w:r w:rsidR="00953CDB" w:rsidRPr="00005E6E">
        <w:instrText>ADDIN CSL_CITATION {"citationItems":[{"id":"ITEM-1","itemData":{"DOI":"10.1016/j.scs.2021.102757","ISSN":"22106707","PMID":"33558841","abstract":"Social distancing and particularly staying at home are effective public health responses to the COVID-19 pandemic. The sheer scale of behavior changes across a mass population scale is unprecedented and will undoubtedly cause disproportionate hardships for certain vulnerable groups of population and marginalized communities during different periods of the pandemic. However, at the community level, few studies have considered the spatial and temporal variations in such public health behavior changes during this pandemic. We applied a geographically and temporally weighted regression (GTWR) to analyze the spatiotemporal pattern of community stay-at-home behaviors against social vulnerability indicators at the census tract level in New York City from March to August 2020. Our findings are generally supporting the conventional wisdom of social vulnerability yet they also offer new insights. Despite the spatial variations in the effects of social vulnerability on stay-at-home behaviors, people from different vulnerable groups are also exhibiting varying reactions to the pandemic over the duration of this study, thereby highlighting the importance of understanding the spatiotemporal pattern of public health behaviors to develop an effective policy response to avoid the risk of deepening inequalities and to promote a just and sustainable urban future.","author":[{"dropping-particle":"","family":"Fu","given":"Xinyu","non-dropping-particle":"","parse-names":false,"suffix":""},{"dropping-particle":"","family":"Zhai","given":"Wei","non-dropping-particle":"","parse-names":false,"suffix":""}],"container-title":"Sustainable Cities and Society","id":"ITEM-1","issued":{"date-parts":[["2021","4"]]},"page":"102757","publisher":"Elsevier B.V.","title":"Examining the spatial and temporal relationship between social vulnerability and stay-at-home behaviors in New York City during the COVID-19 pandemic","type":"article-journal","volume":"67"},"uris":["http://www.mendeley.com/documents/?uuid=69259944-f00c-4c0e-a3be-9f9e04b8c2bd"]},{"id":"ITEM-2","itemData":{"DOI":"10.1073/pnas.2009412117","ISBN":"2009412117","ISSN":"0027-8424","PMID":"32727905","abstract":"In the absence of a vaccine, social distancing measures are one of the primary tools to reduce the transmission of the severe acute respiratory syndrome coronavirus 2 (SARS-CoV-2) virus, which causes coronavirus disease 2019 (COVID-19). We show that social distancing following US state-level emergency declarations substantially varies by income. Using mobility measures derived from mobile device location pings, we find that wealthier areas decreased mobility significantly more than poorer areas, and this general pattern holds across income quantiles, data sources, and mobility measures. Using an event study design focusing on behavior subsequent to state emergency orders, we document a reversal in the ordering of social distancing by income: Wealthy areas went from most mobile before the pandemic to least mobile, while, for multiple measures, the poorest areas went from least mobile to most. Previous research has shown that lower income communities have higher levels of preexisting health conditions and lower access to healthcare. Combining this with our core finding—that lower income communities exhibit less social distancing—suggests a double burden of the COVID-19 pandemic with stark distributional implications.","author":[{"dropping-particle":"","family":"Weill","given":"Joakim A.","non-dropping-particle":"","parse-names":false,"suffix":""},{"dropping-particle":"","family":"Stigler","given":"Matthieu","non-dropping-particle":"","parse-names":false,"suffix":""},{"dropping-particle":"","family":"Deschenes","given":"Olivier","non-dropping-particle":"","parse-names":false,"suffix":""},{"dropping-particle":"","family":"Springborn","given":"Michael R.","non-dropping-particle":"","parse-names":false,"suffix":""}],"container-title":"Proceedings of the National Academy of Sciences","id":"ITEM-2","issue":"33","issued":{"date-parts":[["2020","8","18"]]},"page":"19658-19660","title":"Social distancing responses to COVID-19 emergency declarations strongly differentiated by income","type":"article-journal","volume":"117"},"uris":["http://www.mendeley.com/documents/?uuid=e6b509a4-1627-48ee-bf1b-c0f145360869"]},{"id":"ITEM-3","itemData":{"DOI":"10.1038/s41598-020-77751-2","ISBN":"4159802077751","ISSN":"2045-2322","PMID":"33244071","abstract":"Since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Reports","id":"ITEM-3","issue":"1","issued":{"date-parts":[["2020","12","26"]]},"page":"20742","publisher":"Nature Publishing Group UK","title":"Quantifying human mobility behaviour changes during the COVID-19 outbreak in the United States","type":"article-journal","volume":"10"},"uris":["http://www.mendeley.com/documents/?uuid=a541f292-6ad1-47f0-a053-1394971402fb"]},{"id":"ITEM-4","itemData":{"DOI":"10.1016/j.trc.2020.102955","ISSN":"0968090X","abstract":"During the unprecedented coronavirus disease 2019 (COVID-19) challenge, non-pharmaceutical interventions became a widely adopted strategy to limit physical movements and interactions to mitigate virus transmissions. For situational awareness and decision-support, quickly available yet accurate big-data analytics about human mobility and social distancing is invaluable to agencies and decision-makers. This paper presents a big-data-driven analytical framework that ingests terabytes of data on a daily basis and quantitatively assesses the human mobility trend during COVID-19. Using mobile device location data of over 150 million monthly active samples in the United States (U.S.), the study successfully measures human mobility with three main metrics at the county level: daily average number of trips per person; daily average person-miles traveled; and daily percentage of residents staying home. A set of generalized additive mixed models is employed to disentangle the policy effect on human mobility from other confounding effects including virus effect, socio-demographic effect, weather effect, industry effect, and spatiotemporal autocorrelation. Results reveal the policy plays a limited, time-decreasing, and region-specific effect on human movement. The stay-at-home orders only contribute to a 3.5%-7.9% decrease in human mobility, while the reopening guidelines lead to a 1.6%-5.2% mobility increase. Results also indicate a reasonable spatial heterogeneity among the U.S. counties, wherein the number of confirmed COVID-19 cases, income levels, industry structure, age and racial distribution play important roles. The data informatics generated by the framework are made available to the public for a timely understanding of mobility trends and policy effects, as well as for time-sensitive decision support to further contain the spread of the virus.","author":[{"dropping-particle":"","family":"Hu","given":"Songhua","non-dropping-particle":"","parse-names":false,"suffix":""},{"dropping-particle":"","family":"Xiong","given":"Chenfeng","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Zhang","given":"Lei","non-dropping-particle":"","parse-names":false,"suffix":""}],"container-title":"Transportation Research Part C: Emerging Technologies","id":"ITEM-4","issue":"January","issued":{"date-parts":[["2021","3"]]},"page":"102955","publisher":"Elsevier Ltd","title":"A big-data driven approach to analyzing and modeling human mobility trend under non-pharmaceutical interventions during COVID-19 pandemic","type":"article-journal","volume":"124"},"uris":["http://www.mendeley.com/documents/?uuid=b5d027c6-348d-45f5-b185-19765b24bbab"]},{"id":"ITEM-5","itemData":{"DOI":"10.1038/s41562-020-00998-2","ISSN":"2397-3374","PMID":"33144713","abstract":"Physical distancing has been the primary strategy to control COVID-19 in the United States. We used mobility data from a large, anonymized sample of smartphone users to assess the relationship between neighbourhood income and physical distancing during the pandemic. We found a strong gradient between neighbourhood income and physical distancing. Individuals in high-income neighbourhoods increased their days at home substantially more than individuals in low-income neighbourhoods did. Residents of low-income neighbourhoods were more likely to work outside the home, compared to residents in higher-income neighbourhoods, but were not more likely to visit locations such as supermarkets, parks and hospitals. Finally, we found that state orders were only associated with small increases in staying home in low-income neighbourhoods. Our findings indicate that people in lower-income neighbourhoods have faced barriers to physical distancing, particularly needing to work outside the home, and that state physical distancing policies have not mitigated these disparities.","author":[{"dropping-particle":"","family":"Jay","given":"Jonathan","non-dropping-particle":"","parse-names":false,"suffix":""},{"dropping-particle":"","family":"Bor","given":"Jacob","non-dropping-particle":"","parse-names":false,"suffix":""},{"dropping-particle":"","family":"Nsoesie","given":"Elaine O.","non-dropping-particle":"","parse-names":false,"suffix":""},{"dropping-particle":"","family":"Lipson","given":"Sarah K.","non-dropping-particle":"","parse-names":false,"suffix":""},{"dropping-particle":"","family":"Jones","given":"David K.","non-dropping-particle":"","parse-names":false,"suffix":""},{"dropping-particle":"","family":"Galea","given":"Sandro","non-dropping-particle":"","parse-names":false,"suffix":""},{"dropping-particle":"","family":"Raifman","given":"Julia","non-dropping-particle":"","parse-names":false,"suffix":""}],"container-title":"Nature Human Behaviour","id":"ITEM-5","issue":"12","issued":{"date-parts":[["2020","12","3"]]},"page":"1294-1302","publisher":"Springer US","title":"Neighbourhood income and physical distancing during the COVID-19 pandemic in the United States","type":"article-journal","volume":"4"},"uris":["http://www.mendeley.com/documents/?uuid=cbd92c2d-cbbd-4d91-ba7c-c3f9d369ab86"]}],"mendeley":{"formattedCitation":"(Fu &amp; Zhai, 2021; Hu et al., 2021; Jay et al., 2020; Pan et al., 2020; Weill et al., 2020)","plainTextFormattedCitation":"(Fu &amp; Zhai, 2021; Hu et al., 2021; Jay et al., 2020; Pan et al., 2020; Weill et al., 2020)","previouslyFormattedCitation":"(Fu &amp; Zhai, 2021; Hu et al., 2021; Jay et al., 2020; Pan et al., 2020; Weill et al., 2020)"},"properties":{"noteIndex":0},"schema":"https://github.com/citation-style-language/schema/raw/master/csl-citation.json"}</w:instrText>
      </w:r>
      <w:r w:rsidR="002F5E96" w:rsidRPr="00005E6E">
        <w:fldChar w:fldCharType="separate"/>
      </w:r>
      <w:r w:rsidR="0041448B" w:rsidRPr="00005E6E">
        <w:t>(Fu &amp; Zhai, 2021; Hu et al., 2021; Jay et al., 2020; Pan et al., 2020; Weill et al., 2020)</w:t>
      </w:r>
      <w:r w:rsidR="002F5E96" w:rsidRPr="00005E6E">
        <w:fldChar w:fldCharType="end"/>
      </w:r>
      <w:r w:rsidR="002F5E96" w:rsidRPr="00005E6E">
        <w:t xml:space="preserve"> </w:t>
      </w:r>
      <w:r w:rsidR="00B625F2" w:rsidRPr="00005E6E">
        <w:t xml:space="preserve">is robust evidence </w:t>
      </w:r>
      <w:r w:rsidR="00BA54FB" w:rsidRPr="00005E6E">
        <w:t>to assess the eff</w:t>
      </w:r>
      <w:r w:rsidR="00EE000F" w:rsidRPr="00005E6E">
        <w:t>ectiveness</w:t>
      </w:r>
      <w:r w:rsidR="008203EE" w:rsidRPr="00005E6E">
        <w:t xml:space="preserve"> of </w:t>
      </w:r>
      <w:r w:rsidR="00BA54FB" w:rsidRPr="00005E6E">
        <w:t>government interventions in people’s everyday lives</w:t>
      </w:r>
      <w:r w:rsidR="00B625F2" w:rsidRPr="00005E6E">
        <w:t>.</w:t>
      </w:r>
      <w:r w:rsidR="002602A3" w:rsidRPr="00005E6E">
        <w:t xml:space="preserve"> </w:t>
      </w:r>
      <w:r w:rsidR="009A7C55" w:rsidRPr="00005E6E">
        <w:t>T</w:t>
      </w:r>
      <w:r w:rsidR="002602A3" w:rsidRPr="00005E6E">
        <w:t xml:space="preserve">raffic flows </w:t>
      </w:r>
      <w:r w:rsidR="00732755" w:rsidRPr="00005E6E">
        <w:t xml:space="preserve">reconstructed from mobile phone data measured changes in population movements between city pairs </w:t>
      </w:r>
      <w:r w:rsidR="005E2C98" w:rsidRPr="00005E6E">
        <w:fldChar w:fldCharType="begin" w:fldLock="1"/>
      </w:r>
      <w:r w:rsidR="002602A3" w:rsidRPr="00005E6E">
        <w:instrText>ADDIN CSL_CITATION {"citationItems":[{"id":"ITEM-1","itemData":{"DOI":"10.1016/j.scs.2020.102616","ISSN":"22106707","author":[{"dropping-particle":"","family":"Beria","given":"Paolo","non-dropping-particle":"","parse-names":false,"suffix":""},{"dropping-particle":"","family":"Lunkar","given":"Vardhman","non-dropping-particle":"","parse-names":false,"suffix":""}],"container-title":"Sustainable Cities and Society","id":"ITEM-1","issued":{"date-parts":[["2021","2"]]},"page":"102616","publisher":"Elsevier B.V.","title":"Presence and mobility of the population during the first wave of Covid-19 outbreak and lockdown in Italy","type":"article-journal","volume":"65"},"uris":["http://www.mendeley.com/documents/?uuid=44679d57-7200-4fe3-b2a5-e57bdf3f88dd"]},{"id":"ITEM-2","itemData":{"DOI":"10.1073/pnas.2010836117","ISSN":"0027-8424","PMID":"33060300","abstract":"Accurately estimating human mobility and gauging its relationship with virus transmission is critical for the control of COVID-19 spreading. Using mobile device location data of over 100 million monthly active samples, we compute origin–destination travel demand and aggregate mobility inflow at each US county from March 1 to June 9, 2020. Then, we quantify the change of mobility inflow across the nation and statistically model the time-varying relationship between inflow and the infections. We find that external travel to other counties decreased by 35% soon after the nation entered the emergency situation, but recovered rapidly during the partial reopening phase. Moreover, our simultaneous equations analysis highlights the dynamics in a positive relationship between mobility inflow and the number of infections during the COVID-19 onset. This relationship is found to be increasingly stronger in partially reopened regions. Our study provides a quick reference and timely data availability for researchers and decision makers to understand the national mobility trends before and during the pandemic. The modeling results can be used to predict mobility and transmissions risks and integrated with epidemics models to further assess the public health outcomes.","author":[{"dropping-particle":"","family":"Xiong","given":"Chenfeng","non-dropping-particle":"","parse-names":false,"suffix":""},{"dropping-particle":"","family":"Hu","given":"Songhua","non-dropping-particle":"","parse-names":false,"suffix":""},{"dropping-particle":"","family":"Yang","given":"Mofeng","non-dropping-particle":"","parse-names":false,"suffix":""},{"dropping-particle":"","family":"Luo","given":"Weiyu","non-dropping-particle":"","parse-names":false,"suffix":""},{"dropping-particle":"","family":"Zhang","given":"Lei","non-dropping-particle":"","parse-names":false,"suffix":""}],"container-title":"Proceedings of the National Academy of Sciences","id":"ITEM-2","issue":"44","issued":{"date-parts":[["2020","11","3"]]},"page":"27087-27089","title":"Mobile device data reveal the dynamics in a positive relationship between human mobility and COVID-19 infections","type":"article-journal","volume":"117"},"uris":["http://www.mendeley.com/documents/?uuid=5dfffeba-74e0-480f-a56c-f492fb619f7f"]},{"id":"ITEM-3","itemData":{"DOI":"10.1073/pnas.2012326117","ISSN":"0027-8424","PMID":"33273120","abstract":"In the wake of the COVID-19 pandemic many countries implemented containment measures to reduce disease transmission. Studies using digital data sources show that the mobility of individuals was effectively reduced in multiple countries. However, it remains unclear whether these reductions caused deeper structural changes in mobility networks and how such changes may affect dynamic processes on the network. Here we use movement data of mobile phone users to show that mobility in Germany has not only been reduced considerably: Lockdown measures caused substantial and long-lasting structural changes in the mobility network. We find that long-distance travel was reduced disproportionately strongly. The trimming of long-range network connectivity leads to a more local, clustered network and a moderation of the “small-world” effect. We demonstrate that these structural changes have a considerable effect on epidemic spreading processes by “flattening” the epidemic curve and delaying the spread to geographically distant regions.","author":[{"dropping-particle":"","family":"Schlosser","given":"Frank","non-dropping-par</w:instrText>
      </w:r>
      <w:r w:rsidR="002602A3" w:rsidRPr="005329A2">
        <w:rPr>
          <w:lang w:val="nl-NL"/>
        </w:rPr>
        <w:instrText>ticle":"","parse-names":false,"suffix":""},{"dropping-particle":"","family":"Maier","given":"Benjamin F.","non-dropping-particle":"","parse-names":false,"suffix":""},{"dropping-particle":"","family":"Jack","given":"Olivia","non-dropping-particle":"","parse-names":false,"suffix":""},{"dropping-particle":"","family":"Hinrichs","given":"David","non-dropping-particle":"","parse-names":false,"suffix":""},{"dropping-particle":"","family":"Zachariae","given":"Adrian","non-dropping-particle":"","parse-names":false,"suffix":""},{"dropping-particle":"","family":"Brockmann","given":"Dirk","non-dropping-particle":"","parse-names":false,"suffix":""}],"container-title":"Proceedings of the National Academy of Sciences","id":"ITEM-3","issue":"52","issued":{"date-parts":[["2020","12","29"]]},"page":"32883-32890","title":"COVID-19 lockdown induces disease-mitigating structural changes in mobility networks","type":"article-journal","volume":"117"},"uris":["http://www.mendeley.com/documents/?uuid=b0578103-8b79-4b30-9e05-b3c0a7fa8a7a"]}],"mendeley":{"formattedCitation":"(Beria &amp; Lunkar, 2021; Schlosser et al., 2020; Xiong, Hu, Yang, Luo, et al., 2020)","plainTextFormattedCitation":"(Beria &amp; Lunkar, 2021; Schlosser et al., 2020; Xiong, Hu, Yang, Luo, et al., 2020)","previouslyFormattedCitation":"(Beria &amp; Lunkar, 2021; Schlosser et al., 2020; Xiong, Hu, Yang, Luo, et al., 2020)"},"properties":{"noteIndex":0},"schema":"https://github.com/citation-style-language/schema/raw/master/csl-citation.json"}</w:instrText>
      </w:r>
      <w:r w:rsidR="005E2C98" w:rsidRPr="00005E6E">
        <w:fldChar w:fldCharType="separate"/>
      </w:r>
      <w:r w:rsidR="00376C66" w:rsidRPr="005329A2">
        <w:rPr>
          <w:lang w:val="nl-NL"/>
        </w:rPr>
        <w:t>(Beria &amp; Lunkar, 2021; Schlosser et al., 2020; Xiong, Hu, Yang, Luo, et al., 2020)</w:t>
      </w:r>
      <w:r w:rsidR="005E2C98" w:rsidRPr="00005E6E">
        <w:fldChar w:fldCharType="end"/>
      </w:r>
      <w:r w:rsidR="002602A3" w:rsidRPr="005329A2">
        <w:rPr>
          <w:lang w:val="nl-NL"/>
        </w:rPr>
        <w:t xml:space="preserve">. </w:t>
      </w:r>
      <w:r w:rsidR="00732755" w:rsidRPr="00005E6E">
        <w:t>Also, t</w:t>
      </w:r>
      <w:r w:rsidR="009A7C55" w:rsidRPr="00005E6E">
        <w:t>he</w:t>
      </w:r>
      <w:r w:rsidR="00C543A7" w:rsidRPr="00005E6E">
        <w:t xml:space="preserve"> radius of gyration </w:t>
      </w:r>
      <w:r w:rsidR="00AD2707" w:rsidRPr="00005E6E">
        <w:t xml:space="preserve">is </w:t>
      </w:r>
      <w:r w:rsidR="00BD2B13" w:rsidRPr="00005E6E">
        <w:t>popularly used</w:t>
      </w:r>
      <w:r w:rsidR="00811BA4" w:rsidRPr="00005E6E">
        <w:t xml:space="preserve"> </w:t>
      </w:r>
      <w:r w:rsidR="00AD2707" w:rsidRPr="00005E6E">
        <w:t xml:space="preserve">to measure </w:t>
      </w:r>
      <w:r w:rsidR="002602A3" w:rsidRPr="00005E6E">
        <w:t xml:space="preserve">the </w:t>
      </w:r>
      <w:r w:rsidR="009C0591" w:rsidRPr="00005E6E">
        <w:t>radial distance moved within a certain time period, such as a day</w:t>
      </w:r>
      <w:r w:rsidR="002602A3" w:rsidRPr="00005E6E">
        <w:t xml:space="preserve"> </w:t>
      </w:r>
      <w:r w:rsidR="002602A3"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epidemic","type":"article-journal","volume":"69"},"uris":["http://www.mendeley.com/documents/?uuid=ddec5fb3-f665-4874-becc-7fd487be00d2"]},{"id":"ITEM-2","itemData":{"DOI":"10.1038/s41598-020-75033-5","ISBN":"0123456789","ISSN":"20452322","PMID":"33093497","abstract":"While large scale mobility data has become a popular tool to monitor the mobility patterns during the COVID-19 pandemic, the impacts of non-compulsory measures in Tokyo, Japan on human mobility patterns has been under-studied. Here, we analyze the temporal changes in human mobility behavior, social contact rates, and their correlations with the transmissibility of COVID-19, using mobility data collected from more than 200K anonymized mobile phone users in Tokyo. The analysis concludes that by April 15th (1 week into state of emergency), human mobility behavior decreased by around 50%, resulting in a 70% reduction of social contacts in Tokyo, showing the strong relationships with non-compulsory measures. Furthermore, the reduction in data-driven human mobility metrics showed correlation with the decrease in estimated effective reproduction number of COVID-19 in Tokyo. Such empirical insights could inform policy makers on deciding sufficient levels of mobility reduction to contain the disease.","author":[{"dropping-particle":"","family":"Yabe","given":"Takahiro","non-dropping-particle":"","parse-names":false,"suffix":""},{"dropping-particle":"","family":"Tsubouchi","given":"Kota","non-dropping-particle":"","parse-names":false,"suffix":""},{"dropping-particle":"","family":"Fujiwara","given":"Naoya","non-dropping-particle":"","parse-names":false,"suffix":""},{"dropping-particle":"","family":"Wada","given":"Takayuki","non-dropping-particle":"","parse-names":false,"suffix":""},{"dropping-particle":"","family":"Sekimoto","given":"Yoshihide","non-dropping-particle":"","parse-names":false,"suffix":""},{"dropping-particle":"V.","family":"Ukkusuri","given":"Satish","non-dropping-particle":"","parse-names":false,"suffix":""}],"container-title":"Scientific Reports","id":"ITEM-2","issue":"1","issued":{"date-parts":[["2020"]]},"page":"1-9","publisher":"Nature Publishing Group UK","title":"Non-compulsory measures sufficiently reduced human mobility in Tokyo during the COVID-19 epidemic","type":"article-journal","volume":"10"},"uris":["http://www.mendeley.com/documents/?uuid=b64aaf41-377a-484b-b3db-5f44365e48dc"]},{"id":"ITEM-3","itemData":{"abstract":"Our aim is to assess the effects of the COVID-19 restriction measures on the mobility patterns of people in the UK. These measures are strong public health policies which came into place as a consequence of the COVID-19 pandemic and its potential impact on the British population and on the NHS. To do so, we analyse changes in the average levels of mobility of anonymous mobile phone users across the country at different time periods, which include the periods when the restriction measures are in place and enforced by authorities.","author":[{"dropping-particle":"","family":"Santana","given":"Clodomir","non-dropping-particle":"","parse-names":false,"suffix":""},{"dropping-particle":"","family":"Botta","given":"Federico","non-dropping-particle":"","parse-names":false,"suffix":""},{"dropping-particle":"","family":"Barbosa","given":"Hugo","non-dropping-particle":"","parse-names":false,"suffix":""},{"dropping-particle":"","family":"Privitera","given":"Filippo","non-dropping-particle":"","parse-names":false,"suffix":""},{"dropping-particle":"","family":"Menezes","given":"Ronaldo","non-dropping-particle":"","parse-names":false,"suffix":""},{"dropping-particle":"Di","family":"Clemente","given":"Riccardo","non-dropping-particle":"","parse-names":false,"suffix":""}],"id":"ITEM-3","issue":"June","issued":{"date-parts":[["2020"]]},"title":"Analysis of human mobility in the UK during the COVID-19 pandemic","type":"report"},"uris":["http://www.mendeley.com/documents/?uuid=67833692-f23e-4663-b456-eed711e8d382"]},{"id":"ITEM-4","itemData":{"DOI":"10.1101/2020.11.16.20232413","abstract":"As the second wave of SARS-CoV-2 infections is surging across Europe, it is crucial to identify the drivers of mobility responses to mitigation efforts during different restriction regimes, for planning interventions that are both economically and socially sustainable while effective in controlling the outbreak. Here, using anonymous and privacy enhanced cell phone data from Italy, we investigate the determinants of spatial variations of reductions in mobility and co-location in response to the adoption and the lift of restrictions, considering both provinces and city neighbourhoods. In large urban areas, our analysis uncovers the desertification of historic city centers, which persisted after the end of the lockdown. At the province level, the local structure of the labour market mainly explained the variations in mobility responses, together with other demographic factors, such as population's age and sex composition. In the future, targeted interventions should take into account how the ability to comply with restrictions varies across geographic areas and socio-demographic groups.","author":[{"dropping-particle":"","family":"Gauvin","given":"Laetitia","non-dropping-particle":"","parse-names":false,"suffix":""},{"dropping-particle":"","family":"Bajardi","given":"Paolo","non-dropping-particle":"","parse-names":false,"suffix":""},{"dropping-particle":"","family":"Pepe","given":"Emanuele","non-dropping-particle":"","parse-names":false,"suffix":""},{"dropping-particle":"","family":"Lake","given":"Brennan","non-dropping-particle":"","parse-names":false,"suffix":""},{"dropping-particle":"","family":"Privitera","given":"Filippo","non-dropping-particle":"","parse-names":false,"suffix":""},{"dropping-particle":"","family":"Tizzoni","given":"Michele","non-dropping-particle":"","parse-names":false,"suffix":""}],"container-title":"medRxiv","id":"ITEM-4","issued":{"date-parts":[["2020"]]},"page":"2020.11.16.20232413","title":"Socioeconomic determinants of mobility responses during the first wave of COVID-19 in Italy: from provinces to neighbourhoods","type":"article-journal"},"uris":["http://www.mendeley.com/documents/?uuid=6f52220b-0d12-4b33-8b80-0c00fd7df310"]},{"id":"ITEM-5","itemData":{"DOI":"10.1101/2020.10.26.20219709","author":[{"dropping-particle":"","family":"Hernando","given":"Alberto","non-dropping-particle":"","parse-names":false,"suffix":""},{"dropping-particle":"","family":"Mateo","given":"David","non-dropping-particle":"","parse-names":false,"suffix":""},{"dropping-particle":"","family":"Plastino","given":"Angelo","non-dropping-particle":"","parse-names":false,"suffix":""}],"container-title":"medRxiv","id":"ITEM-5","issued":{"date-parts":[["2020"]]},"page":"1-7","title":"Social inequalities in human mobility during the Spanish lockdown and post-lockdown in the Covid-19 pandemic of 2020","type":"article-journal"},"uris":["http://www.mendeley.com/documents/?uuid=5a1590de-9772-407e-bd7d-25968eca3833"]},{"id":"ITEM-6","itemData":{"DOI":"10.1038/s41597-020-00575-2","ISSN":"2052-4463","PMID":"32641758","abstract":"Italy has been severely affected by the COVID-19 pandemic, reporting the highest death toll in Europe as of April 2020. Following the identification of the first infections, on February 21, 2020, national authorities have put in place an increasing number of restrictions aimed at containing the outbreak and delaying the epidemic peak. On March 12, the government imposed a national lockdown. To aid the evaluation of the impact of interventions, we present daily time-series of three different aggregated mobility metrics: the origin-destination movements between Italian provinces, the radius of gyration, and the average degree of a spatial proximity network. All metrics were computed by processing a large-scale dataset of anonymously shared positions of about 170,000 de-identified smartphone users before and during the outbreak, at the sub-national scale. This dataset can help to monitor the impact of the lockdown on the epidemic trajectory and inform future public health decision making.","author":[{"dropping-particle":"","family":"Pepe","given":"Emanuele","non-dropping-particle":"","parse-names":false,"suffix":""},{"dropping-particle":"","family":"Bajardi","given":"Paolo","non-dropping-particle":"","parse-names":false,"suffix":""},{"dropping-particle":"","family":"Gauvin","given":"Laetitia","non-dropping-particle":"","parse-names":false,"suffix":""},{"dropping-particle":"","family":"Privitera","given":"Filippo","non-dropping-particle":"","parse-names":false,"suffix":""},{"dropping-particle":"","family":"Lake","given":"Brennan","non-dropping-particle":"","parse-names":false,"suffix":""},{"dropping-particle":"","family":"Cattuto","given":"Ciro","non-dropping-particle":"","parse-names":false,"suffix":""},{"dropping-particle":"","family":"Tizzoni","given":"Michele","non-dropping-particle":"","parse-names":false,"suffix":""}],"container-title":"Scientific Data","id":"ITEM-6","issue":"1","issued":{"date-parts":[["2020","12","8"]]},"page":"230","title":"COVID-19 outbreak response, a dataset to assess mobility changes in Italy following national lockdown","type":"article-journal","volume":"7"},"uris":["http://www.mendeley.com/documents/?uuid=5eea8339-3651-4597-a904-1cc2fb4a0f32"]},{"id":"ITEM-7","itemData":{"DOI":"10.1016/j.compenvurbsys.2020.101585","ISSN":"01989715","abstract":"Segregation often dismantles common activity spaces and isolates people of different backgrounds, leading to irreconcilable inequalities that disfavour the poor and minorities and intensifies societal fragmentation. Therefore, segregation has become an increasing concern and topic of research with studies typically concentrating on the residential communities of a particular racial or socioeconomic group. This paper enhances the residential view of segregation and examines the topic in the context of urban mobility. Specifically, it expands upon prior research by employing large-sample, seamless telecommunication logs of London, UK to provide a holistic view of mobility across the entire socioeconomic spectrum. A method is developed to transform the data to flows between geographic areas with different socioeconomic statuses. Spatial interaction models are then calibrated to examine the impact of both geographical distance and socioeconomic distance on the deterrence of flows and the analysis is extended to analyze the interaction of the two factors. Overall, socioeconomic distance is found to have a subtle effect compared to geographical distance. However, different effects are observed depending on the socioeconomic distance between flows and the deterrence of mobility tends to be the greatest when both physical and socioeconomic distance are high, suggesting that both factors may play a role creating and maintaining segregation.","author":[{"dropping-particle":"","family":"Park","given":"Souneil","non-dropping</w:instrText>
      </w:r>
      <w:r w:rsidR="00012F58" w:rsidRPr="005329A2">
        <w:rPr>
          <w:lang w:val="nl-NL"/>
        </w:rPr>
        <w:instrText>-particle":"","parse-names":false,"suffix":""},{"dropping-particle":"","family":"Oshan","given":"Taylor M.","non-dropping-particle":"","parse-names":false,"suffix":""},{"dropping-particle":"","family":"Ali","given":"Abdallah","non-dropping-particle":"El","parse-names":false,"suffix":""},{"dropping-particle":"","family":"Finamore","given":"Alessandro","non-dropping-particle":"","parse-names":false,"suffix":""}],"container-title":"Computers, Environment and Urban Systems","id":"ITEM-7","issue":"April 2020","issued":{"date-parts":[["2021","3"]]},"page":"101585","publisher":"Elsevier Ltd","title":"Are we breaking bubbles as we move? Using a large sample to explore the relationship between urban mobility and segregation","type":"article-journal","volume":"86"},"uris":["http://www.mendeley.com/documents/?uuid=0f69eb25-cbdb-492b-915d-6859bbf74a38"]}],"mendeley":{"formattedCitation":"(Gauvin et al., 2020; Hernando et al., 2020; Lee et al., 2021; Park et al., 2021; Pepe et al., 2020; Santana et al., 2020; Yabe et al., 2020)","plainTextFormattedCitation":"(Gauvin et al., 2020; Hernando et al., 2020; Lee et al., 2021; Park et al., 2021; Pepe et al., 2020; Santana et al., 2020; Yabe et al., 2020)","previouslyFormattedCitation":"(Gauvin et al., 2020; Hernando et al., 2020; Lee et al., 2021; Park et al., 2021; Pepe et al., 2020; Santana et al., 2020; Yabe et al., 2020)"},"properties":{"noteIndex":0},"schema":"https://github.com/citation-style-language/schema/raw/master/csl-citation.json"}</w:instrText>
      </w:r>
      <w:r w:rsidR="002602A3" w:rsidRPr="00005E6E">
        <w:fldChar w:fldCharType="separate"/>
      </w:r>
      <w:r w:rsidR="00012F58" w:rsidRPr="005329A2">
        <w:rPr>
          <w:lang w:val="nl-NL"/>
        </w:rPr>
        <w:t>(Gauvin et al., 2020; Hernando et al., 2020; Lee et al., 2021; Park et al., 2021; Pepe et al., 2020; Santana et al., 2020; Yabe et al., 2020)</w:t>
      </w:r>
      <w:r w:rsidR="002602A3" w:rsidRPr="00005E6E">
        <w:fldChar w:fldCharType="end"/>
      </w:r>
      <w:r w:rsidR="002602A3" w:rsidRPr="005329A2">
        <w:rPr>
          <w:lang w:val="nl-NL"/>
        </w:rPr>
        <w:t>.</w:t>
      </w:r>
    </w:p>
    <w:p w14:paraId="0383AD9B" w14:textId="1EEA72AE" w:rsidR="00094B2F" w:rsidRPr="005329A2" w:rsidRDefault="00131BA4" w:rsidP="000F3486">
      <w:pPr>
        <w:spacing w:after="240"/>
        <w:rPr>
          <w:lang w:val="nl-NL"/>
        </w:rPr>
      </w:pPr>
      <w:r w:rsidRPr="00005E6E">
        <w:t xml:space="preserve">As the study shows, </w:t>
      </w:r>
      <w:del w:id="352" w:author="Won Do Lee" w:date="2023-01-17T22:20:00Z">
        <w:r w:rsidR="009C36A5" w:rsidRPr="00005E6E" w:rsidDel="00A93152">
          <w:delText>the use of</w:delText>
        </w:r>
      </w:del>
      <w:ins w:id="353" w:author="Won Do Lee" w:date="2023-01-17T22:20:00Z">
        <w:r w:rsidR="00A93152" w:rsidRPr="00005E6E">
          <w:t>using</w:t>
        </w:r>
      </w:ins>
      <w:r w:rsidR="009C36A5" w:rsidRPr="00005E6E">
        <w:t xml:space="preserve"> mobil</w:t>
      </w:r>
      <w:r w:rsidR="00F14301" w:rsidRPr="00005E6E">
        <w:t>e</w:t>
      </w:r>
      <w:r w:rsidR="009C36A5" w:rsidRPr="00005E6E">
        <w:t xml:space="preserve"> data </w:t>
      </w:r>
      <w:del w:id="354" w:author="Won Do Lee" w:date="2023-01-17T22:20:00Z">
        <w:r w:rsidR="008C3B80" w:rsidRPr="00005E6E" w:rsidDel="00A93152">
          <w:delText xml:space="preserve">and </w:delText>
        </w:r>
        <w:r w:rsidR="00BF72D9" w:rsidRPr="00005E6E" w:rsidDel="00A93152">
          <w:delText>tracking</w:delText>
        </w:r>
      </w:del>
      <w:ins w:id="355" w:author="Won Do Lee" w:date="2023-01-17T22:20:00Z">
        <w:r w:rsidR="00A93152" w:rsidRPr="00005E6E">
          <w:t>to g</w:t>
        </w:r>
      </w:ins>
      <w:ins w:id="356" w:author="Won Do Lee" w:date="2023-01-17T22:21:00Z">
        <w:r w:rsidR="00A93152" w:rsidRPr="00005E6E">
          <w:t>enerate</w:t>
        </w:r>
      </w:ins>
      <w:r w:rsidR="008C3B80" w:rsidRPr="00005E6E">
        <w:t xml:space="preserve"> </w:t>
      </w:r>
      <w:r w:rsidR="00F14301" w:rsidRPr="00005E6E">
        <w:t xml:space="preserve">mobility </w:t>
      </w:r>
      <w:r w:rsidR="008C3B80" w:rsidRPr="00005E6E">
        <w:t xml:space="preserve">metrics </w:t>
      </w:r>
      <w:del w:id="357" w:author="Won Do Lee" w:date="2023-01-17T22:20:00Z">
        <w:r w:rsidR="004271C9" w:rsidRPr="00005E6E" w:rsidDel="00A93152">
          <w:delText xml:space="preserve">are </w:delText>
        </w:r>
      </w:del>
      <w:ins w:id="358" w:author="Won Do Lee" w:date="2023-01-17T22:20:00Z">
        <w:r w:rsidR="00A93152" w:rsidRPr="00005E6E">
          <w:t xml:space="preserve">was very </w:t>
        </w:r>
      </w:ins>
      <w:r w:rsidR="001679A0" w:rsidRPr="00005E6E">
        <w:t>help</w:t>
      </w:r>
      <w:r w:rsidR="004271C9" w:rsidRPr="00005E6E">
        <w:t xml:space="preserve">ful </w:t>
      </w:r>
      <w:del w:id="359" w:author="Won Do Lee" w:date="2023-01-17T22:21:00Z">
        <w:r w:rsidR="004271C9" w:rsidRPr="00005E6E" w:rsidDel="00A93152">
          <w:delText>to</w:delText>
        </w:r>
      </w:del>
      <w:del w:id="360" w:author="Won Do Lee" w:date="2023-01-17T22:20:00Z">
        <w:r w:rsidR="004271C9" w:rsidRPr="00005E6E" w:rsidDel="00A93152">
          <w:delText xml:space="preserve"> </w:delText>
        </w:r>
        <w:r w:rsidR="00C869CA" w:rsidRPr="00005E6E" w:rsidDel="00A93152">
          <w:delText xml:space="preserve">investigate </w:delText>
        </w:r>
      </w:del>
      <w:ins w:id="361" w:author="Won Do Lee" w:date="2023-01-17T22:21:00Z">
        <w:r w:rsidR="00A93152" w:rsidRPr="00005E6E">
          <w:t>in evaluating</w:t>
        </w:r>
      </w:ins>
      <w:ins w:id="362" w:author="Won Do Lee" w:date="2023-01-17T22:20:00Z">
        <w:r w:rsidR="00A93152" w:rsidRPr="00005E6E">
          <w:t xml:space="preserve"> </w:t>
        </w:r>
      </w:ins>
      <w:r w:rsidR="004271C9" w:rsidRPr="00005E6E">
        <w:t xml:space="preserve">the </w:t>
      </w:r>
      <w:r w:rsidR="00DD1C36" w:rsidRPr="00005E6E">
        <w:t xml:space="preserve">impact of </w:t>
      </w:r>
      <w:r w:rsidR="004E3B03" w:rsidRPr="00005E6E">
        <w:t xml:space="preserve">containment </w:t>
      </w:r>
      <w:r w:rsidR="00992DEA" w:rsidRPr="00005E6E">
        <w:t>and closure policies</w:t>
      </w:r>
      <w:r w:rsidR="00732755" w:rsidRPr="00005E6E">
        <w:t>,</w:t>
      </w:r>
      <w:r w:rsidR="008D1E4B" w:rsidRPr="00005E6E">
        <w:t xml:space="preserve"> </w:t>
      </w:r>
      <w:r w:rsidR="00573A9C" w:rsidRPr="00005E6E">
        <w:t xml:space="preserve">in the form of </w:t>
      </w:r>
      <w:r w:rsidR="009C31B6" w:rsidRPr="00005E6E">
        <w:t>various travel disruptions and restriction</w:t>
      </w:r>
      <w:r w:rsidR="00F14301" w:rsidRPr="00005E6E">
        <w:t>s</w:t>
      </w:r>
      <w:r w:rsidR="00BF72D9" w:rsidRPr="00005E6E">
        <w:t xml:space="preserve">. </w:t>
      </w:r>
      <w:r w:rsidR="00AB0AFA" w:rsidRPr="00005E6E">
        <w:t>Int</w:t>
      </w:r>
      <w:r w:rsidR="00732755" w:rsidRPr="00005E6E">
        <w:t>eres</w:t>
      </w:r>
      <w:r w:rsidR="00AB0AFA" w:rsidRPr="00005E6E">
        <w:t>tingly</w:t>
      </w:r>
      <w:r w:rsidR="00BF72D9" w:rsidRPr="00005E6E">
        <w:t xml:space="preserve">, </w:t>
      </w:r>
      <w:r w:rsidR="00E14921" w:rsidRPr="00005E6E">
        <w:t>p</w:t>
      </w:r>
      <w:r w:rsidR="0079063F" w:rsidRPr="00005E6E">
        <w:t xml:space="preserve">eople’s mobility levels </w:t>
      </w:r>
      <w:del w:id="363" w:author="Won Do Lee" w:date="2023-01-17T22:21:00Z">
        <w:r w:rsidR="00BF72D9" w:rsidRPr="00005E6E" w:rsidDel="00A93152">
          <w:delText>ha</w:delText>
        </w:r>
        <w:r w:rsidR="00732755" w:rsidRPr="00005E6E" w:rsidDel="00A93152">
          <w:delText>ve</w:delText>
        </w:r>
        <w:r w:rsidR="00BF72D9" w:rsidRPr="00005E6E" w:rsidDel="00A93152">
          <w:delText xml:space="preserve"> </w:delText>
        </w:r>
        <w:r w:rsidR="0079063F" w:rsidRPr="00005E6E" w:rsidDel="00A93152">
          <w:delText xml:space="preserve">sharply </w:delText>
        </w:r>
        <w:r w:rsidR="00BF72D9" w:rsidRPr="00005E6E" w:rsidDel="00A93152">
          <w:delText>dropped</w:delText>
        </w:r>
        <w:r w:rsidR="00BF76D1" w:rsidRPr="00005E6E" w:rsidDel="00A93152">
          <w:delText xml:space="preserve"> first</w:delText>
        </w:r>
      </w:del>
      <w:ins w:id="364" w:author="Won Do Lee" w:date="2023-01-17T22:21:00Z">
        <w:r w:rsidR="00A93152" w:rsidRPr="00005E6E">
          <w:t>dropped sharply</w:t>
        </w:r>
      </w:ins>
      <w:del w:id="365" w:author="Won Do Lee" w:date="2023-01-17T22:21:00Z">
        <w:r w:rsidR="001679A0" w:rsidRPr="00005E6E" w:rsidDel="00A93152">
          <w:delText>,</w:delText>
        </w:r>
      </w:del>
      <w:r w:rsidR="001679A0" w:rsidRPr="00005E6E">
        <w:t xml:space="preserve"> </w:t>
      </w:r>
      <w:r w:rsidR="00BF76D1" w:rsidRPr="00005E6E">
        <w:t>and then</w:t>
      </w:r>
      <w:r w:rsidR="001679A0" w:rsidRPr="00005E6E">
        <w:t xml:space="preserve"> </w:t>
      </w:r>
      <w:r w:rsidR="0079063F" w:rsidRPr="00005E6E">
        <w:t xml:space="preserve">gradually </w:t>
      </w:r>
      <w:r w:rsidR="00BF72D9" w:rsidRPr="00005E6E">
        <w:t>bounced back</w:t>
      </w:r>
      <w:r w:rsidR="0079063F" w:rsidRPr="00005E6E">
        <w:t xml:space="preserve"> to normal</w:t>
      </w:r>
      <w:r w:rsidR="009E17EA" w:rsidRPr="00005E6E">
        <w:t xml:space="preserve"> </w:t>
      </w:r>
      <w:del w:id="366" w:author="Won Do Lee" w:date="2023-01-19T22:52:00Z">
        <w:r w:rsidR="009E17EA" w:rsidRPr="00005E6E" w:rsidDel="00C025AD">
          <w:delText>in the early stage of the</w:delText>
        </w:r>
      </w:del>
      <w:ins w:id="367" w:author="Won Do Lee" w:date="2023-01-19T22:52:00Z">
        <w:r w:rsidR="00C025AD" w:rsidRPr="00005E6E">
          <w:t>throughout the COVID-19</w:t>
        </w:r>
      </w:ins>
      <w:r w:rsidR="009E17EA" w:rsidRPr="00005E6E">
        <w:t xml:space="preserve"> pandemic</w:t>
      </w:r>
      <w:r w:rsidR="0079063F" w:rsidRPr="00005E6E">
        <w:t xml:space="preserve"> </w:t>
      </w:r>
      <w:r w:rsidR="0079063F" w:rsidRPr="00005E6E">
        <w:fldChar w:fldCharType="begin" w:fldLock="1"/>
      </w:r>
      <w:r w:rsidR="00C91C07"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2020","type":"article-journal","volume":"93"},"uris":["http://www.mendeley.com/documents/?uuid=27e5530c-73b7-4ca5-88ef-823ce0b7019c"]},{"id":"ITEM-2","itemData":{"DOI":"10.1016/j.healthplace.2021.102563","ISSN":"13538292","abstract":"This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Place","id":"ITEM-2","issued":{"date-parts":[["2021","5"]]},"page":"102563","title":"The association between socioeconomic status and mobility reductions in the early stage of England's COVID-19 epidemic","type":"article-journal","volume":"69"},"uris":["http://www.mendeley.com/documents/?uuid=ddec5fb3-f665-4874-becc-7fd487be00d2"]}],"mendeley":{"formattedCitation":"(J. Kim &amp; Kwan, 2021; Lee et al., 2021)","plainTextFormattedCitation":"(J. Kim &amp; Kwan, 2021; Lee et al., 2021)","previouslyFormattedCitation":"(J. Kim &amp; Kwan, 2021; Lee et al., 2021)"},"properties":{"noteIndex":0},"schema":"https://github.com/citation-style-language/schema/raw/master/csl-citation.json"}</w:instrText>
      </w:r>
      <w:r w:rsidR="0079063F" w:rsidRPr="00005E6E">
        <w:fldChar w:fldCharType="separate"/>
      </w:r>
      <w:r w:rsidR="00717257" w:rsidRPr="00005E6E">
        <w:t>(J. Kim &amp; Kwan, 2021; Lee et al., 2021)</w:t>
      </w:r>
      <w:r w:rsidR="0079063F" w:rsidRPr="00005E6E">
        <w:fldChar w:fldCharType="end"/>
      </w:r>
      <w:r w:rsidR="0079063F" w:rsidRPr="00005E6E">
        <w:t xml:space="preserve">. </w:t>
      </w:r>
      <w:r w:rsidR="00AB0AFA" w:rsidRPr="00005E6E">
        <w:t xml:space="preserve">Recent studies </w:t>
      </w:r>
      <w:r w:rsidR="000A1270" w:rsidRPr="00005E6E">
        <w:t xml:space="preserve">also </w:t>
      </w:r>
      <w:r w:rsidR="00EE7C67" w:rsidRPr="00005E6E">
        <w:t>revealed</w:t>
      </w:r>
      <w:r w:rsidR="00BF72D9" w:rsidRPr="00005E6E">
        <w:t xml:space="preserve"> </w:t>
      </w:r>
      <w:r w:rsidR="0097742A" w:rsidRPr="00005E6E">
        <w:t xml:space="preserve">how mobility </w:t>
      </w:r>
      <w:r w:rsidR="00D612E7" w:rsidRPr="00005E6E">
        <w:t>change</w:t>
      </w:r>
      <w:r w:rsidR="00BE6299" w:rsidRPr="00005E6E">
        <w:t>d</w:t>
      </w:r>
      <w:r w:rsidR="00A76534" w:rsidRPr="00005E6E">
        <w:t xml:space="preserve"> </w:t>
      </w:r>
      <w:r w:rsidR="00BF72D9" w:rsidRPr="00005E6E">
        <w:t>in</w:t>
      </w:r>
      <w:r w:rsidR="001C0692" w:rsidRPr="00005E6E">
        <w:t xml:space="preserve"> </w:t>
      </w:r>
      <w:r w:rsidR="0079063F" w:rsidRPr="00005E6E">
        <w:t xml:space="preserve">the </w:t>
      </w:r>
      <w:r w:rsidR="00E312E5" w:rsidRPr="00005E6E">
        <w:t xml:space="preserve">different </w:t>
      </w:r>
      <w:r w:rsidR="002E1E2A" w:rsidRPr="00005E6E">
        <w:t xml:space="preserve">pandemic </w:t>
      </w:r>
      <w:proofErr w:type="gramStart"/>
      <w:r w:rsidR="002E1E2A" w:rsidRPr="00005E6E">
        <w:t>stages</w:t>
      </w:r>
      <w:r w:rsidR="00BE6299" w:rsidRPr="00005E6E">
        <w:t xml:space="preserve">, </w:t>
      </w:r>
      <w:r w:rsidR="002E1E2A" w:rsidRPr="00005E6E">
        <w:t>and</w:t>
      </w:r>
      <w:proofErr w:type="gramEnd"/>
      <w:r w:rsidR="00732755" w:rsidRPr="00005E6E">
        <w:t xml:space="preserve"> </w:t>
      </w:r>
      <w:r w:rsidR="004F4EFC" w:rsidRPr="00005E6E">
        <w:t>exhibited</w:t>
      </w:r>
      <w:r w:rsidR="00E869ED" w:rsidRPr="00005E6E">
        <w:t xml:space="preserve"> some notable differences </w:t>
      </w:r>
      <w:r w:rsidR="00831AF7" w:rsidRPr="00005E6E">
        <w:t xml:space="preserve">in </w:t>
      </w:r>
      <w:del w:id="368" w:author="Won Do Lee" w:date="2023-01-19T22:53:00Z">
        <w:r w:rsidR="00BE6299" w:rsidRPr="00005E6E" w:rsidDel="00C025AD">
          <w:delText>pre-</w:delText>
        </w:r>
        <w:r w:rsidR="00831AF7" w:rsidRPr="00005E6E" w:rsidDel="00C025AD">
          <w:delText xml:space="preserve"> to post-</w:delText>
        </w:r>
        <w:r w:rsidR="0079063F" w:rsidRPr="00005E6E" w:rsidDel="00C025AD">
          <w:delText>lockdown</w:delText>
        </w:r>
      </w:del>
      <w:ins w:id="369" w:author="Won Do Lee" w:date="2023-01-19T22:53:00Z">
        <w:r w:rsidR="00C025AD" w:rsidRPr="00005E6E">
          <w:t>lockdown phases</w:t>
        </w:r>
      </w:ins>
      <w:r w:rsidR="0079063F" w:rsidRPr="00005E6E">
        <w:t xml:space="preserve">. </w:t>
      </w:r>
      <w:del w:id="370" w:author="Won Do Lee" w:date="2023-01-12T23:58:00Z">
        <w:r w:rsidR="0079063F" w:rsidRPr="00005E6E" w:rsidDel="0050027F">
          <w:rPr>
            <w:i/>
            <w:iCs/>
          </w:rPr>
          <w:delText>Spontaneous mobility reduction</w:delText>
        </w:r>
      </w:del>
      <w:ins w:id="371" w:author="Won Do Lee" w:date="2023-01-12T23:58:00Z">
        <w:r w:rsidR="0050027F" w:rsidRPr="00005E6E">
          <w:rPr>
            <w:i/>
            <w:iCs/>
          </w:rPr>
          <w:t>Voluntary social distancing</w:t>
        </w:r>
      </w:ins>
      <w:r w:rsidR="0079063F" w:rsidRPr="00005E6E">
        <w:t xml:space="preserve"> </w:t>
      </w:r>
      <w:r w:rsidR="0079063F" w:rsidRPr="00005E6E">
        <w:fldChar w:fldCharType="begin" w:fldLock="1"/>
      </w:r>
      <w:r w:rsidR="002602A3" w:rsidRPr="00005E6E">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USA","type":"article-journal","volume":"17"},"uris":["http://www.mendeley.com/documents/?uuid=0703c2e2-c1e0-4d42-9bef-66b3b4ab23c2"]},{"id":"ITEM-2","itemData":{"DOI":"10.1101/2020.06.13.20130658","abstract":"The spreading of infectious diseases including COVID-19 depends on human interactions. In an environment where behavioral patterns and physical contacts are constantly evolving according to new governmental regulations, measuring these interactions is a major challenge. Mobility has emerged as an indicator for human activity and, implicitly, for human interactions. Here we study the coupling between mobility and COVID-19 dynamics and show that variations in global air traffic and local car traffic mobility can be used to stratify different disease phases. Our study shows that, for 26 European countries, maximal correlation between driving mobility and disease dynamics follows a normal distribution with a 17-day mean and two-day standard deviation. Our findings suggests that local mobility can serve as a quantitative metric to forecast future reproduction numbers and identify the final stages of the pandemic when mobility and reproduction become decorrelated.Competing Interest StatementThe authors have declared no competing interest.Funding StatementThis work was supported by a Stanford Bio-X IIP seed grant to Ellen Kuhl, by a DAAD Fellowship to Kevin Linka, and by the Engineering and Physical Sciences Research Council grant EP/R020205/1 to Alain Goriely.Author DeclarationsI confirm all relevant ethical guidelines have been followed, and any necessary IRB and/or ethics committee approvals have been obtained.YesThe details of the IRB/oversight body that provided approval or exemption for the research described are given below:n/aAll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a","author":[{"dropping-particle":"","family":"Linka","given":"Kevin","non-dropping-particle":"","parse-names":false,"suffix":""},{"dropping-particle":"","family":"Goriely","given":"Alain","non-dropping-particle":"","parse-names":false,"suffix":""},{"dropping-particle":"","family":"Kuhl","given":"Ellen","non-dropping-particle":"","parse-names":false,"suffix":""}],"container-title":"medRxiv","id":"ITEM-2","issued":{"date-parts":[["2020"]]},"title":"Global and local mobility as a barometer for COVID-19 dynamics","type":"article-journal"},"uris":["http://www.mendeley.com/documents/?uuid=5e9b7f09-d504-4ce6-8ed9-e428f52bea3b"]}],"mendeley":{"formattedCitation":"(Linka et al., 2020; Xiong, Hu, Yang, Younes, et al., 2020)","plainTextFormattedCitation":"(Linka et al., 2020; Xiong, Hu, Yang, Younes, et al., 2020)","previouslyFormattedCitation":"(Linka et al., 2020; Xiong, Hu, Yang, Younes, et al., 2020)"},"properties":{"noteIndex":0},"schema":"https://github.com/citation-style-language/schema/raw/master/csl-citation.json"}</w:instrText>
      </w:r>
      <w:r w:rsidR="0079063F" w:rsidRPr="00005E6E">
        <w:fldChar w:fldCharType="separate"/>
      </w:r>
      <w:r w:rsidR="00376C66" w:rsidRPr="00005E6E">
        <w:t>(Linka et al., 2020; Xiong, Hu, Yang, Younes, et al., 2020)</w:t>
      </w:r>
      <w:r w:rsidR="0079063F" w:rsidRPr="00005E6E">
        <w:fldChar w:fldCharType="end"/>
      </w:r>
      <w:r w:rsidR="0079063F" w:rsidRPr="00005E6E">
        <w:t xml:space="preserve"> </w:t>
      </w:r>
      <w:r w:rsidR="00732755" w:rsidRPr="00005E6E">
        <w:t xml:space="preserve">was </w:t>
      </w:r>
      <w:r w:rsidR="009E17EA" w:rsidRPr="00005E6E">
        <w:t>observed</w:t>
      </w:r>
      <w:r w:rsidR="0079063F" w:rsidRPr="00005E6E">
        <w:t xml:space="preserve"> </w:t>
      </w:r>
      <w:del w:id="372" w:author="Won Do Lee" w:date="2023-01-17T22:21:00Z">
        <w:r w:rsidR="0079063F" w:rsidRPr="00005E6E" w:rsidDel="00A93152">
          <w:delText xml:space="preserve">in the time </w:delText>
        </w:r>
      </w:del>
      <w:r w:rsidR="0079063F" w:rsidRPr="00005E6E">
        <w:t xml:space="preserve">between </w:t>
      </w:r>
      <w:r w:rsidR="00D838BC" w:rsidRPr="00005E6E">
        <w:t xml:space="preserve">pre-pandemic </w:t>
      </w:r>
      <w:r w:rsidR="0079063F" w:rsidRPr="00005E6E">
        <w:t xml:space="preserve">and implemented stay-at-home orders. It suggests </w:t>
      </w:r>
      <w:r w:rsidR="001679A0" w:rsidRPr="00005E6E">
        <w:t xml:space="preserve">that people would practice voluntary social distancing </w:t>
      </w:r>
      <w:r w:rsidR="00831AF7" w:rsidRPr="00005E6E">
        <w:t>depend</w:t>
      </w:r>
      <w:ins w:id="373" w:author="Won Do Lee" w:date="2023-01-17T22:21:00Z">
        <w:r w:rsidR="00A93152" w:rsidRPr="00005E6E">
          <w:t>ing</w:t>
        </w:r>
      </w:ins>
      <w:r w:rsidR="00831AF7" w:rsidRPr="00005E6E">
        <w:t xml:space="preserve"> on</w:t>
      </w:r>
      <w:r w:rsidR="00C17846" w:rsidRPr="00005E6E">
        <w:t xml:space="preserve"> the</w:t>
      </w:r>
      <w:ins w:id="374" w:author="Won Do Lee" w:date="2023-01-17T22:21:00Z">
        <w:r w:rsidR="00A93152" w:rsidRPr="00005E6E">
          <w:t>ir</w:t>
        </w:r>
      </w:ins>
      <w:r w:rsidR="00C17846" w:rsidRPr="00005E6E">
        <w:t xml:space="preserve"> ability to </w:t>
      </w:r>
      <w:r w:rsidR="0079063F" w:rsidRPr="00005E6E">
        <w:t>self-regulat</w:t>
      </w:r>
      <w:r w:rsidR="00C17846" w:rsidRPr="00005E6E">
        <w:t>e</w:t>
      </w:r>
      <w:r w:rsidR="00165BD9" w:rsidRPr="00005E6E">
        <w:t xml:space="preserve"> </w:t>
      </w:r>
      <w:r w:rsidR="00C17846" w:rsidRPr="00005E6E">
        <w:t xml:space="preserve">capacity </w:t>
      </w:r>
      <w:r w:rsidR="0079063F" w:rsidRPr="00005E6E">
        <w:fldChar w:fldCharType="begin" w:fldLock="1"/>
      </w:r>
      <w:r w:rsidR="002602A3" w:rsidRPr="00005E6E">
        <w:instrText>ADDIN CSL_CITATION {"citationItems":[{"id":"ITEM-1","itemData":{"DOI":"10.3386/w27531","author":[{"dropping-particle":"","family":"Cronin","given":"Christopher","non-dropping-particle":"","parse-names":false,"suffix":""},{"dropping-particle":"","family":"Evans","given":"William","non-dropping-particle":"","parse-names":false,"suffix":""}],"id":"ITEM-1","issued":{"date-parts":[["2020","7"]]},"publisher-place":"Cambridge, MA","title":"Private Precaution and Public Restrictions: What Drives Social Distancing and Industry Foot Traffic in the COVID-19 Era?","type":"report"},"uris":["http://www.mendeley.com/documents/?uuid=8ace6a72-b6ab-42f9-bd64-711592d9adb0"]}],"mendeley":{"formattedCitation":"(Cronin &amp; Evans, 2020)","plainTextFormattedCitation":"(Cronin &amp; Evans, 2020)","previouslyFormattedCitation":"(Cronin &amp; Evans, 2020)"},"properties":{"noteIndex":0},"schema":"https://github.com/citation-style-language/schema/raw/master/csl-citation.json"}</w:instrText>
      </w:r>
      <w:r w:rsidR="0079063F" w:rsidRPr="00005E6E">
        <w:fldChar w:fldCharType="separate"/>
      </w:r>
      <w:r w:rsidR="00376C66" w:rsidRPr="00005E6E">
        <w:t>(Cronin &amp; Evans, 2020)</w:t>
      </w:r>
      <w:r w:rsidR="0079063F" w:rsidRPr="00005E6E">
        <w:fldChar w:fldCharType="end"/>
      </w:r>
      <w:r w:rsidR="0079063F" w:rsidRPr="00005E6E">
        <w:t xml:space="preserve">. </w:t>
      </w:r>
      <w:r w:rsidR="009E17EA" w:rsidRPr="00005E6E">
        <w:t xml:space="preserve">Also, increased mobility </w:t>
      </w:r>
      <w:r w:rsidR="00731265" w:rsidRPr="00005E6E">
        <w:t xml:space="preserve">observed </w:t>
      </w:r>
      <w:del w:id="375" w:author="Won Do Lee" w:date="2023-01-17T22:21:00Z">
        <w:r w:rsidR="0079063F" w:rsidRPr="00005E6E" w:rsidDel="00A93152">
          <w:delText>people were going outside more while the coming months over the ease of</w:delText>
        </w:r>
      </w:del>
      <w:ins w:id="376" w:author="Won Do Lee" w:date="2023-01-17T22:21:00Z">
        <w:r w:rsidR="00A93152" w:rsidRPr="00005E6E">
          <w:t>that people we</w:t>
        </w:r>
      </w:ins>
      <w:ins w:id="377" w:author="Won Do Lee" w:date="2023-01-17T22:22:00Z">
        <w:r w:rsidR="00A93152" w:rsidRPr="00005E6E">
          <w:t>nt</w:t>
        </w:r>
      </w:ins>
      <w:ins w:id="378" w:author="Won Do Lee" w:date="2023-01-17T22:21:00Z">
        <w:r w:rsidR="00A93152" w:rsidRPr="00005E6E">
          <w:t xml:space="preserve"> outside more during the coming months </w:t>
        </w:r>
      </w:ins>
      <w:ins w:id="379" w:author="Won Do Lee" w:date="2023-01-17T22:22:00Z">
        <w:r w:rsidR="00A93152" w:rsidRPr="00005E6E">
          <w:t>after</w:t>
        </w:r>
      </w:ins>
      <w:r w:rsidR="0079063F" w:rsidRPr="00005E6E">
        <w:t xml:space="preserve"> the lockdown</w:t>
      </w:r>
      <w:r w:rsidR="00933EDA" w:rsidRPr="00005E6E">
        <w:t xml:space="preserve">, </w:t>
      </w:r>
      <w:r w:rsidR="009E17EA" w:rsidRPr="00005E6E">
        <w:t xml:space="preserve">entitled to </w:t>
      </w:r>
      <w:r w:rsidR="009E17EA" w:rsidRPr="00005E6E">
        <w:rPr>
          <w:i/>
          <w:iCs/>
        </w:rPr>
        <w:t>Quarantine fatigue</w:t>
      </w:r>
      <w:r w:rsidR="009E17EA" w:rsidRPr="00005E6E">
        <w:t xml:space="preserve"> </w:t>
      </w:r>
      <w:r w:rsidR="009E17EA" w:rsidRPr="00005E6E">
        <w:fldChar w:fldCharType="begin" w:fldLock="1"/>
      </w:r>
      <w:r w:rsidR="00C91C07"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States","type":"article-journal","volume":"10"},"uris":["http://www.mendeley.com/documents/?uuid=a541f292-6ad1-47f0-a053-1394971402fb"]},{"id":"ITEM-2","itemData":{"DOI":"10.1016/j.jtrangeo.2021.103039","ISSN":"09666923","abstract":"This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Geography","id":"ITEM-2","issue":"March","issued":{"date-parts":[["2021","5"]]},"page":"103039","publisher":"Elsevier Ltd","title":"The impact of the COVID-19 pandemic on people's mobility: A longitudinal study of the U.S. from March to September of 2020","type":"article-journal","volume":"93"},"uris":["http://www.mendeley.com/documents/?uuid=27e5530c-73b7-4ca5-88ef-823ce0b7019c"]},{"id":"ITEM-3","itemData":{"DOI":"10.1016/j.healthplace.2021.102609","ISSN":"1353-8292","author":[{"dropping-particle":"","family":"Kwan","given":"Mei-po","non-dropping-particle":"","parse-names":false,"suffix":""}],"container-title":"Health and Place","id":"ITEM-3","issue":"June","issued":{"date-parts":[["2021"]]},"page":"102609","publisher":"Elsevier Ltd","title":"The stationarity bias in research on the environmental determinants of health","type":"article-journal","volume":"70"},"uris":["http://www.mendeley.com/documents/?uuid=d8576bf6-c115-4508-b732-b9205c38c03d"]},{"id":"ITEM-4","itemData":{"abstract":"By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w:instrText>
      </w:r>
      <w:r w:rsidR="00C91C07" w:rsidRPr="005329A2">
        <w:rPr>
          <w:lang w:val="nl-NL"/>
        </w:rPr>
        <w:instrText>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-4","issued":{"date-parts":[["2020","6","5"]]},"page":"1-15","title":"Quarantine Fatigue: first-ever decrease in social distancing measures after the COVID-19 outbreak before reopening United States","type":"article-journal"},"uris":["http://www.mendeley.com/documents/?uuid=71d42617-8d61-46ce-ba17-185c63c05c63"]}],"mendeley":{"formattedCitation":"(J. Kim &amp; Kwan, 2021; Kwan, 2021; Pan et al., 2020; Zhao et al., 2020)","plainTextFormattedCitation":"(J. Kim &amp; Kwan, 2021; Kwan, 2021; Pan et al., 2020; Zhao et al., 2020)","previouslyFormattedCitation":"(J. Kim &amp; Kwan, 2021; Kwan, 2021; Pan et al., 2020; Zhao et al., 2020)"},"properties":{"noteIndex":0},"schema":"https://github.com/citation-style-language/schema/raw/master/csl-citation.json"}</w:instrText>
      </w:r>
      <w:r w:rsidR="009E17EA" w:rsidRPr="00005E6E">
        <w:fldChar w:fldCharType="separate"/>
      </w:r>
      <w:r w:rsidR="00717257" w:rsidRPr="005329A2">
        <w:rPr>
          <w:lang w:val="nl-NL"/>
        </w:rPr>
        <w:t>(J. Kim &amp; Kwan, 2021; Kwan, 2021; Pan et al., 2020; Zhao et al., 2020)</w:t>
      </w:r>
      <w:r w:rsidR="009E17EA" w:rsidRPr="00005E6E">
        <w:fldChar w:fldCharType="end"/>
      </w:r>
      <w:r w:rsidR="0079063F" w:rsidRPr="005329A2">
        <w:rPr>
          <w:lang w:val="nl-NL"/>
        </w:rPr>
        <w:t>.</w:t>
      </w:r>
      <w:r w:rsidR="00094B2F" w:rsidRPr="005329A2">
        <w:rPr>
          <w:lang w:val="nl-NL"/>
        </w:rPr>
        <w:t xml:space="preserve"> </w:t>
      </w:r>
    </w:p>
    <w:p w14:paraId="52397DD9" w14:textId="4621630C" w:rsidR="00CD60D4" w:rsidRPr="00005E6E" w:rsidDel="00655790" w:rsidRDefault="002D0343" w:rsidP="000F3486">
      <w:pPr>
        <w:rPr>
          <w:del w:id="380" w:author="Won Do Lee" w:date="2023-01-20T00:04:00Z"/>
          <w:color w:val="000000" w:themeColor="text1"/>
        </w:rPr>
      </w:pPr>
      <w:r w:rsidRPr="00005E6E">
        <w:lastRenderedPageBreak/>
        <w:t>However, l</w:t>
      </w:r>
      <w:r w:rsidR="00CD5808" w:rsidRPr="00005E6E">
        <w:t xml:space="preserve">imited attention has been given to a consideration of </w:t>
      </w:r>
      <w:r w:rsidR="00964615" w:rsidRPr="00005E6E">
        <w:t>how mobility</w:t>
      </w:r>
      <w:r w:rsidR="006301C9" w:rsidRPr="00005E6E">
        <w:t xml:space="preserve"> changed</w:t>
      </w:r>
      <w:r w:rsidR="00C6375E" w:rsidRPr="00005E6E">
        <w:t xml:space="preserve"> </w:t>
      </w:r>
      <w:r w:rsidR="000E5D91" w:rsidRPr="00005E6E">
        <w:t xml:space="preserve">over time and its variation </w:t>
      </w:r>
      <w:ins w:id="381" w:author="Won Do Lee" w:date="2023-01-15T23:31:00Z">
        <w:r w:rsidR="00E76D99" w:rsidRPr="00005E6E">
          <w:t xml:space="preserve">in </w:t>
        </w:r>
      </w:ins>
      <w:ins w:id="382" w:author="Won Do Lee" w:date="2023-01-17T23:33:00Z">
        <w:r w:rsidR="00A625FA" w:rsidRPr="00005E6E">
          <w:t xml:space="preserve">different phases </w:t>
        </w:r>
      </w:ins>
      <w:del w:id="383" w:author="Won Do Lee" w:date="2023-01-17T23:33:00Z">
        <w:r w:rsidR="000E5D91" w:rsidRPr="00005E6E" w:rsidDel="00A625FA">
          <w:delText>across space</w:delText>
        </w:r>
        <w:r w:rsidR="00C00BDD" w:rsidRPr="00005E6E" w:rsidDel="00A625FA">
          <w:delText xml:space="preserve"> </w:delText>
        </w:r>
        <w:r w:rsidR="00CD6964" w:rsidRPr="00005E6E" w:rsidDel="00A625FA">
          <w:delText xml:space="preserve">influenced </w:delText>
        </w:r>
        <w:r w:rsidR="000A7BD7" w:rsidRPr="00005E6E" w:rsidDel="00A625FA">
          <w:delText>by</w:delText>
        </w:r>
      </w:del>
      <w:ins w:id="384" w:author="Won Do Lee" w:date="2023-01-17T23:33:00Z">
        <w:r w:rsidR="00A625FA" w:rsidRPr="00005E6E">
          <w:t xml:space="preserve">alongside </w:t>
        </w:r>
      </w:ins>
      <w:del w:id="385" w:author="Won Do Lee" w:date="2023-01-17T23:33:00Z">
        <w:r w:rsidR="00712581" w:rsidRPr="00005E6E" w:rsidDel="00A625FA">
          <w:delText xml:space="preserve"> </w:delText>
        </w:r>
      </w:del>
      <w:r w:rsidR="00CD6964" w:rsidRPr="00005E6E">
        <w:t>the shift</w:t>
      </w:r>
      <w:r w:rsidR="000A7BD7" w:rsidRPr="00005E6E">
        <w:t xml:space="preserve"> </w:t>
      </w:r>
      <w:r w:rsidR="00CD6964" w:rsidRPr="00005E6E">
        <w:t xml:space="preserve">in </w:t>
      </w:r>
      <w:r w:rsidR="004D3695" w:rsidRPr="00005E6E">
        <w:t xml:space="preserve">government response. </w:t>
      </w:r>
      <w:del w:id="386" w:author="Won Do Lee" w:date="2023-01-19T22:53:00Z">
        <w:r w:rsidR="0079063F" w:rsidRPr="00005E6E" w:rsidDel="00C025AD">
          <w:delText xml:space="preserve">Kwan </w:delText>
        </w:r>
        <w:r w:rsidR="0079063F" w:rsidRPr="00005E6E" w:rsidDel="00C025AD">
          <w:fldChar w:fldCharType="begin" w:fldLock="1"/>
        </w:r>
        <w:r w:rsidR="002602A3" w:rsidRPr="00005E6E" w:rsidDel="00C025AD">
          <w:delInstrText>ADDIN CSL_CITATION {"citationItems":[{"id":"ITEM-1","itemData":{"DOI":"10.1016/j.healthplace.2021.102609","ISSN":"1353-8292","author":[{"dropping-particle":"","family":"Kwan","given":"Mei-po","non-dropping-particle":"","parse-names":false,"suffix":""}],"container-title":"Health and Place","id":"ITEM-1","issue":"June","issued":{"date-parts":[["2021"]]},"page":"102609","publisher":"Elsevier Ltd","title":"The stationarity bias in research on the environmental determinants of health","type":"article-journal","volume":"70"},"suppress-author":1,"uris":["http://www.mendeley.com/documents/?uuid=d8576bf6-c115-4508-b732-b9205c38c03d"]}],"mendeley":{"formattedCitation":"(2021)","plainTextFormattedCitation":"(2021)","previouslyFormattedCitation":"(2021)"},"properties":{"noteIndex":0},"schema":"https://github.com/citation-style-language/schema/raw/master/csl-citation.json"}</w:delInstrText>
        </w:r>
        <w:r w:rsidR="0079063F" w:rsidRPr="00005E6E" w:rsidDel="00C025AD">
          <w:fldChar w:fldCharType="separate"/>
        </w:r>
        <w:r w:rsidR="00376C66" w:rsidRPr="00005E6E" w:rsidDel="00C025AD">
          <w:delText>(2021)</w:delText>
        </w:r>
        <w:r w:rsidR="0079063F" w:rsidRPr="00005E6E" w:rsidDel="00C025AD">
          <w:fldChar w:fldCharType="end"/>
        </w:r>
        <w:r w:rsidR="0051428A" w:rsidRPr="00005E6E" w:rsidDel="00C025AD">
          <w:delText xml:space="preserve"> </w:delText>
        </w:r>
        <w:r w:rsidR="00732755" w:rsidRPr="00005E6E" w:rsidDel="00C025AD">
          <w:delText>note</w:delText>
        </w:r>
        <w:r w:rsidR="00831AF7" w:rsidRPr="00005E6E" w:rsidDel="00C025AD">
          <w:delText>d</w:delText>
        </w:r>
        <w:r w:rsidR="00732755" w:rsidRPr="00005E6E" w:rsidDel="00C025AD">
          <w:delText xml:space="preserve"> </w:delText>
        </w:r>
      </w:del>
      <w:del w:id="387" w:author="Won Do Lee" w:date="2023-01-17T22:22:00Z">
        <w:r w:rsidR="00732755" w:rsidRPr="00005E6E" w:rsidDel="00A93152">
          <w:delText xml:space="preserve">that </w:delText>
        </w:r>
      </w:del>
      <w:del w:id="388" w:author="Won Do Lee" w:date="2023-01-19T22:53:00Z">
        <w:r w:rsidR="004D42A5" w:rsidRPr="00005E6E" w:rsidDel="00C025AD">
          <w:rPr>
            <w:i/>
            <w:iCs/>
          </w:rPr>
          <w:delText>temporal nonstationarity</w:delText>
        </w:r>
        <w:r w:rsidR="00902CA8" w:rsidRPr="00005E6E" w:rsidDel="00C025AD">
          <w:delText xml:space="preserve"> in</w:delText>
        </w:r>
        <w:r w:rsidR="00257385" w:rsidRPr="00005E6E" w:rsidDel="00C025AD">
          <w:delText xml:space="preserve"> </w:delText>
        </w:r>
        <w:r w:rsidR="00732755" w:rsidRPr="00005E6E" w:rsidDel="00C025AD">
          <w:delText xml:space="preserve">people’s </w:delText>
        </w:r>
        <w:r w:rsidR="008A3C35" w:rsidRPr="00005E6E" w:rsidDel="00C025AD">
          <w:delText>mobility levels</w:delText>
        </w:r>
        <w:r w:rsidR="000706F5" w:rsidRPr="00005E6E" w:rsidDel="00C025AD">
          <w:delText xml:space="preserve">. </w:delText>
        </w:r>
      </w:del>
      <w:del w:id="389" w:author="Won Do Lee" w:date="2023-01-17T21:39:00Z">
        <w:r w:rsidR="00C03168" w:rsidRPr="00005E6E" w:rsidDel="00751A98">
          <w:delText>The c</w:delText>
        </w:r>
        <w:r w:rsidR="002160CD" w:rsidRPr="00005E6E" w:rsidDel="00751A98">
          <w:delText>hange in</w:delText>
        </w:r>
        <w:r w:rsidR="00732755" w:rsidRPr="00005E6E" w:rsidDel="00751A98">
          <w:delText xml:space="preserve"> mobility levels</w:delText>
        </w:r>
      </w:del>
      <w:ins w:id="390" w:author="Won Do Lee" w:date="2023-01-17T21:39:00Z">
        <w:r w:rsidR="00751A98" w:rsidRPr="00005E6E">
          <w:t>People’s mobility</w:t>
        </w:r>
      </w:ins>
      <w:r w:rsidR="008A3C35" w:rsidRPr="00005E6E">
        <w:t xml:space="preserve"> </w:t>
      </w:r>
      <w:r w:rsidR="00C03168" w:rsidRPr="00005E6E">
        <w:t>has been</w:t>
      </w:r>
      <w:r w:rsidR="00732755" w:rsidRPr="00005E6E">
        <w:t xml:space="preserve"> </w:t>
      </w:r>
      <w:r w:rsidR="006C128B" w:rsidRPr="00005E6E">
        <w:t>influenced</w:t>
      </w:r>
      <w:r w:rsidR="00732755" w:rsidRPr="00005E6E">
        <w:t xml:space="preserve"> by the prevalence of government </w:t>
      </w:r>
      <w:r w:rsidR="006C128B" w:rsidRPr="00005E6E">
        <w:t>measures</w:t>
      </w:r>
      <w:r w:rsidR="00FD019C" w:rsidRPr="00005E6E">
        <w:t xml:space="preserve">, </w:t>
      </w:r>
      <w:r w:rsidR="00732755" w:rsidRPr="00005E6E">
        <w:t xml:space="preserve">and </w:t>
      </w:r>
      <w:r w:rsidR="00C03168" w:rsidRPr="00005E6E">
        <w:t xml:space="preserve">individually </w:t>
      </w:r>
      <w:r w:rsidR="00FD019C" w:rsidRPr="00005E6E">
        <w:t>perceived risk</w:t>
      </w:r>
      <w:r w:rsidR="008E2F01" w:rsidRPr="00005E6E">
        <w:t xml:space="preserve"> and </w:t>
      </w:r>
      <w:r w:rsidR="00732755" w:rsidRPr="00005E6E">
        <w:t>ability to restrict everyday mobility</w:t>
      </w:r>
      <w:r w:rsidR="00352D43" w:rsidRPr="00005E6E">
        <w:t xml:space="preserve"> together</w:t>
      </w:r>
      <w:r w:rsidR="008A3C35" w:rsidRPr="00005E6E">
        <w:t xml:space="preserve">, </w:t>
      </w:r>
      <w:r w:rsidR="00005770" w:rsidRPr="00005E6E">
        <w:t xml:space="preserve">all of which </w:t>
      </w:r>
      <w:r w:rsidR="00352D43" w:rsidRPr="00005E6E">
        <w:t xml:space="preserve">are </w:t>
      </w:r>
      <w:proofErr w:type="gramStart"/>
      <w:r w:rsidR="00352D43" w:rsidRPr="00005E6E">
        <w:t>time-varying</w:t>
      </w:r>
      <w:proofErr w:type="gramEnd"/>
      <w:r w:rsidR="00352D43" w:rsidRPr="00005E6E">
        <w:t>.</w:t>
      </w:r>
      <w:r w:rsidR="003D694A" w:rsidRPr="00005E6E">
        <w:t xml:space="preserve"> </w:t>
      </w:r>
      <w:r w:rsidR="0079670D" w:rsidRPr="00005E6E">
        <w:rPr>
          <w:color w:val="000000" w:themeColor="text1"/>
        </w:rPr>
        <w:t>To further elucidate this issue</w:t>
      </w:r>
      <w:r w:rsidR="0079063F" w:rsidRPr="00005E6E">
        <w:rPr>
          <w:color w:val="000000" w:themeColor="text1"/>
        </w:rPr>
        <w:t xml:space="preserve">, </w:t>
      </w:r>
      <w:r w:rsidR="001B6AC4" w:rsidRPr="00005E6E">
        <w:rPr>
          <w:color w:val="000000" w:themeColor="text1"/>
        </w:rPr>
        <w:t xml:space="preserve">we </w:t>
      </w:r>
      <w:r w:rsidR="00732755" w:rsidRPr="00005E6E">
        <w:rPr>
          <w:color w:val="000000" w:themeColor="text1"/>
        </w:rPr>
        <w:t>examine</w:t>
      </w:r>
      <w:r w:rsidR="009B687D" w:rsidRPr="00005E6E">
        <w:rPr>
          <w:color w:val="000000" w:themeColor="text1"/>
        </w:rPr>
        <w:t>d</w:t>
      </w:r>
      <w:r w:rsidR="00732755" w:rsidRPr="00005E6E">
        <w:rPr>
          <w:color w:val="000000" w:themeColor="text1"/>
        </w:rPr>
        <w:t xml:space="preserve"> </w:t>
      </w:r>
      <w:del w:id="391" w:author="Won Do Lee" w:date="2023-01-17T22:22:00Z">
        <w:r w:rsidR="001B6AC4" w:rsidRPr="00005E6E" w:rsidDel="00A93152">
          <w:rPr>
            <w:color w:val="000000" w:themeColor="text1"/>
          </w:rPr>
          <w:delText xml:space="preserve">the </w:delText>
        </w:r>
        <w:r w:rsidR="00C03168" w:rsidRPr="00005E6E" w:rsidDel="00A93152">
          <w:rPr>
            <w:color w:val="000000" w:themeColor="text1"/>
          </w:rPr>
          <w:delText>change</w:delText>
        </w:r>
      </w:del>
      <w:ins w:id="392" w:author="Won Do Lee" w:date="2023-01-17T22:22:00Z">
        <w:r w:rsidR="00A93152" w:rsidRPr="00005E6E">
          <w:rPr>
            <w:color w:val="000000" w:themeColor="text1"/>
          </w:rPr>
          <w:t>changes</w:t>
        </w:r>
      </w:ins>
      <w:r w:rsidR="00C03168" w:rsidRPr="00005E6E">
        <w:rPr>
          <w:color w:val="000000" w:themeColor="text1"/>
        </w:rPr>
        <w:t xml:space="preserve"> in mobility </w:t>
      </w:r>
      <w:r w:rsidR="00EA4F73" w:rsidRPr="00005E6E">
        <w:rPr>
          <w:color w:val="000000" w:themeColor="text1"/>
        </w:rPr>
        <w:t>throughout</w:t>
      </w:r>
      <w:r w:rsidR="00C03168" w:rsidRPr="00005E6E">
        <w:rPr>
          <w:color w:val="000000" w:themeColor="text1"/>
        </w:rPr>
        <w:t xml:space="preserve"> </w:t>
      </w:r>
      <w:r w:rsidR="00732755" w:rsidRPr="00005E6E">
        <w:rPr>
          <w:color w:val="000000" w:themeColor="text1"/>
        </w:rPr>
        <w:t>government-mandated lockdown</w:t>
      </w:r>
      <w:r w:rsidR="003D694A" w:rsidRPr="00005E6E">
        <w:rPr>
          <w:color w:val="000000" w:themeColor="text1"/>
        </w:rPr>
        <w:t>s</w:t>
      </w:r>
      <w:del w:id="393" w:author="Won Do Lee" w:date="2023-01-17T22:24:00Z">
        <w:r w:rsidR="00EA4F73" w:rsidRPr="00005E6E" w:rsidDel="00A93152">
          <w:rPr>
            <w:color w:val="000000" w:themeColor="text1"/>
          </w:rPr>
          <w:delText xml:space="preserve">, </w:delText>
        </w:r>
      </w:del>
      <w:del w:id="394" w:author="Won Do Lee" w:date="2023-01-17T22:23:00Z">
        <w:r w:rsidR="00CD60D4" w:rsidRPr="00005E6E" w:rsidDel="00A93152">
          <w:rPr>
            <w:color w:val="000000" w:themeColor="text1"/>
          </w:rPr>
          <w:delText>coping with pre and</w:delText>
        </w:r>
      </w:del>
      <w:ins w:id="395" w:author="Won Do Lee" w:date="2023-01-17T22:24:00Z">
        <w:r w:rsidR="00A93152" w:rsidRPr="00005E6E">
          <w:rPr>
            <w:color w:val="000000" w:themeColor="text1"/>
          </w:rPr>
          <w:t xml:space="preserve"> added on</w:t>
        </w:r>
      </w:ins>
      <w:ins w:id="396" w:author="Won Do Lee" w:date="2023-01-17T22:23:00Z">
        <w:r w:rsidR="00A93152" w:rsidRPr="00005E6E">
          <w:rPr>
            <w:color w:val="000000" w:themeColor="text1"/>
          </w:rPr>
          <w:t xml:space="preserve"> pre-pandemic and </w:t>
        </w:r>
      </w:ins>
      <w:del w:id="397" w:author="Won Do Lee" w:date="2023-01-17T22:24:00Z">
        <w:r w:rsidR="00CD60D4" w:rsidRPr="00005E6E" w:rsidDel="00A93152">
          <w:rPr>
            <w:color w:val="000000" w:themeColor="text1"/>
          </w:rPr>
          <w:delText xml:space="preserve"> </w:delText>
        </w:r>
      </w:del>
      <w:r w:rsidR="00CD60D4" w:rsidRPr="00005E6E">
        <w:rPr>
          <w:color w:val="000000" w:themeColor="text1"/>
        </w:rPr>
        <w:t>post-lockdown period</w:t>
      </w:r>
      <w:ins w:id="398" w:author="Won Do Lee" w:date="2023-01-17T22:22:00Z">
        <w:r w:rsidR="00A93152" w:rsidRPr="00005E6E">
          <w:rPr>
            <w:color w:val="000000" w:themeColor="text1"/>
          </w:rPr>
          <w:t>s</w:t>
        </w:r>
      </w:ins>
      <w:r w:rsidR="00CD60D4" w:rsidRPr="00005E6E">
        <w:rPr>
          <w:color w:val="000000" w:themeColor="text1"/>
        </w:rPr>
        <w:t xml:space="preserve"> (i.e., ±2 months)</w:t>
      </w:r>
      <w:ins w:id="399" w:author="Won Do Lee" w:date="2023-01-19T22:54:00Z">
        <w:r w:rsidR="00C025AD" w:rsidRPr="00005E6E">
          <w:rPr>
            <w:color w:val="000000" w:themeColor="text1"/>
          </w:rPr>
          <w:t xml:space="preserve"> in this study</w:t>
        </w:r>
      </w:ins>
      <w:r w:rsidR="00CD60D4" w:rsidRPr="00005E6E">
        <w:rPr>
          <w:color w:val="000000" w:themeColor="text1"/>
        </w:rPr>
        <w:t>.</w:t>
      </w:r>
    </w:p>
    <w:p w14:paraId="1BF7557B" w14:textId="0D89ACC0" w:rsidR="00EA4F73" w:rsidRPr="00005E6E" w:rsidRDefault="00EA4F73" w:rsidP="000F3486">
      <w:pPr>
        <w:rPr>
          <w:color w:val="000000" w:themeColor="text1"/>
        </w:rPr>
      </w:pPr>
    </w:p>
    <w:p w14:paraId="75B4FD9D" w14:textId="77777777" w:rsidR="00EA4F73" w:rsidRPr="00005E6E" w:rsidRDefault="00EA4F73" w:rsidP="000F3486">
      <w:pPr>
        <w:rPr>
          <w:color w:val="000000" w:themeColor="text1"/>
        </w:rPr>
      </w:pPr>
    </w:p>
    <w:p w14:paraId="3A4E030A" w14:textId="10FBEEB8" w:rsidR="00E15888" w:rsidRPr="00005E6E" w:rsidRDefault="00A67560" w:rsidP="000F3486">
      <w:pPr>
        <w:pStyle w:val="Heading1"/>
      </w:pPr>
      <w:r w:rsidRPr="00005E6E">
        <w:t>Data and m</w:t>
      </w:r>
      <w:r w:rsidR="00E15888" w:rsidRPr="00005E6E">
        <w:t>ethods</w:t>
      </w:r>
    </w:p>
    <w:p w14:paraId="104778AB" w14:textId="77777777" w:rsidR="00E70FCA" w:rsidRPr="00005E6E" w:rsidRDefault="00E70FCA" w:rsidP="000F3486"/>
    <w:p w14:paraId="20C4072B" w14:textId="63419270" w:rsidR="00947126" w:rsidRPr="00005E6E" w:rsidRDefault="00947126" w:rsidP="000F3486">
      <w:pPr>
        <w:pStyle w:val="Heading2"/>
      </w:pPr>
      <w:r w:rsidRPr="00005E6E">
        <w:t>Data</w:t>
      </w:r>
    </w:p>
    <w:p w14:paraId="041598FF" w14:textId="2D6C3C07" w:rsidR="00E27C5A" w:rsidRPr="00005E6E" w:rsidRDefault="00566905" w:rsidP="000F3486">
      <w:del w:id="400" w:author="Won Do Lee" w:date="2023-01-19T22:54:00Z">
        <w:r w:rsidRPr="00005E6E" w:rsidDel="00C025AD">
          <w:delText xml:space="preserve">Monitoring </w:delText>
        </w:r>
      </w:del>
      <w:ins w:id="401" w:author="Won Do Lee" w:date="2023-01-19T22:54:00Z">
        <w:r w:rsidR="00C025AD" w:rsidRPr="00005E6E">
          <w:t xml:space="preserve">Measuring </w:t>
        </w:r>
      </w:ins>
      <w:ins w:id="402" w:author="Won Do Lee" w:date="2023-01-19T22:55:00Z">
        <w:r w:rsidR="00C025AD" w:rsidRPr="00005E6E">
          <w:t>mobility fluctuation</w:t>
        </w:r>
      </w:ins>
      <w:del w:id="403" w:author="Won Do Lee" w:date="2023-01-19T22:55:00Z">
        <w:r w:rsidRPr="00005E6E" w:rsidDel="00C025AD">
          <w:delText>changes in mobility</w:delText>
        </w:r>
      </w:del>
      <w:r w:rsidRPr="00005E6E">
        <w:t xml:space="preserve"> is a key indicator t</w:t>
      </w:r>
      <w:r w:rsidR="00B615A7" w:rsidRPr="00005E6E">
        <w:t>o assess</w:t>
      </w:r>
      <w:ins w:id="404" w:author="Won Do Lee" w:date="2023-01-17T22:25:00Z">
        <w:r w:rsidR="00A93152" w:rsidRPr="00005E6E">
          <w:t>ing</w:t>
        </w:r>
      </w:ins>
      <w:r w:rsidR="00B615A7" w:rsidRPr="00005E6E">
        <w:t xml:space="preserve"> </w:t>
      </w:r>
      <w:del w:id="405" w:author="Won Do Lee" w:date="2023-01-17T22:25:00Z">
        <w:r w:rsidR="00B615A7" w:rsidRPr="00005E6E" w:rsidDel="00A93152">
          <w:delText xml:space="preserve">the </w:delText>
        </w:r>
      </w:del>
      <w:r w:rsidR="00B615A7" w:rsidRPr="00005E6E">
        <w:t xml:space="preserve">compliance </w:t>
      </w:r>
      <w:del w:id="406" w:author="Won Do Lee" w:date="2023-01-17T22:25:00Z">
        <w:r w:rsidR="00B615A7" w:rsidRPr="00005E6E" w:rsidDel="00A93152">
          <w:delText xml:space="preserve">of </w:delText>
        </w:r>
      </w:del>
      <w:ins w:id="407" w:author="Won Do Lee" w:date="2023-01-17T22:25:00Z">
        <w:r w:rsidR="00A93152" w:rsidRPr="00005E6E">
          <w:t xml:space="preserve">with </w:t>
        </w:r>
      </w:ins>
      <w:r w:rsidR="00B615A7" w:rsidRPr="00005E6E">
        <w:t xml:space="preserve">government-mandated </w:t>
      </w:r>
      <w:r w:rsidR="009A2595" w:rsidRPr="00005E6E">
        <w:t>lockdowns</w:t>
      </w:r>
      <w:r w:rsidR="00B615A7" w:rsidRPr="00005E6E">
        <w:t>.</w:t>
      </w:r>
      <w:r w:rsidR="009D1131" w:rsidRPr="00005E6E">
        <w:t xml:space="preserve"> T</w:t>
      </w:r>
      <w:r w:rsidR="00B615A7" w:rsidRPr="00005E6E">
        <w:t xml:space="preserve">his research </w:t>
      </w:r>
      <w:r w:rsidR="00E27C5A" w:rsidRPr="00005E6E">
        <w:t xml:space="preserve">deploys </w:t>
      </w:r>
      <w:r w:rsidR="00903EE8" w:rsidRPr="00005E6E">
        <w:t>anonymised and aggregated GDPR-compliant CDRs</w:t>
      </w:r>
      <w:r w:rsidR="00E27C5A" w:rsidRPr="00005E6E">
        <w:rPr>
          <w:rStyle w:val="FootnoteReference"/>
        </w:rPr>
        <w:footnoteReference w:id="5"/>
      </w:r>
      <w:r w:rsidR="00903EE8" w:rsidRPr="00005E6E">
        <w:t xml:space="preserve"> for </w:t>
      </w:r>
      <w:commentRangeStart w:id="419"/>
      <w:ins w:id="420" w:author="Won Do Lee" w:date="2023-01-19T22:55:00Z">
        <w:r w:rsidR="00C025AD" w:rsidRPr="00005E6E">
          <w:t xml:space="preserve">more than one million </w:t>
        </w:r>
      </w:ins>
      <w:del w:id="421" w:author="Won Do Lee" w:date="2023-01-19T22:55:00Z">
        <w:r w:rsidR="00903EE8" w:rsidRPr="00005E6E" w:rsidDel="00C025AD">
          <w:delText xml:space="preserve">1,119,449 </w:delText>
        </w:r>
      </w:del>
      <w:r w:rsidR="00903EE8" w:rsidRPr="00005E6E">
        <w:t xml:space="preserve">users </w:t>
      </w:r>
      <w:del w:id="422" w:author="Won Do Lee" w:date="2023-01-17T22:25:00Z">
        <w:r w:rsidR="00903EE8" w:rsidRPr="00005E6E" w:rsidDel="00A93152">
          <w:delText xml:space="preserve">in </w:delText>
        </w:r>
        <w:r w:rsidR="00B13A10" w:rsidRPr="00005E6E" w:rsidDel="00A93152">
          <w:delText xml:space="preserve">the </w:delText>
        </w:r>
        <w:r w:rsidR="00903EE8" w:rsidRPr="00005E6E" w:rsidDel="00A93152">
          <w:delText xml:space="preserve">period </w:delText>
        </w:r>
        <w:r w:rsidR="00B13A10" w:rsidRPr="00005E6E" w:rsidDel="00A93152">
          <w:delText>of</w:delText>
        </w:r>
      </w:del>
      <w:ins w:id="423" w:author="Won Do Lee" w:date="2023-01-19T22:55:00Z">
        <w:r w:rsidR="00C025AD" w:rsidRPr="00005E6E">
          <w:t>spanning seven months</w:t>
        </w:r>
      </w:ins>
      <w:del w:id="424" w:author="Won Do Lee" w:date="2023-01-19T22:55:00Z">
        <w:r w:rsidR="00B13A10" w:rsidRPr="00005E6E" w:rsidDel="00C025AD">
          <w:delText xml:space="preserve"> </w:delText>
        </w:r>
        <w:r w:rsidR="00903EE8" w:rsidRPr="00005E6E" w:rsidDel="00C025AD">
          <w:delText xml:space="preserve">1 </w:delText>
        </w:r>
        <w:r w:rsidR="00381F52" w:rsidRPr="00005E6E" w:rsidDel="00C025AD">
          <w:delText>Jan</w:delText>
        </w:r>
        <w:r w:rsidR="005D2638" w:rsidRPr="00005E6E" w:rsidDel="00C025AD">
          <w:delText xml:space="preserve">uary </w:delText>
        </w:r>
      </w:del>
      <w:del w:id="425" w:author="Won Do Lee" w:date="2023-01-17T22:25:00Z">
        <w:r w:rsidR="009A4BE9" w:rsidRPr="00005E6E" w:rsidDel="00A93152">
          <w:delText xml:space="preserve">– </w:delText>
        </w:r>
      </w:del>
      <w:del w:id="426" w:author="Won Do Lee" w:date="2023-01-19T22:55:00Z">
        <w:r w:rsidR="009A4BE9" w:rsidRPr="00005E6E" w:rsidDel="00C025AD">
          <w:delText xml:space="preserve">1 </w:delText>
        </w:r>
        <w:r w:rsidR="00381F52" w:rsidRPr="00005E6E" w:rsidDel="00C025AD">
          <w:delText>J</w:delText>
        </w:r>
        <w:r w:rsidR="006B2CE4" w:rsidRPr="00005E6E" w:rsidDel="00C025AD">
          <w:delText>uly</w:delText>
        </w:r>
        <w:r w:rsidR="00903EE8" w:rsidRPr="00005E6E" w:rsidDel="00C025AD">
          <w:delText xml:space="preserve"> 2020</w:delText>
        </w:r>
      </w:del>
      <w:r w:rsidR="00E27C5A" w:rsidRPr="00005E6E">
        <w:t xml:space="preserve"> </w:t>
      </w:r>
      <w:commentRangeEnd w:id="419"/>
      <w:r w:rsidR="00C025AD" w:rsidRPr="00005E6E">
        <w:rPr>
          <w:rStyle w:val="CommentReference"/>
        </w:rPr>
        <w:commentReference w:id="419"/>
      </w:r>
      <w:r w:rsidR="00E27C5A" w:rsidRPr="00005E6E">
        <w:t xml:space="preserve">to compute the daily median radius of gyration for users </w:t>
      </w:r>
      <w:r w:rsidR="00F324D2" w:rsidRPr="00005E6E">
        <w:t xml:space="preserve">in </w:t>
      </w:r>
      <w:r w:rsidR="00E27C5A" w:rsidRPr="00005E6E">
        <w:t>each LTLA area (</w:t>
      </w:r>
      <w:r w:rsidR="00E27C5A" w:rsidRPr="00005E6E">
        <w:rPr>
          <w:i/>
          <w:iCs/>
        </w:rPr>
        <w:t>n</w:t>
      </w:r>
      <w:r w:rsidR="00E27C5A" w:rsidRPr="00005E6E">
        <w:t>=31</w:t>
      </w:r>
      <w:r w:rsidR="004C7E69" w:rsidRPr="00005E6E">
        <w:t>7</w:t>
      </w:r>
      <w:r w:rsidR="00E27C5A" w:rsidRPr="00005E6E">
        <w:t>) in England</w:t>
      </w:r>
      <w:r w:rsidR="00E27C5A" w:rsidRPr="00005E6E">
        <w:rPr>
          <w:rStyle w:val="FootnoteReference"/>
        </w:rPr>
        <w:footnoteReference w:id="6"/>
      </w:r>
      <w:r w:rsidR="00E27C5A" w:rsidRPr="00005E6E">
        <w:t xml:space="preserve">. </w:t>
      </w:r>
      <w:r w:rsidR="001D5010" w:rsidRPr="00005E6E">
        <w:t>T</w:t>
      </w:r>
      <w:r w:rsidR="00E27C5A" w:rsidRPr="00005E6E">
        <w:t xml:space="preserve">he radius of gyration is widely </w:t>
      </w:r>
      <w:r w:rsidR="00390CD4" w:rsidRPr="00005E6E">
        <w:t xml:space="preserve">used to capture mobility patterns through </w:t>
      </w:r>
      <w:r w:rsidR="0061028D" w:rsidRPr="00005E6E">
        <w:t>density metrics</w:t>
      </w:r>
      <w:r w:rsidR="00667261" w:rsidRPr="00005E6E">
        <w:t xml:space="preserve"> using </w:t>
      </w:r>
      <w:r w:rsidR="00342895" w:rsidRPr="00005E6E">
        <w:t xml:space="preserve">the </w:t>
      </w:r>
      <w:r w:rsidR="0061028D" w:rsidRPr="00005E6E">
        <w:t>combine</w:t>
      </w:r>
      <w:r w:rsidR="00667261" w:rsidRPr="00005E6E">
        <w:t xml:space="preserve">d </w:t>
      </w:r>
      <w:r w:rsidR="00342895" w:rsidRPr="00005E6E">
        <w:t>timestamp</w:t>
      </w:r>
      <w:r w:rsidR="0061028D" w:rsidRPr="00005E6E">
        <w:t xml:space="preserve"> of CDRs</w:t>
      </w:r>
      <w:r w:rsidR="001D5010" w:rsidRPr="00005E6E">
        <w:t xml:space="preserve"> (described above)</w:t>
      </w:r>
      <w:r w:rsidR="00E27C5A" w:rsidRPr="00005E6E">
        <w:t xml:space="preserve">. </w:t>
      </w:r>
      <w:r w:rsidR="00E07993" w:rsidRPr="00005E6E">
        <w:t xml:space="preserve">We have estimated </w:t>
      </w:r>
      <w:ins w:id="427" w:author="Won Do Lee" w:date="2023-01-17T22:25:00Z">
        <w:r w:rsidR="00A93152" w:rsidRPr="00005E6E">
          <w:t xml:space="preserve">the </w:t>
        </w:r>
      </w:ins>
      <w:r w:rsidR="00E07993" w:rsidRPr="00005E6E">
        <w:t xml:space="preserve">daily median mobility levels of </w:t>
      </w:r>
      <w:r w:rsidR="00950F4B" w:rsidRPr="00005E6E">
        <w:t xml:space="preserve">315 </w:t>
      </w:r>
      <w:r w:rsidR="00E07993" w:rsidRPr="00005E6E">
        <w:t>LTLA areas in England to use it as a comparison throughout our analysis</w:t>
      </w:r>
      <w:r w:rsidR="00667261" w:rsidRPr="00005E6E">
        <w:t>.</w:t>
      </w:r>
      <w:r w:rsidR="00BF76D1" w:rsidRPr="00005E6E">
        <w:t xml:space="preserve"> It can provide </w:t>
      </w:r>
      <w:del w:id="428" w:author="Won Do Lee" w:date="2023-01-19T22:58:00Z">
        <w:r w:rsidR="00BF76D1" w:rsidRPr="00005E6E" w:rsidDel="00C025AD">
          <w:delText xml:space="preserve">the </w:delText>
        </w:r>
      </w:del>
      <w:r w:rsidR="00BF76D1" w:rsidRPr="00005E6E">
        <w:t xml:space="preserve">useful insights </w:t>
      </w:r>
      <w:del w:id="429" w:author="Won Do Lee" w:date="2023-01-19T22:59:00Z">
        <w:r w:rsidR="00667261" w:rsidRPr="00005E6E" w:rsidDel="00C025AD">
          <w:delText xml:space="preserve">into </w:delText>
        </w:r>
      </w:del>
      <w:del w:id="430" w:author="Won Do Lee" w:date="2023-01-19T22:58:00Z">
        <w:r w:rsidR="00BF76D1" w:rsidRPr="00005E6E" w:rsidDel="00C025AD">
          <w:delText xml:space="preserve">how </w:delText>
        </w:r>
      </w:del>
      <w:ins w:id="431" w:author="Won Do Lee" w:date="2023-01-19T22:59:00Z">
        <w:r w:rsidR="00C025AD" w:rsidRPr="00005E6E">
          <w:t xml:space="preserve">into </w:t>
        </w:r>
      </w:ins>
      <w:del w:id="432" w:author="Won Do Lee" w:date="2023-01-19T22:59:00Z">
        <w:r w:rsidR="00667261" w:rsidRPr="00005E6E" w:rsidDel="00C025AD">
          <w:delText xml:space="preserve">changes in </w:delText>
        </w:r>
      </w:del>
      <w:r w:rsidR="00667261" w:rsidRPr="00005E6E">
        <w:t>people’s mobilit</w:t>
      </w:r>
      <w:ins w:id="433" w:author="Won Do Lee" w:date="2023-01-19T22:59:00Z">
        <w:r w:rsidR="00C025AD" w:rsidRPr="00005E6E">
          <w:t>y were</w:t>
        </w:r>
      </w:ins>
      <w:del w:id="434" w:author="Won Do Lee" w:date="2023-01-19T22:59:00Z">
        <w:r w:rsidR="00667261" w:rsidRPr="00005E6E" w:rsidDel="00C025AD">
          <w:delText xml:space="preserve">y </w:delText>
        </w:r>
      </w:del>
      <w:del w:id="435" w:author="Won Do Lee" w:date="2023-01-19T22:58:00Z">
        <w:r w:rsidR="00667261" w:rsidRPr="00005E6E" w:rsidDel="00C025AD">
          <w:delText xml:space="preserve">levels </w:delText>
        </w:r>
      </w:del>
      <w:del w:id="436" w:author="Won Do Lee" w:date="2023-01-19T22:59:00Z">
        <w:r w:rsidR="00667261" w:rsidRPr="00005E6E" w:rsidDel="00C025AD">
          <w:delText>are</w:delText>
        </w:r>
      </w:del>
      <w:r w:rsidR="00667261" w:rsidRPr="00005E6E">
        <w:t xml:space="preserve"> </w:t>
      </w:r>
      <w:r w:rsidR="001A0B4D" w:rsidRPr="00005E6E">
        <w:t>influenced</w:t>
      </w:r>
      <w:r w:rsidR="00BF76D1" w:rsidRPr="00005E6E">
        <w:t xml:space="preserve"> by </w:t>
      </w:r>
      <w:ins w:id="437" w:author="Won Do Lee" w:date="2023-01-19T22:59:00Z">
        <w:r w:rsidR="00C025AD" w:rsidRPr="00005E6E">
          <w:t xml:space="preserve">implemented </w:t>
        </w:r>
      </w:ins>
      <w:del w:id="438" w:author="Won Do Lee" w:date="2023-01-19T22:59:00Z">
        <w:r w:rsidR="009D1131" w:rsidRPr="00005E6E" w:rsidDel="00C025AD">
          <w:delText xml:space="preserve">the implementation of </w:delText>
        </w:r>
      </w:del>
      <w:r w:rsidR="00B47A31" w:rsidRPr="00005E6E">
        <w:t>travel</w:t>
      </w:r>
      <w:r w:rsidR="009D1131" w:rsidRPr="00005E6E">
        <w:t xml:space="preserve"> </w:t>
      </w:r>
      <w:r w:rsidR="00B47A31" w:rsidRPr="00005E6E">
        <w:t xml:space="preserve">and physical distancing </w:t>
      </w:r>
      <w:r w:rsidR="009A0500" w:rsidRPr="00005E6E">
        <w:t xml:space="preserve">interventions </w:t>
      </w:r>
      <w:r w:rsidR="0061028D" w:rsidRPr="00005E6E">
        <w:fldChar w:fldCharType="begin" w:fldLock="1"/>
      </w:r>
      <w:r w:rsidR="00C91C07" w:rsidRPr="00005E6E">
        <w:instrText>ADDIN CSL_CITATION {"citationItems":[{"id":"ITEM-1","itemData":{"DOI":"10.1038/s41467-020-18190-5","ISSN":"2041-1723","abstract":"The ongoing coronavirus disease 2019 (COVID-19) pandemic has heightened discussion of the use of mobile phone data in outbreak response. Mobile phone data have been proposed to monitor effectiveness of non-pharmaceutical interventions, to assess potential drivers of spatiotemporal spread, and to support contact tracing efforts. While these data may be an important part of COVID-19 response, their use must be considered alongside a careful understanding of the behaviors and populations they capture. Here, we review the different applications for mobile phone data in guiding and evaluating COVID-19 response, the relevance of these applications for infectious disease transmission and control, and potential sources and implications of selection bias in mobile phone data. We also discuss best practices and potential pitfalls for directly integrating the collection, analysis, and interpretation of these data into public health decision making.","author":[{"dropping-particle":"","family":"Grantz","given":"Kyra H.","non-dropping-particle":"","parse-names":false,"suffix":""},{"dropping-particle":"","family":"Meredith","given":"Hannah R.","non-dropping-particle":"","parse-names":false,"suffix":""},{"dropping-particle":"","family":"Cummings","given":"Derek A. T.","non-dropping-particle":"","parse-names":false,"suffix":""},{"dropping-particle":"","family":"Metcalf","given":"C. Jessica E.","non-dropping-particle":"","parse-names":false,"suffix":""},{"dropping-particle":"","family":"Grenfell","given":"Bryan T.","non-dropping-particle":"","parse-names":false,"suffix":""},{"dropping-particle":"","family":"Giles","given":"John R.","non-dropping-particle":"","parse-names":false,"suffix":""},{"dropping-particle":"","family":"Mehta","given":"Shruti","non-dropping-particle":"","parse-names":false,"suffix":""},{"dropping-particle":"","family":"Solomon","given":"Sunil","non-dropping-particle":"","parse-names":false,"suffix":""},{"dropping-particle":"","family":"Labrique","given":"Alain","non-dropping-particle":"","parse-names":false,"suffix":""},{"dropping-particle":"","family":"Kishore","given":"Nishant","non-dropping-particle":"","parse-names":false,"suffix":""},{"dropping-particle":"","family":"Buckee","given":"Caroline O.","non-dropping-particle":"","parse-names":false,"suffix":""},{"dropping-particle":"","family":"Wesolowski","given":"Amy","non-dropping-particle":"","parse-names":false,"suffix":""}],"container-title":"Nature Communications","id":"ITEM-1","issue":"1","issued":{"date-parts":[["2020","12","30"]]},"page":"4961","title":"The use of mobile phone data to inform analysis of COVID-19 pandemic epidemiology","type":"article-journal","volume":"11"},"uris":["http://www.mendeley.com/documents/?uuid=24c204eb-b62f-4d1b-ba49-ad5fb8c6e9f8"]},{"id":"ITEM-2","itemData":{"DOI":"10.1016/S2589-7500(20)30193-X","ISSN":"25897500","author":[{"dropping-particle":"","family":"Kishore","given":"Nishant","non-dropping-particle":"","parse-names":false,"suffix":""},{"dropping-particle":"V","family":"Kiang","given":"Mathew","non-dropping-particle":"","parse-names":false,"suffix":""},{"dropping-particle":"","family":"Engø-Monsen","given":"Kenth","non-dropping-particle":"","parse-names":false,"suffix":""},{"dropping-particle":"","family":"Vembar","given":"Navin","non-dropping-particle":"","parse-names":false,"suffix":""},{"dropping-particle":"","family":"Schroeder","given":"Andrew","non-dropping-particle":"","parse-names":false,"suffix":""},{"dropping-particle":"","family":"Balsari","given":"Satchit","non-dropping-particle":"","parse-names":false,"suffix":""},{"dropping-particle":"","family":"Buckee","given":"Caroline O","non-dropping-particle":"","parse-names":false,"suffix":""}],"container-title":"The Lancet Digital Health","id":"ITEM-2","issue":"11","issued":{"date-parts":[["2020","11"]]},"page":"e622-e628","title":"Measuring mobility to monitor travel and physical distancing interventions: a common framework for mobile phone data analysis","type":"article-journal","volume":"2"},"uris":["http://www.mendeley.com/documents/?uuid=e94008e4-f6c9-481f-a211-6f2ed217e1be"]},{"id":"ITEM-3","itemData":{"DOI":"10.1016/j.jtrangeo.2021.103039","ISSN":"09666923","abstract":"This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Geography","id":"ITEM-3","issue":"March","issued":{"date-parts":[["2021","5"]]},"page":"103039","publisher":"Elsevier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2020","type":"article-journal","volume":"93"},"uris":["http://www.mendeley.com/documents/?uuid=27e5530c-73b7-4ca5-88ef-823ce0b7019c"]}],"mendeley":{"formattedCitation":"(Grantz et al., 2020; J. Kim &amp; Kwan, 2021; Kishore et al., 2020)","plainTextFormattedCitation":"(Grantz et al., 2020; J. Kim &amp; Kwan, 2021; Kishore et al., 2020)","previouslyFormattedCitation":"(Grantz et al., 2020; J. Kim &amp; Kwan, 2021; Kishore et al., 2020)"},"properties":{"noteIndex":0},"schema":"https://github.com/citation-style-language/schema/raw/master/csl-citation.json"}</w:instrText>
      </w:r>
      <w:r w:rsidR="0061028D" w:rsidRPr="00005E6E">
        <w:fldChar w:fldCharType="separate"/>
      </w:r>
      <w:r w:rsidR="00717257" w:rsidRPr="00005E6E">
        <w:t>(Grantz et al., 2020; J. Kim &amp; Kwan, 2021; Kishore et al., 2020)</w:t>
      </w:r>
      <w:r w:rsidR="0061028D" w:rsidRPr="00005E6E">
        <w:fldChar w:fldCharType="end"/>
      </w:r>
      <w:r w:rsidR="0061028D" w:rsidRPr="00005E6E">
        <w:t xml:space="preserve">. </w:t>
      </w:r>
      <w:r w:rsidR="0047685A" w:rsidRPr="00005E6E">
        <w:t>In these terms</w:t>
      </w:r>
      <w:r w:rsidR="00E27C5A" w:rsidRPr="00005E6E">
        <w:t xml:space="preserve">, it measures the </w:t>
      </w:r>
      <w:del w:id="439" w:author="Won Do Lee" w:date="2023-01-19T23:00:00Z">
        <w:r w:rsidR="00390CD4" w:rsidRPr="00005E6E" w:rsidDel="00C025AD">
          <w:delText xml:space="preserve">range </w:delText>
        </w:r>
      </w:del>
      <w:ins w:id="440" w:author="Won Do Lee" w:date="2023-01-19T23:00:00Z">
        <w:r w:rsidR="00C025AD" w:rsidRPr="00005E6E">
          <w:t xml:space="preserve">spatial extent </w:t>
        </w:r>
      </w:ins>
      <w:r w:rsidR="00E27C5A" w:rsidRPr="00005E6E">
        <w:t xml:space="preserve">of activity space </w:t>
      </w:r>
      <w:r w:rsidR="00E27C5A" w:rsidRPr="00005E6E">
        <w:fldChar w:fldCharType="begin" w:fldLock="1"/>
      </w:r>
      <w:r w:rsidR="00E27C5A" w:rsidRPr="00005E6E">
        <w:instrText>ADDIN CSL_CITATION {"citationItems":[{"id":"ITEM-1","itemData":{"DOI":"10.1016/j.cities.2020.102984","ISSN":"02642751","author":[{"dropping-particle":"","family":"Lu","given":"Junwen","non-dropping-particle":"","parse-names":false,"suffix":""},{"dropping-particle":"","family":"Zhou","given":"Suhong","non-dropping-particle":"","parse-names":false,"suffix":""},{"dropping-particle":"","family":"Liu","given":"Lin","non-dropping-particle":"","parse-names":false,"suffix":""},{"dropping-particle":"","family":"Li","given":"Qiuping","non-dropping-particle":"","parse-names":false,"suffix":""}],"container-title":"Cities","id":"ITEM-1","issue":"135","issued":{"date-parts":[["2021","4"]]},"page":"102984","title":"You are where you go: Inferring residents' income level through daily activity and geographic exposure","type":"article-journal","volume":"111"},"uris":["http://www.mendeley.com/documents/?uuid=9cf1db12-e62b-4774-a0e2-1e377b3c399a"]}],"mendeley":{"formattedCitation":"(Lu et al., 2021)","plainTextFormattedCitation":"(Lu et al., 2021)","previouslyFormattedCitation":"(Lu et al., 2021)"},"properties":{"noteIndex":0},"schema":"https://github.com/citation-style-language/schema/raw/master/csl-citation.json"}</w:instrText>
      </w:r>
      <w:r w:rsidR="00E27C5A" w:rsidRPr="00005E6E">
        <w:fldChar w:fldCharType="separate"/>
      </w:r>
      <w:r w:rsidR="00E27C5A" w:rsidRPr="00005E6E">
        <w:t>(Lu et al., 2021)</w:t>
      </w:r>
      <w:r w:rsidR="00E27C5A" w:rsidRPr="00005E6E">
        <w:fldChar w:fldCharType="end"/>
      </w:r>
      <w:r w:rsidR="00E27C5A" w:rsidRPr="00005E6E">
        <w:t xml:space="preserve"> th</w:t>
      </w:r>
      <w:ins w:id="441" w:author="Won Do Lee" w:date="2023-01-17T22:25:00Z">
        <w:r w:rsidR="00A93152" w:rsidRPr="00005E6E">
          <w:t>r</w:t>
        </w:r>
      </w:ins>
      <w:r w:rsidR="00E27C5A" w:rsidRPr="00005E6E">
        <w:t xml:space="preserve">ough summation of the distance from all points of user </w:t>
      </w:r>
      <m:oMath>
        <m:r>
          <w:rPr>
            <w:rFonts w:ascii="Cambria Math" w:hAnsi="Cambria Math"/>
          </w:rPr>
          <m:t>i</m:t>
        </m:r>
      </m:oMath>
      <w:r w:rsidR="00E27C5A" w:rsidRPr="00005E6E">
        <w:rPr>
          <w:i/>
          <w:iCs/>
        </w:rPr>
        <w:t xml:space="preserve"> </w:t>
      </w:r>
      <w:r w:rsidR="00E27C5A" w:rsidRPr="00005E6E">
        <w:t>travels among the time</w:t>
      </w:r>
      <w:r w:rsidR="00667261" w:rsidRPr="00005E6E">
        <w:t>-</w:t>
      </w:r>
      <w:r w:rsidR="00E27C5A" w:rsidRPr="00005E6E">
        <w:t>stamped (</w:t>
      </w:r>
      <m:oMath>
        <m:r>
          <w:rPr>
            <w:rFonts w:ascii="Cambria Math" w:hAnsi="Cambria Math"/>
          </w:rPr>
          <m:t>t</m:t>
        </m:r>
      </m:oMath>
      <w:r w:rsidR="00E27C5A" w:rsidRPr="00005E6E">
        <w:t xml:space="preserve">) locations </w:t>
      </w:r>
      <m:oMath>
        <m:sSub>
          <m:sSubPr>
            <m:ctrlPr>
              <w:rPr>
                <w:rFonts w:ascii="Cambria Math" w:hAnsi="Cambria Math"/>
                <w:i/>
              </w:rPr>
            </m:ctrlPr>
          </m:sSubPr>
          <m:e>
            <m:r>
              <w:rPr>
                <w:rFonts w:ascii="Cambria Math" w:hAnsi="Cambria Math"/>
              </w:rPr>
              <m:t>l</m:t>
            </m:r>
          </m:e>
          <m:sub>
            <m:r>
              <w:rPr>
                <w:rFonts w:ascii="Cambria Math" w:hAnsi="Cambria Math"/>
              </w:rPr>
              <m:t>i,d,t</m:t>
            </m:r>
          </m:sub>
        </m:sSub>
      </m:oMath>
      <w:r w:rsidR="00E27C5A" w:rsidRPr="00005E6E">
        <w:t xml:space="preserve"> on day </w:t>
      </w:r>
      <m:oMath>
        <m:r>
          <w:rPr>
            <w:rFonts w:ascii="Cambria Math" w:hAnsi="Cambria Math"/>
          </w:rPr>
          <m:t>d</m:t>
        </m:r>
      </m:oMath>
      <w:r w:rsidR="00E27C5A" w:rsidRPr="00005E6E">
        <w:t xml:space="preserve"> from the trajectory’s </w:t>
      </w:r>
      <w:r w:rsidR="00390CD4" w:rsidRPr="00005E6E">
        <w:t xml:space="preserve">mean location </w:t>
      </w:r>
      <m:oMath>
        <m:r>
          <w:rPr>
            <w:rFonts w:ascii="Cambria Math" w:hAnsi="Cambria Math"/>
          </w:rPr>
          <m:t>c</m:t>
        </m:r>
      </m:oMath>
      <w:r w:rsidR="00E27C5A" w:rsidRPr="00005E6E">
        <w:t xml:space="preserve"> can be formulated as </w:t>
      </w:r>
      <m:oMath>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r>
          <w:rPr>
            <w:rFonts w:ascii="Cambria Math" w:hAnsi="Cambria Math"/>
          </w:rPr>
          <m:t>=1</m:t>
        </m:r>
        <m:r>
          <m:rPr>
            <m:lit/>
          </m:rPr>
          <w:rPr>
            <w:rFonts w:ascii="Cambria Math" w:hAnsi="Cambria Math"/>
          </w:rPr>
          <m:t>/</m:t>
        </m:r>
        <m:r>
          <m:rPr>
            <m:sty m:val="p"/>
          </m:rPr>
          <w:rPr>
            <w:rFonts w:ascii="Cambria Math" w:hAnsi="Cambria Math"/>
          </w:rPr>
          <m:t>n</m:t>
        </m:r>
        <m:nary>
          <m:naryPr>
            <m:chr m:val="∑"/>
            <m:supHide m:val="1"/>
            <m:ctrlPr>
              <w:rPr>
                <w:rFonts w:ascii="Cambria Math" w:hAnsi="Cambria Math"/>
              </w:rPr>
            </m:ctrlPr>
          </m:naryPr>
          <m:sub>
            <m:r>
              <w:rPr>
                <w:rFonts w:ascii="Cambria Math" w:hAnsi="Cambria Math"/>
              </w:rPr>
              <m:t>t=1</m:t>
            </m:r>
            <m:ctrlPr>
              <w:rPr>
                <w:rFonts w:ascii="Cambria Math" w:hAnsi="Cambria Math"/>
                <w:i/>
              </w:rPr>
            </m:ctrlPr>
          </m:sub>
          <m:sup/>
          <m:e>
            <m:sSub>
              <m:sSubPr>
                <m:ctrlPr>
                  <w:rPr>
                    <w:rFonts w:ascii="Cambria Math" w:hAnsi="Cambria Math"/>
                  </w:rPr>
                </m:ctrlPr>
              </m:sSubPr>
              <m:e>
                <m:r>
                  <w:rPr>
                    <w:rFonts w:ascii="Cambria Math" w:hAnsi="Cambria Math"/>
                  </w:rPr>
                  <m:t>l</m:t>
                </m:r>
              </m:e>
              <m:sub>
                <m:r>
                  <w:rPr>
                    <w:rFonts w:ascii="Cambria Math" w:hAnsi="Cambria Math"/>
                  </w:rPr>
                  <m:t>i,d,t</m:t>
                </m:r>
              </m:sub>
            </m:sSub>
          </m:e>
        </m:nary>
      </m:oMath>
      <w:r w:rsidR="00E27C5A" w:rsidRPr="00005E6E">
        <w:t xml:space="preserve"> on that day. Locations </w:t>
      </w:r>
      <m:oMath>
        <m:r>
          <w:rPr>
            <w:rFonts w:ascii="Cambria Math" w:hAnsi="Cambria Math"/>
          </w:rPr>
          <m:t>l</m:t>
        </m:r>
      </m:oMath>
      <w:r w:rsidR="00E27C5A" w:rsidRPr="00005E6E">
        <w:rPr>
          <w:i/>
        </w:rPr>
        <w:t xml:space="preserve"> </w:t>
      </w:r>
      <w:r w:rsidR="00E27C5A" w:rsidRPr="00005E6E">
        <w:t xml:space="preserve">are approximated by the nearest mobile phone tower, and mobility will be underreported if individuals do not take their phone along. User-level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values are aggregated to the LTLA areas in which individuals reside.</w:t>
      </w:r>
      <w:r w:rsidR="00E27C5A" w:rsidRPr="00005E6E">
        <w:rPr>
          <w:rStyle w:val="FootnoteReference"/>
        </w:rPr>
        <w:footnoteReference w:id="7"/>
      </w:r>
      <w:r w:rsidR="00E27C5A" w:rsidRPr="00005E6E">
        <w:t xml:space="preserve"> Formally, the radius of gyration </w:t>
      </w:r>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oMath>
      <w:r w:rsidR="00E27C5A" w:rsidRPr="00005E6E">
        <w:t xml:space="preserve"> can be expressed as:</w:t>
      </w:r>
    </w:p>
    <w:p w14:paraId="22496796" w14:textId="77777777" w:rsidR="00B912C3" w:rsidRPr="00005E6E" w:rsidRDefault="00B912C3" w:rsidP="000F3486"/>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8"/>
        <w:gridCol w:w="532"/>
      </w:tblGrid>
      <w:tr w:rsidR="00E27C5A" w:rsidRPr="00005E6E" w14:paraId="6631009B" w14:textId="77777777" w:rsidTr="00CE5B75">
        <w:trPr>
          <w:trHeight w:val="567"/>
        </w:trPr>
        <w:tc>
          <w:tcPr>
            <w:tcW w:w="4702" w:type="pct"/>
            <w:vAlign w:val="center"/>
          </w:tcPr>
          <w:p w14:paraId="5642CCAA" w14:textId="77777777" w:rsidR="00E27C5A" w:rsidRPr="00005E6E" w:rsidRDefault="00000000" w:rsidP="000F3486">
            <m:oMathPara>
              <m:oMath>
                <m:sSub>
                  <m:sSubPr>
                    <m:ctrlPr>
                      <w:rPr>
                        <w:rFonts w:ascii="Cambria Math" w:hAnsi="Cambria Math"/>
                        <w:i/>
                      </w:rPr>
                    </m:ctrlPr>
                  </m:sSubPr>
                  <m:e>
                    <m:r>
                      <m:rPr>
                        <m:sty m:val="p"/>
                      </m:rPr>
                      <w:rPr>
                        <w:rFonts w:ascii="Cambria Math" w:hAnsi="Cambria Math"/>
                      </w:rPr>
                      <m:t>r</m:t>
                    </m:r>
                    <m:ctrlPr>
                      <w:rPr>
                        <w:rFonts w:ascii="Cambria Math" w:hAnsi="Cambria Math"/>
                      </w:rPr>
                    </m:ctrlPr>
                  </m:e>
                  <m:sub>
                    <m:r>
                      <m:rPr>
                        <m:sty m:val="p"/>
                      </m:rPr>
                      <w:rPr>
                        <w:rFonts w:ascii="Cambria Math" w:hAnsi="Cambria Math"/>
                      </w:rPr>
                      <m:t>i</m:t>
                    </m:r>
                    <m:r>
                      <w:rPr>
                        <w:rFonts w:ascii="Cambria Math" w:hAnsi="Cambria Math"/>
                      </w:rPr>
                      <m:t>,</m:t>
                    </m:r>
                    <m:r>
                      <m:rPr>
                        <m:sty m:val="p"/>
                      </m:rPr>
                      <w:rPr>
                        <w:rFonts w:ascii="Cambria Math" w:hAnsi="Cambria Math"/>
                      </w:rPr>
                      <m:t>d</m:t>
                    </m:r>
                  </m:sub>
                </m:sSub>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t=1</m:t>
                        </m:r>
                      </m:sub>
                      <m:sup>
                        <m:argPr>
                          <m:argSz m:val="-1"/>
                        </m:arg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i,d,t</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i,d</m:t>
                                    </m:r>
                                  </m:sub>
                                  <m:sup>
                                    <m:r>
                                      <w:rPr>
                                        <w:rFonts w:ascii="Cambria Math" w:hAnsi="Cambria Math"/>
                                      </w:rPr>
                                      <m:t>c</m:t>
                                    </m:r>
                                  </m:sup>
                                </m:sSubSup>
                              </m:e>
                            </m:d>
                            <m:ctrlPr>
                              <w:rPr>
                                <w:rFonts w:ascii="Cambria Math" w:hAnsi="Cambria Math"/>
                              </w:rPr>
                            </m:ctrlPr>
                          </m:e>
                          <m:sup>
                            <m:r>
                              <w:rPr>
                                <w:rFonts w:ascii="Cambria Math" w:hAnsi="Cambria Math"/>
                              </w:rPr>
                              <m:t>2</m:t>
                            </m:r>
                          </m:sup>
                        </m:sSup>
                      </m:e>
                    </m:nary>
                  </m:e>
                </m:rad>
              </m:oMath>
            </m:oMathPara>
          </w:p>
        </w:tc>
        <w:tc>
          <w:tcPr>
            <w:tcW w:w="298" w:type="pct"/>
            <w:vAlign w:val="center"/>
          </w:tcPr>
          <w:p w14:paraId="5BB26747" w14:textId="77777777" w:rsidR="00E27C5A" w:rsidRPr="00005E6E" w:rsidRDefault="00E27C5A" w:rsidP="000F3486">
            <w:r w:rsidRPr="00005E6E">
              <w:t>(1).</w:t>
            </w:r>
          </w:p>
        </w:tc>
      </w:tr>
    </w:tbl>
    <w:p w14:paraId="748612A2" w14:textId="77777777" w:rsidR="00B912C3" w:rsidRPr="00005E6E" w:rsidRDefault="00B912C3" w:rsidP="000F3486"/>
    <w:p w14:paraId="719A956D" w14:textId="2DCE4784" w:rsidR="00E27C5A" w:rsidRPr="00005E6E" w:rsidRDefault="00C025AD" w:rsidP="000F3486">
      <w:pPr>
        <w:spacing w:after="240"/>
      </w:pPr>
      <w:ins w:id="442" w:author="Won Do Lee" w:date="2023-01-19T23:00:00Z">
        <w:r w:rsidRPr="00005E6E">
          <w:t>This mobility metric w</w:t>
        </w:r>
      </w:ins>
      <w:ins w:id="443" w:author="Won Do Lee" w:date="2023-01-19T23:01:00Z">
        <w:r w:rsidRPr="00005E6E">
          <w:t xml:space="preserve">as </w:t>
        </w:r>
      </w:ins>
      <w:ins w:id="444" w:author="Won Do Lee" w:date="2023-01-19T23:00:00Z">
        <w:r w:rsidRPr="00005E6E">
          <w:t xml:space="preserve">aggregated </w:t>
        </w:r>
      </w:ins>
      <w:ins w:id="445" w:author="Won Do Lee" w:date="2023-01-19T23:01:00Z">
        <w:r w:rsidRPr="00005E6E">
          <w:t xml:space="preserve">to present the </w:t>
        </w:r>
      </w:ins>
      <w:del w:id="446" w:author="Won Do Lee" w:date="2023-01-19T23:01:00Z">
        <w:r w:rsidR="00242608" w:rsidRPr="00005E6E" w:rsidDel="00C025AD">
          <w:delText>Usi</w:delText>
        </w:r>
        <w:r w:rsidR="008442A8" w:rsidRPr="00005E6E" w:rsidDel="00C025AD">
          <w:delText>ng</w:delText>
        </w:r>
        <w:r w:rsidR="00242608" w:rsidRPr="00005E6E" w:rsidDel="00C025AD">
          <w:delText xml:space="preserve"> these data, we observed spatial and temporal </w:delText>
        </w:r>
      </w:del>
      <w:del w:id="447" w:author="Won Do Lee" w:date="2023-01-17T22:26:00Z">
        <w:r w:rsidR="00242608" w:rsidRPr="00005E6E" w:rsidDel="00A93152">
          <w:delText xml:space="preserve">variations </w:delText>
        </w:r>
      </w:del>
      <w:del w:id="448" w:author="Won Do Lee" w:date="2023-01-19T23:01:00Z">
        <w:r w:rsidR="00242608" w:rsidRPr="00005E6E" w:rsidDel="00C025AD">
          <w:delText>in mobility</w:delText>
        </w:r>
        <w:r w:rsidR="00C9542D" w:rsidRPr="00005E6E" w:rsidDel="00C025AD">
          <w:delText xml:space="preserve"> (see </w:delText>
        </w:r>
        <w:r w:rsidR="00B912C3" w:rsidRPr="00005E6E" w:rsidDel="00C025AD">
          <w:fldChar w:fldCharType="begin"/>
        </w:r>
        <w:r w:rsidR="00B912C3" w:rsidRPr="00005E6E" w:rsidDel="00C025AD">
          <w:delInstrText xml:space="preserve"> REF _Ref81342988 \h </w:delInstrText>
        </w:r>
        <w:r w:rsidR="00CE1918" w:rsidRPr="00005E6E" w:rsidDel="00C025AD">
          <w:delInstrText xml:space="preserve"> \* MERGEFORMAT </w:delInstrText>
        </w:r>
        <w:r w:rsidR="00B912C3" w:rsidRPr="00005E6E" w:rsidDel="00C025AD">
          <w:fldChar w:fldCharType="separate"/>
        </w:r>
        <w:r w:rsidR="00B912C3" w:rsidRPr="00005E6E" w:rsidDel="00C025AD">
          <w:delText>Results</w:delText>
        </w:r>
        <w:r w:rsidR="00B912C3" w:rsidRPr="00005E6E" w:rsidDel="00C025AD">
          <w:fldChar w:fldCharType="end"/>
        </w:r>
        <w:r w:rsidR="00C9542D" w:rsidRPr="00005E6E" w:rsidDel="00C025AD">
          <w:delText xml:space="preserve"> section below)</w:delText>
        </w:r>
        <w:r w:rsidR="0047685A" w:rsidRPr="00005E6E" w:rsidDel="00C025AD">
          <w:delText>. T</w:delText>
        </w:r>
        <w:r w:rsidR="00232965" w:rsidRPr="00005E6E" w:rsidDel="00C025AD">
          <w:delText xml:space="preserve">he </w:delText>
        </w:r>
      </w:del>
      <w:r w:rsidR="00232965" w:rsidRPr="00005E6E">
        <w:t xml:space="preserve">generalised </w:t>
      </w:r>
      <w:r w:rsidR="009D035A" w:rsidRPr="00005E6E">
        <w:t xml:space="preserve">mobility </w:t>
      </w:r>
      <w:r w:rsidR="002252F4" w:rsidRPr="00005E6E">
        <w:t>level</w:t>
      </w:r>
      <w:ins w:id="449" w:author="Won Do Lee" w:date="2023-01-19T23:02:00Z">
        <w:r w:rsidRPr="00005E6E">
          <w:t xml:space="preserve"> of each LTLA level in England</w:t>
        </w:r>
      </w:ins>
      <w:ins w:id="450" w:author="Won Do Lee" w:date="2023-01-19T23:03:00Z">
        <w:r w:rsidRPr="00005E6E">
          <w:t>. We explored</w:t>
        </w:r>
      </w:ins>
      <w:ins w:id="451" w:author="Won Do Lee" w:date="2023-01-19T23:02:00Z">
        <w:r w:rsidRPr="00005E6E">
          <w:t xml:space="preserve"> </w:t>
        </w:r>
      </w:ins>
      <w:del w:id="452" w:author="Won Do Lee" w:date="2023-01-19T23:02:00Z">
        <w:r w:rsidR="002252F4" w:rsidRPr="00005E6E" w:rsidDel="00C025AD">
          <w:delText xml:space="preserve"> </w:delText>
        </w:r>
        <w:r w:rsidR="0047685A" w:rsidRPr="00005E6E" w:rsidDel="00C025AD">
          <w:delText xml:space="preserve">is </w:delText>
        </w:r>
        <w:r w:rsidR="002252F4" w:rsidRPr="00005E6E" w:rsidDel="00C025AD">
          <w:delText xml:space="preserve">suggested to </w:delText>
        </w:r>
        <w:r w:rsidR="00347951" w:rsidRPr="00005E6E" w:rsidDel="00C025AD">
          <w:delText>track</w:delText>
        </w:r>
        <w:r w:rsidR="006E036B" w:rsidRPr="00005E6E" w:rsidDel="00C025AD">
          <w:delText xml:space="preserve"> </w:delText>
        </w:r>
      </w:del>
      <w:del w:id="453" w:author="Won Do Lee" w:date="2023-01-19T23:03:00Z">
        <w:r w:rsidR="006E036B" w:rsidRPr="00005E6E" w:rsidDel="00C025AD">
          <w:delText>the t</w:delText>
        </w:r>
        <w:r w:rsidR="00342895" w:rsidRPr="00005E6E" w:rsidDel="00C025AD">
          <w:delText>rajectory</w:delText>
        </w:r>
      </w:del>
      <w:ins w:id="454" w:author="Won Do Lee" w:date="2023-01-19T23:03:00Z">
        <w:r w:rsidRPr="00005E6E">
          <w:t>trajectories</w:t>
        </w:r>
      </w:ins>
      <w:r w:rsidR="00342895" w:rsidRPr="00005E6E">
        <w:t xml:space="preserve"> </w:t>
      </w:r>
      <w:r w:rsidR="006E036B" w:rsidRPr="00005E6E">
        <w:t xml:space="preserve">of </w:t>
      </w:r>
      <w:r w:rsidR="000E3592" w:rsidRPr="00005E6E">
        <w:t xml:space="preserve">mobility </w:t>
      </w:r>
      <w:r w:rsidR="00342895" w:rsidRPr="00005E6E">
        <w:t>reduction</w:t>
      </w:r>
      <w:ins w:id="455" w:author="Won Do Lee" w:date="2023-01-19T23:03:00Z">
        <w:r w:rsidRPr="00005E6E">
          <w:t xml:space="preserve"> over time </w:t>
        </w:r>
      </w:ins>
      <w:del w:id="456" w:author="Won Do Lee" w:date="2023-01-19T23:03:00Z">
        <w:r w:rsidR="00347951" w:rsidRPr="00005E6E" w:rsidDel="00C025AD">
          <w:delText xml:space="preserve">, </w:delText>
        </w:r>
      </w:del>
      <w:r w:rsidR="008442A8" w:rsidRPr="00005E6E">
        <w:t>b</w:t>
      </w:r>
      <w:r w:rsidR="00492C28" w:rsidRPr="00005E6E">
        <w:t xml:space="preserve">y calculating </w:t>
      </w:r>
      <w:r w:rsidR="0047685A" w:rsidRPr="00005E6E">
        <w:t xml:space="preserve">the </w:t>
      </w:r>
      <w:r w:rsidR="00054964" w:rsidRPr="00005E6E">
        <w:t xml:space="preserve">(percentage) change in mobility levels </w:t>
      </w:r>
      <w:r w:rsidR="00347951" w:rsidRPr="00005E6E">
        <w:t xml:space="preserve">compared </w:t>
      </w:r>
      <w:r w:rsidR="00492C28" w:rsidRPr="00005E6E">
        <w:t>to</w:t>
      </w:r>
      <w:r w:rsidR="007F3699" w:rsidRPr="00005E6E">
        <w:t xml:space="preserve"> </w:t>
      </w:r>
      <w:r w:rsidR="00492C28" w:rsidRPr="00005E6E">
        <w:t>a reference day</w:t>
      </w:r>
      <w:r w:rsidR="009D035A" w:rsidRPr="00005E6E">
        <w:t>. To do this, we replicate the approach taken by Lee et al</w:t>
      </w:r>
      <w:r w:rsidR="008442A8" w:rsidRPr="00005E6E">
        <w:t>.</w:t>
      </w:r>
      <w:r w:rsidR="009D035A" w:rsidRPr="00005E6E">
        <w:t xml:space="preserve"> </w:t>
      </w:r>
      <w:r w:rsidR="009D035A" w:rsidRPr="00005E6E">
        <w:fldChar w:fldCharType="begin" w:fldLock="1"/>
      </w:r>
      <w:r w:rsidR="009D035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9D035A" w:rsidRPr="00005E6E">
        <w:fldChar w:fldCharType="separate"/>
      </w:r>
      <w:r w:rsidR="009D035A" w:rsidRPr="00005E6E">
        <w:t>(2021)</w:t>
      </w:r>
      <w:r w:rsidR="009D035A" w:rsidRPr="00005E6E">
        <w:fldChar w:fldCharType="end"/>
      </w:r>
      <w:r w:rsidR="00232965" w:rsidRPr="00005E6E">
        <w:t xml:space="preserve">. </w:t>
      </w:r>
      <w:r w:rsidR="00390CD4" w:rsidRPr="00005E6E">
        <w:t>It</w:t>
      </w:r>
      <w:r w:rsidR="00F82BE3" w:rsidRPr="00005E6E">
        <w:t xml:space="preserve"> suggests a</w:t>
      </w:r>
      <w:r w:rsidR="00390CD4" w:rsidRPr="00005E6E">
        <w:t xml:space="preserve"> </w:t>
      </w:r>
      <w:r w:rsidR="003B6A74" w:rsidRPr="00005E6E">
        <w:t xml:space="preserve">single-day reference, </w:t>
      </w:r>
      <w:r w:rsidR="00FF2830" w:rsidRPr="00005E6E">
        <w:t xml:space="preserve">Tuesday </w:t>
      </w:r>
      <w:r w:rsidR="00FB4497" w:rsidRPr="00005E6E">
        <w:t xml:space="preserve">3 </w:t>
      </w:r>
      <w:r w:rsidR="00FF2830" w:rsidRPr="00005E6E">
        <w:t>March</w:t>
      </w:r>
      <w:r w:rsidR="00492C28" w:rsidRPr="00005E6E">
        <w:t xml:space="preserve">. This approach has been </w:t>
      </w:r>
      <w:r w:rsidR="00492C28" w:rsidRPr="00005E6E">
        <w:lastRenderedPageBreak/>
        <w:t>va</w:t>
      </w:r>
      <w:r w:rsidR="00FF2830" w:rsidRPr="00005E6E">
        <w:t xml:space="preserve">lidated </w:t>
      </w:r>
      <w:r w:rsidR="009A0500" w:rsidRPr="00005E6E">
        <w:t>by conducting</w:t>
      </w:r>
      <w:r w:rsidR="003B6A74" w:rsidRPr="00005E6E">
        <w:t xml:space="preserve"> </w:t>
      </w:r>
      <w:r w:rsidR="00FF2830" w:rsidRPr="00005E6E">
        <w:t>the sensitivity analysis with an alternative reference period.</w:t>
      </w:r>
    </w:p>
    <w:p w14:paraId="5B7DC97F" w14:textId="31FEF39B" w:rsidR="006E5761" w:rsidRPr="00005E6E" w:rsidRDefault="00457138" w:rsidP="000F3486">
      <w:r w:rsidRPr="00005E6E">
        <w:t>P</w:t>
      </w:r>
      <w:r w:rsidR="00A11B25" w:rsidRPr="00005E6E">
        <w:t>revious literature</w:t>
      </w:r>
      <w:r w:rsidR="0089484D" w:rsidRPr="00005E6E">
        <w:t xml:space="preserve"> </w:t>
      </w:r>
      <w:r w:rsidR="00A11B25" w:rsidRPr="00005E6E">
        <w:t>highlight</w:t>
      </w:r>
      <w:ins w:id="457" w:author="Won Do Lee" w:date="2023-01-19T23:19:00Z">
        <w:r w:rsidR="001E7E1F" w:rsidRPr="00005E6E">
          <w:t xml:space="preserve">ed it was highly correlated with </w:t>
        </w:r>
      </w:ins>
      <w:del w:id="458" w:author="Won Do Lee" w:date="2023-01-19T23:19:00Z">
        <w:r w:rsidR="00A11B25" w:rsidRPr="00005E6E" w:rsidDel="001E7E1F">
          <w:delText xml:space="preserve">ed </w:delText>
        </w:r>
        <w:r w:rsidRPr="00005E6E" w:rsidDel="001E7E1F">
          <w:delText xml:space="preserve">that </w:delText>
        </w:r>
      </w:del>
      <w:r w:rsidR="0089484D" w:rsidRPr="00005E6E">
        <w:t>socioeconomic</w:t>
      </w:r>
      <w:ins w:id="459" w:author="Won Do Lee" w:date="2023-01-19T23:19:00Z">
        <w:r w:rsidR="001E7E1F" w:rsidRPr="00005E6E">
          <w:t xml:space="preserve"> status</w:t>
        </w:r>
      </w:ins>
      <w:r w:rsidR="0089484D" w:rsidRPr="00005E6E">
        <w:t xml:space="preserve"> </w:t>
      </w:r>
      <w:r w:rsidR="0089484D" w:rsidRPr="00005E6E">
        <w:fldChar w:fldCharType="begin" w:fldLock="1"/>
      </w:r>
      <w:r w:rsidR="00012F58"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epidemic","type":"article-journal","volume":"69"},"uris":["http://www.mendeley.com/documents/?uuid=ddec5fb3-f665-4874-becc-7fd487be00d2"]},{"id":"ITEM-2","itemData":{"DOI":"10.1080/24694452.2021.1904819","ISSN":"2469-4452","abstract":"The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Geographers","id":"ITEM-2","issue":"0","issued":{"date-parts":[["2021","5","27"]]},"page":"1-20","publisher":"Routledge","title":"Staying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 Lee et al., 2021)","plainTextFormattedCitation":"(Huang et al., 2021; Lee et al., 2021)","previouslyFormattedCitation":"(Huang et al., 2021; Lee et al., 2021)"},"properties":{"noteIndex":0},"schema":"https://github.com/citation-style-language/schema/raw/master/csl-citation.json"}</w:instrText>
      </w:r>
      <w:r w:rsidR="0089484D" w:rsidRPr="00005E6E">
        <w:fldChar w:fldCharType="separate"/>
      </w:r>
      <w:r w:rsidR="00012F58" w:rsidRPr="00005E6E">
        <w:t>(Huang et al., 2021; Lee et al., 2021)</w:t>
      </w:r>
      <w:r w:rsidR="0089484D" w:rsidRPr="00005E6E">
        <w:fldChar w:fldCharType="end"/>
      </w:r>
      <w:del w:id="460" w:author="Won Do Lee" w:date="2023-01-19T23:19:00Z">
        <w:r w:rsidR="0089484D" w:rsidRPr="00005E6E" w:rsidDel="001E7E1F">
          <w:delText xml:space="preserve"> and demographic variables</w:delText>
        </w:r>
      </w:del>
      <w:r w:rsidR="0089484D" w:rsidRPr="00005E6E">
        <w:t xml:space="preserve">, particularly ethnicity </w:t>
      </w:r>
      <w:r w:rsidR="00A52E68" w:rsidRPr="00005E6E">
        <w:t>compositions</w:t>
      </w:r>
      <w:r w:rsidR="0089484D" w:rsidRPr="00005E6E">
        <w:t xml:space="preserve"> and age groups </w:t>
      </w:r>
      <w:r w:rsidR="0089484D" w:rsidRPr="00005E6E">
        <w:fldChar w:fldCharType="begin" w:fldLock="1"/>
      </w:r>
      <w:r w:rsidR="0089484D" w:rsidRPr="00005E6E">
        <w:instrText>ADDIN CSL_CITATION {"citationItems":[{"id":"ITEM-1","itemData":{"DOI":"10.1016/j.healthplace.2020.102446","ISSN":"13538292","author":[{"dropping-particle":"","family":"Harris","given":"Richard","non-dropping-particle":"","parse-names":false,"suffix":""}],"container-title":"Health &amp; Place","id":"ITEM-1","issue":"July","issued":{"date-parts":[["2020","11"]]},"page":"102446","publisher":"Elsevier Ltd","title":"Exploring the neighbourhood-level correlates of Covid-19 deaths in London using a difference across spatial boundaries method","type":"article-journal","volume":"66"},"uris":["http://www.mendeley.com/documents/?uuid=b5c4c08e-bedc-44d5-a484-6f0bf7387256"]},{"id":"ITEM-2","itemData":{"DOI":"10.1073/pnas.2021258118","ISSN":"0027-8424","abstract":"Although there is increasing awareness of disparities in COVID-19 infection risk among vulnerable communities, the effect of behavioral interventions at the scale of individual neighborhoods has not been fully studied. We develop a method to quantify neighborhood activity behaviors at high spatial and temporal resolutions and test whether, and to what extent, behavioral responses to social-distancing policies vary with socioeconomic and demographic characteristics. We define exposure density ( E x ρ ) as a measure of both the localized volume of activity in a defined area and the proportion of activity occurring in distinct land-use types. Using detailed neighborhood data for New York City, we quantify neighborhood exposure density using anonymized smartphone geolocation data over a 3-mo period covering more than 12 million unique devices and rasterize granular land-use information to contextualize observed activity. Next, we analyze disparities in community social distancing by estimating variations in neighborhood activity by land-use type before and after a mandated stay-at-home order. Finally, we evaluate the effects of localized demographic, socioeconomic, and built-environment density characteristics on infection rates and deaths in order to identify disparities in health outcomes related to exposure risk. Our findings demonstrate distinct behavioral patterns across neighborhoods after the stay-at-home order and that these variations in exposure density had a direct and measurable impact on the risk of infection. Notably, we find that an additional 10% reduction in exposure density city-wide could have saved between 1,849 and 4,068 lives during the study period, predominantly in lower-income and minority communities.","author":[{"dropping-particle":"","family":"Hong","given":"Boyeong","non-dropping-particle":"","parse-names":false,"suffix":""},{"dropping-particle":"","family":"Bonczak","given":"Bartosz J.","non-dropping-particle":"","parse-names":false,"suffix":""},{"dropping-particle":"","family":"Gupta","given":"Arpit","non-dropping-particle":"","parse-names":false,"suffix":""},{"dropping-particle":"","family":"Thorpe","given":"Lorna E.","non-dropping-particle":"","parse-names":false,"suffix":""},{"dropping-particle":"","family":"Kontokosta","given":"Constantine E.","non-dropping-particle":"","parse-names":false,"suffix":""}],"container-title":"Proceedings of the National Academy of Sciences","id":"ITEM-2","issue":"13","issued":{"date-parts":[["2021","3","30"]]},"page":"e2021258118","title":"Exposure density and neighborhood disparities in COVID-19 infection risk","type":"article-journal","volume":"118"},"uris":["http://www.mendeley.com/documents/?uuid=8626afee-41c3-4c04-bbd9-63477bf22491"]}],"mendeley":{"formattedCitation":"(Harris, 2020; Hong et al., 2021)","plainTextFormattedCitation":"(Harris, 2020; Hong et al., 2021)","previouslyFormattedCitation":"(Harris, 2020; Hong et al., 2021)"},"properties":{"noteIndex":0},"schema":"https://github.com/citation-style-language/schema/raw/master/csl-citation.json"}</w:instrText>
      </w:r>
      <w:r w:rsidR="0089484D" w:rsidRPr="00005E6E">
        <w:fldChar w:fldCharType="separate"/>
      </w:r>
      <w:r w:rsidR="0089484D" w:rsidRPr="00005E6E">
        <w:t>(Harris, 2020; Hong et al., 2021)</w:t>
      </w:r>
      <w:r w:rsidR="0089484D" w:rsidRPr="00005E6E">
        <w:fldChar w:fldCharType="end"/>
      </w:r>
      <w:r w:rsidRPr="00005E6E">
        <w:t>,</w:t>
      </w:r>
      <w:r w:rsidR="0089484D" w:rsidRPr="00005E6E">
        <w:t xml:space="preserve"> </w:t>
      </w:r>
      <w:ins w:id="461" w:author="Won Do Lee" w:date="2023-01-19T23:19:00Z">
        <w:r w:rsidR="001E7E1F" w:rsidRPr="00005E6E">
          <w:t xml:space="preserve">which </w:t>
        </w:r>
      </w:ins>
      <w:r w:rsidR="0089484D" w:rsidRPr="00005E6E">
        <w:t>ha</w:t>
      </w:r>
      <w:r w:rsidR="002872E9" w:rsidRPr="00005E6E">
        <w:t>ve</w:t>
      </w:r>
      <w:r w:rsidR="0089484D" w:rsidRPr="00005E6E">
        <w:t xml:space="preserve"> been explicitly linked to the reduction in mobility</w:t>
      </w:r>
      <w:r w:rsidR="006463F7" w:rsidRPr="00005E6E">
        <w:t xml:space="preserve">. </w:t>
      </w:r>
      <w:r w:rsidR="00F921D6" w:rsidRPr="00005E6E">
        <w:t xml:space="preserve">This </w:t>
      </w:r>
      <w:del w:id="462" w:author="Won Do Lee" w:date="2023-01-19T23:04:00Z">
        <w:r w:rsidR="00F921D6" w:rsidRPr="00005E6E" w:rsidDel="00C025AD">
          <w:delText xml:space="preserve">research </w:delText>
        </w:r>
      </w:del>
      <w:ins w:id="463" w:author="Won Do Lee" w:date="2023-01-19T23:04:00Z">
        <w:r w:rsidR="00C025AD" w:rsidRPr="00005E6E">
          <w:t xml:space="preserve">study </w:t>
        </w:r>
      </w:ins>
      <w:del w:id="464" w:author="Won Do Lee" w:date="2023-01-19T23:04:00Z">
        <w:r w:rsidR="00F921D6" w:rsidRPr="00005E6E" w:rsidDel="00C025AD">
          <w:delText xml:space="preserve">deploys </w:delText>
        </w:r>
      </w:del>
      <w:ins w:id="465" w:author="Won Do Lee" w:date="2023-01-19T23:04:00Z">
        <w:r w:rsidR="00C025AD" w:rsidRPr="00005E6E">
          <w:t xml:space="preserve">uses </w:t>
        </w:r>
      </w:ins>
      <w:ins w:id="466" w:author="Won Do Lee" w:date="2023-01-19T23:20:00Z">
        <w:r w:rsidR="001E7E1F" w:rsidRPr="00005E6E">
          <w:t xml:space="preserve">various </w:t>
        </w:r>
      </w:ins>
      <w:r w:rsidR="00F921D6" w:rsidRPr="00005E6E">
        <w:t>so</w:t>
      </w:r>
      <w:r w:rsidR="00FE0AA6" w:rsidRPr="00005E6E">
        <w:t>cio</w:t>
      </w:r>
      <w:r w:rsidR="0069123C" w:rsidRPr="00005E6E">
        <w:t xml:space="preserve">economic </w:t>
      </w:r>
      <w:r w:rsidR="00DA27C3" w:rsidRPr="00005E6E">
        <w:t>characteristics</w:t>
      </w:r>
      <w:r w:rsidR="00B2290E" w:rsidRPr="00005E6E">
        <w:t xml:space="preserve">, </w:t>
      </w:r>
      <w:r w:rsidR="00FE0AA6" w:rsidRPr="00005E6E">
        <w:t xml:space="preserve">including </w:t>
      </w:r>
      <w:r w:rsidRPr="00005E6E">
        <w:t xml:space="preserve">the </w:t>
      </w:r>
      <w:r w:rsidR="00FE0AA6" w:rsidRPr="00005E6E">
        <w:t>ethnic composition of the LTLA areas</w:t>
      </w:r>
      <w:r w:rsidR="00B2290E" w:rsidRPr="00005E6E">
        <w:t>. Data</w:t>
      </w:r>
      <w:r w:rsidR="00FE0AA6" w:rsidRPr="00005E6E">
        <w:t xml:space="preserve"> w</w:t>
      </w:r>
      <w:r w:rsidRPr="00005E6E">
        <w:t>ere</w:t>
      </w:r>
      <w:r w:rsidR="00FE0AA6" w:rsidRPr="00005E6E">
        <w:t xml:space="preserve"> </w:t>
      </w:r>
      <w:r w:rsidR="007A39DE" w:rsidRPr="00005E6E">
        <w:t xml:space="preserve">retrieved </w:t>
      </w:r>
      <w:r w:rsidR="00F921D6" w:rsidRPr="00005E6E">
        <w:t>from the 2011 Census and other sources provide</w:t>
      </w:r>
      <w:r w:rsidRPr="00005E6E">
        <w:t>d</w:t>
      </w:r>
      <w:r w:rsidR="00F921D6" w:rsidRPr="00005E6E">
        <w:t xml:space="preserve"> by the Office for National Statistics (ONS). We have aggregated data from the Lower Layer Super Output Area (LSOA) level to the LTLA area. </w:t>
      </w:r>
      <w:r w:rsidR="00BA10BD" w:rsidRPr="00005E6E">
        <w:t xml:space="preserve">The full list of variables used in the models is given in </w:t>
      </w:r>
      <w:r w:rsidR="00F324D2" w:rsidRPr="00005E6E">
        <w:fldChar w:fldCharType="begin"/>
      </w:r>
      <w:r w:rsidR="00F324D2" w:rsidRPr="00005E6E">
        <w:instrText xml:space="preserve"> REF _Ref65028141 \h </w:instrText>
      </w:r>
      <w:r w:rsidR="00B82758" w:rsidRPr="00005E6E">
        <w:instrText xml:space="preserve"> \* MERGEFORMAT </w:instrText>
      </w:r>
      <w:r w:rsidR="00F324D2" w:rsidRPr="00005E6E">
        <w:fldChar w:fldCharType="separate"/>
      </w:r>
      <w:ins w:id="467" w:author="Won Do Lee [2]" w:date="2023-07-13T13:09:00Z">
        <w:r w:rsidR="00270360" w:rsidRPr="00005E6E">
          <w:t xml:space="preserve">Table </w:t>
        </w:r>
        <w:r w:rsidR="00270360">
          <w:t>3</w:t>
        </w:r>
      </w:ins>
      <w:del w:id="468" w:author="Won Do Lee [2]" w:date="2023-07-13T13:09:00Z">
        <w:r w:rsidR="00547E5C" w:rsidRPr="00005E6E" w:rsidDel="00270360">
          <w:delText xml:space="preserve">Table </w:delText>
        </w:r>
        <w:r w:rsidR="00547E5C" w:rsidDel="00270360">
          <w:delText>3</w:delText>
        </w:r>
      </w:del>
      <w:r w:rsidR="00F324D2" w:rsidRPr="00005E6E">
        <w:fldChar w:fldCharType="end"/>
      </w:r>
      <w:r w:rsidR="00BA10BD" w:rsidRPr="00005E6E">
        <w:t>.</w:t>
      </w:r>
      <w:r w:rsidR="00DD155A" w:rsidRPr="00005E6E">
        <w:t xml:space="preserve"> Also, </w:t>
      </w:r>
      <w:r w:rsidR="007D49CB" w:rsidRPr="00005E6E">
        <w:t xml:space="preserve">COVID-19 </w:t>
      </w:r>
      <w:r w:rsidR="00F324D2" w:rsidRPr="00005E6E">
        <w:t xml:space="preserve">infection </w:t>
      </w:r>
      <w:r w:rsidR="007D49CB" w:rsidRPr="00005E6E">
        <w:t xml:space="preserve">and </w:t>
      </w:r>
      <w:r w:rsidR="00F324D2" w:rsidRPr="00005E6E">
        <w:t>mortality rates</w:t>
      </w:r>
      <w:r w:rsidR="00210A31" w:rsidRPr="00005E6E">
        <w:t xml:space="preserve"> </w:t>
      </w:r>
      <w:proofErr w:type="gramStart"/>
      <w:r w:rsidR="00210A31" w:rsidRPr="00005E6E">
        <w:t>in a given</w:t>
      </w:r>
      <w:proofErr w:type="gramEnd"/>
      <w:r w:rsidR="00210A31" w:rsidRPr="00005E6E">
        <w:t xml:space="preserve"> spatial unit </w:t>
      </w:r>
      <w:r w:rsidR="00F324D2" w:rsidRPr="00005E6E">
        <w:t>were included</w:t>
      </w:r>
      <w:r w:rsidR="00210A31" w:rsidRPr="00005E6E">
        <w:t xml:space="preserve"> to consider </w:t>
      </w:r>
      <w:r w:rsidR="00887A14" w:rsidRPr="00005E6E">
        <w:t xml:space="preserve">the </w:t>
      </w:r>
      <w:r w:rsidR="00210A31" w:rsidRPr="00005E6E">
        <w:t>variation in everyday mobility</w:t>
      </w:r>
      <w:r w:rsidR="004803CB" w:rsidRPr="00005E6E">
        <w:t xml:space="preserve"> </w:t>
      </w:r>
      <w:r w:rsidR="000522CD" w:rsidRPr="00005E6E">
        <w:t xml:space="preserve">affected by the perceived risk </w:t>
      </w:r>
      <w:r w:rsidR="00F768C8" w:rsidRPr="00005E6E">
        <w:t xml:space="preserve">of </w:t>
      </w:r>
      <w:r w:rsidR="000522CD" w:rsidRPr="00005E6E">
        <w:t xml:space="preserve">COVID-19 </w:t>
      </w:r>
      <w:r w:rsidR="00DB50B5" w:rsidRPr="00005E6E">
        <w:t>before</w:t>
      </w:r>
      <w:r w:rsidR="007D49CB" w:rsidRPr="00005E6E">
        <w:t xml:space="preserve"> </w:t>
      </w:r>
      <w:r w:rsidR="00F324D2" w:rsidRPr="00005E6E">
        <w:t>government-</w:t>
      </w:r>
      <w:r w:rsidR="00210A31" w:rsidRPr="00005E6E">
        <w:t xml:space="preserve">mandated </w:t>
      </w:r>
      <w:r w:rsidR="00370B7B" w:rsidRPr="00005E6E">
        <w:t>lockdowns</w:t>
      </w:r>
      <w:r w:rsidR="007D49CB" w:rsidRPr="00005E6E">
        <w:t xml:space="preserve">. COVID-19 activity </w:t>
      </w:r>
      <w:r w:rsidR="00764F9A" w:rsidRPr="00005E6E">
        <w:t xml:space="preserve">metrics </w:t>
      </w:r>
      <w:r w:rsidR="009B64CF" w:rsidRPr="00005E6E">
        <w:t xml:space="preserve">were retrieved </w:t>
      </w:r>
      <w:r w:rsidR="0043348F" w:rsidRPr="00005E6E">
        <w:t xml:space="preserve">from </w:t>
      </w:r>
      <w:ins w:id="469" w:author="Won Do Lee" w:date="2023-01-17T22:26:00Z">
        <w:r w:rsidR="00A93152" w:rsidRPr="00005E6E">
          <w:t xml:space="preserve">the </w:t>
        </w:r>
      </w:ins>
      <w:r w:rsidR="007D49CB" w:rsidRPr="00005E6E">
        <w:t>UK official COVID-19 dashboard</w:t>
      </w:r>
      <w:r w:rsidR="0043348F" w:rsidRPr="00005E6E">
        <w:t xml:space="preserve"> open data API service</w:t>
      </w:r>
      <w:r w:rsidR="007D49CB" w:rsidRPr="00005E6E">
        <w:t xml:space="preserve"> </w:t>
      </w:r>
      <w:r w:rsidR="007D49CB" w:rsidRPr="00005E6E">
        <w:fldChar w:fldCharType="begin" w:fldLock="1"/>
      </w:r>
      <w:r w:rsidR="007D49CB" w:rsidRPr="00005E6E">
        <w:instrText>ADDIN CSL_CITATION {"citationItems":[{"id":"ITEM-1","itemData":{"URL":"https://coronavirus.data.gov.uk","accessed":{"date-parts":[["2021","2","1"]]},"author":[{"dropping-particle":"","family":"UK government","given":"","non-dropping-particle":"","parse-names":false,"suffix":""}],"id":"ITEM-1","issued":{"date-parts":[["2020"]]},"title":"Coronavirus in the UK","type":"webpage"},"uris":["http://www.mendeley.com/documents/?uuid=dc5ce667-c891-4648-bc78-333ae756945e"]}],"mendeley":{"formattedCitation":"(UK government, 2020)","plainTextFormattedCitation":"(UK government, 2020)","previouslyFormattedCitation":"(UK government, 2020)"},"properties":{"noteIndex":0},"schema":"https://github.com/citation-style-language/schema/raw/master/csl-citation.json"}</w:instrText>
      </w:r>
      <w:r w:rsidR="007D49CB" w:rsidRPr="00005E6E">
        <w:fldChar w:fldCharType="separate"/>
      </w:r>
      <w:r w:rsidR="007D49CB" w:rsidRPr="00005E6E">
        <w:t>(UK government, 2020)</w:t>
      </w:r>
      <w:r w:rsidR="007D49CB" w:rsidRPr="00005E6E">
        <w:fldChar w:fldCharType="end"/>
      </w:r>
      <w:r w:rsidR="007D49CB" w:rsidRPr="00005E6E">
        <w:t xml:space="preserve"> and processed</w:t>
      </w:r>
      <w:r w:rsidRPr="00005E6E">
        <w:t>.</w:t>
      </w:r>
    </w:p>
    <w:p w14:paraId="0B71CE93" w14:textId="77777777" w:rsidR="006E5761" w:rsidRPr="00005E6E" w:rsidRDefault="006E5761" w:rsidP="000F3486"/>
    <w:p w14:paraId="2041C69B" w14:textId="5F382017" w:rsidR="00947126" w:rsidRPr="00005E6E" w:rsidRDefault="00947126" w:rsidP="000F3486">
      <w:pPr>
        <w:pStyle w:val="Heading2"/>
      </w:pPr>
      <w:r w:rsidRPr="00005E6E">
        <w:t>Method</w:t>
      </w:r>
      <w:r w:rsidR="003E03BE" w:rsidRPr="00005E6E">
        <w:t>s</w:t>
      </w:r>
    </w:p>
    <w:p w14:paraId="2ADA1436" w14:textId="77777777" w:rsidR="00342EA1" w:rsidRPr="00005E6E" w:rsidRDefault="00342EA1" w:rsidP="000F3486"/>
    <w:p w14:paraId="4E56EC43" w14:textId="01532F2A" w:rsidR="00E15888" w:rsidRPr="00005E6E" w:rsidRDefault="00B77DAA" w:rsidP="000F3486">
      <w:pPr>
        <w:pStyle w:val="Heading3"/>
      </w:pPr>
      <w:r w:rsidRPr="00005E6E">
        <w:t>Time-series c</w:t>
      </w:r>
      <w:r w:rsidR="00E70FCA" w:rsidRPr="00005E6E">
        <w:t>lustering analysis</w:t>
      </w:r>
    </w:p>
    <w:p w14:paraId="436564B2" w14:textId="5D2A2FB4" w:rsidR="001701B4" w:rsidRPr="00005E6E" w:rsidRDefault="007925CB" w:rsidP="000F3486">
      <w:del w:id="470" w:author="Won Do Lee" w:date="2023-01-19T23:05:00Z">
        <w:r w:rsidRPr="00005E6E" w:rsidDel="00C025AD">
          <w:delText>C</w:delText>
        </w:r>
        <w:r w:rsidR="00946307" w:rsidRPr="00005E6E" w:rsidDel="00C025AD">
          <w:delText xml:space="preserve">lustering </w:delText>
        </w:r>
      </w:del>
      <w:ins w:id="471" w:author="Won Do Lee" w:date="2023-01-19T23:05:00Z">
        <w:r w:rsidR="00C025AD" w:rsidRPr="00005E6E">
          <w:t xml:space="preserve">A clustering </w:t>
        </w:r>
      </w:ins>
      <w:r w:rsidR="00946307" w:rsidRPr="00005E6E">
        <w:t xml:space="preserve">analysis </w:t>
      </w:r>
      <w:ins w:id="472" w:author="Won Do Lee" w:date="2023-01-19T23:05:00Z">
        <w:r w:rsidR="00C025AD" w:rsidRPr="00005E6E">
          <w:t xml:space="preserve">technique </w:t>
        </w:r>
      </w:ins>
      <w:del w:id="473" w:author="Won Do Lee" w:date="2023-01-19T23:05:00Z">
        <w:r w:rsidR="00FD3470" w:rsidRPr="00005E6E" w:rsidDel="00C025AD">
          <w:delText xml:space="preserve">was </w:delText>
        </w:r>
        <w:r w:rsidR="00946307" w:rsidRPr="00005E6E" w:rsidDel="00C025AD">
          <w:delText>employed</w:delText>
        </w:r>
      </w:del>
      <w:ins w:id="474" w:author="Won Do Lee" w:date="2023-01-19T23:05:00Z">
        <w:r w:rsidR="00C025AD" w:rsidRPr="00005E6E">
          <w:t>was used</w:t>
        </w:r>
      </w:ins>
      <w:r w:rsidR="00946307" w:rsidRPr="00005E6E">
        <w:t xml:space="preserve"> to </w:t>
      </w:r>
      <w:ins w:id="475" w:author="Won Do Lee" w:date="2023-01-19T23:05:00Z">
        <w:r w:rsidR="00C025AD" w:rsidRPr="00005E6E">
          <w:t>find the commonalities</w:t>
        </w:r>
      </w:ins>
      <w:ins w:id="476" w:author="Won Do Lee" w:date="2023-01-19T23:06:00Z">
        <w:r w:rsidR="00C025AD" w:rsidRPr="00005E6E">
          <w:t>, i.e.,</w:t>
        </w:r>
      </w:ins>
      <w:ins w:id="477" w:author="Won Do Lee" w:date="2023-01-20T00:06:00Z">
        <w:r w:rsidR="000A0377">
          <w:t xml:space="preserve"> identifying</w:t>
        </w:r>
        <w:r w:rsidR="000A0377" w:rsidRPr="00005E6E">
          <w:t xml:space="preserve"> prominent clusters </w:t>
        </w:r>
        <w:r w:rsidR="000A0377">
          <w:t>based on similar trajectories</w:t>
        </w:r>
      </w:ins>
      <w:ins w:id="478" w:author="Won Do Lee" w:date="2023-01-19T23:06:00Z">
        <w:r w:rsidR="00C025AD" w:rsidRPr="00005E6E">
          <w:t xml:space="preserve"> of mobility reduction </w:t>
        </w:r>
      </w:ins>
      <w:ins w:id="479" w:author="Won Do Lee" w:date="2023-01-20T00:06:00Z">
        <w:r w:rsidR="000A0377">
          <w:t>during</w:t>
        </w:r>
      </w:ins>
      <w:del w:id="480" w:author="Won Do Lee" w:date="2023-01-19T23:06:00Z">
        <w:r w:rsidR="0059560F" w:rsidRPr="00005E6E" w:rsidDel="00C025AD">
          <w:delText xml:space="preserve">identify </w:delText>
        </w:r>
        <w:r w:rsidR="00946307" w:rsidRPr="00005E6E" w:rsidDel="00C025AD">
          <w:delText xml:space="preserve">the </w:delText>
        </w:r>
      </w:del>
      <w:del w:id="481" w:author="Won Do Lee" w:date="2023-01-20T00:06:00Z">
        <w:r w:rsidR="00946307" w:rsidRPr="00005E6E" w:rsidDel="000A0377">
          <w:delText xml:space="preserve">prominent clusters </w:delText>
        </w:r>
      </w:del>
      <w:del w:id="482" w:author="Won Do Lee" w:date="2023-01-19T23:06:00Z">
        <w:r w:rsidR="00946307" w:rsidRPr="00005E6E" w:rsidDel="00C025AD">
          <w:delText xml:space="preserve">with </w:delText>
        </w:r>
        <w:r w:rsidR="000E3592" w:rsidRPr="00005E6E" w:rsidDel="00C025AD">
          <w:delText xml:space="preserve">a </w:delText>
        </w:r>
        <w:r w:rsidR="00946307" w:rsidRPr="00005E6E" w:rsidDel="00C025AD">
          <w:delText>similar</w:delText>
        </w:r>
        <w:r w:rsidR="00ED32F1" w:rsidRPr="00005E6E" w:rsidDel="00C025AD">
          <w:delText xml:space="preserve"> </w:delText>
        </w:r>
        <w:r w:rsidR="00342895" w:rsidRPr="00005E6E" w:rsidDel="00C025AD">
          <w:delText xml:space="preserve">trajectory </w:delText>
        </w:r>
        <w:r w:rsidR="00ED32F1" w:rsidRPr="00005E6E" w:rsidDel="00C025AD">
          <w:delText xml:space="preserve">of mobility </w:delText>
        </w:r>
        <w:r w:rsidR="00342895" w:rsidRPr="00005E6E" w:rsidDel="00C025AD">
          <w:delText>reduction</w:delText>
        </w:r>
        <w:r w:rsidR="00ED32F1" w:rsidRPr="00005E6E" w:rsidDel="00C025AD">
          <w:delText xml:space="preserve"> </w:delText>
        </w:r>
      </w:del>
      <w:del w:id="483" w:author="Won Do Lee" w:date="2023-01-20T00:06:00Z">
        <w:r w:rsidR="009B64CF" w:rsidRPr="00005E6E" w:rsidDel="000A0377">
          <w:delText>under</w:delText>
        </w:r>
      </w:del>
      <w:r w:rsidR="009B64CF" w:rsidRPr="00005E6E">
        <w:t xml:space="preserve"> the lockdown</w:t>
      </w:r>
      <w:ins w:id="484" w:author="Won Do Lee" w:date="2023-01-19T23:06:00Z">
        <w:r w:rsidR="00C025AD" w:rsidRPr="00005E6E">
          <w:t xml:space="preserve"> </w:t>
        </w:r>
      </w:ins>
      <w:del w:id="485" w:author="Won Do Lee" w:date="2023-01-19T23:06:00Z">
        <w:r w:rsidR="009B64CF" w:rsidRPr="00005E6E" w:rsidDel="00C025AD">
          <w:delText xml:space="preserve"> </w:delText>
        </w:r>
      </w:del>
      <w:r w:rsidR="009B64CF" w:rsidRPr="00005E6E">
        <w:t xml:space="preserve">(i.e., </w:t>
      </w:r>
      <w:del w:id="486" w:author="Won Do Lee" w:date="2023-01-19T23:06:00Z">
        <w:r w:rsidR="007E5808" w:rsidRPr="00005E6E" w:rsidDel="00C025AD">
          <w:delText>over the period of</w:delText>
        </w:r>
      </w:del>
      <w:ins w:id="487" w:author="Won Do Lee" w:date="2023-01-19T23:06:00Z">
        <w:r w:rsidR="00C025AD" w:rsidRPr="00005E6E">
          <w:t>from</w:t>
        </w:r>
      </w:ins>
      <w:r w:rsidR="007E5808" w:rsidRPr="00005E6E">
        <w:t xml:space="preserve"> 23 March to 11 May</w:t>
      </w:r>
      <w:r w:rsidR="0059560F" w:rsidRPr="00005E6E">
        <w:t xml:space="preserve"> 2020</w:t>
      </w:r>
      <w:r w:rsidR="009B64CF" w:rsidRPr="00005E6E">
        <w:t>)</w:t>
      </w:r>
      <w:r w:rsidR="00422CD4" w:rsidRPr="00005E6E">
        <w:t xml:space="preserve">. </w:t>
      </w:r>
      <w:r w:rsidR="009C3227" w:rsidRPr="00005E6E">
        <w:t xml:space="preserve">Dynamic time warping </w:t>
      </w:r>
      <w:r w:rsidR="00AD455F" w:rsidRPr="00005E6E">
        <w:t>(DTW)</w:t>
      </w:r>
      <w:r w:rsidR="00946307" w:rsidRPr="00005E6E">
        <w:t xml:space="preserve"> </w:t>
      </w:r>
      <w:r w:rsidR="0059560F" w:rsidRPr="00005E6E">
        <w:t xml:space="preserve">algorithm </w:t>
      </w:r>
      <w:del w:id="488" w:author="Won Do Lee" w:date="2023-01-19T23:06:00Z">
        <w:r w:rsidR="00946307" w:rsidRPr="00005E6E" w:rsidDel="00C025AD">
          <w:delText xml:space="preserve">is </w:delText>
        </w:r>
      </w:del>
      <w:ins w:id="489" w:author="Won Do Lee" w:date="2023-01-19T23:06:00Z">
        <w:r w:rsidR="00C025AD" w:rsidRPr="00005E6E">
          <w:t xml:space="preserve">was </w:t>
        </w:r>
      </w:ins>
      <w:r w:rsidR="00946307" w:rsidRPr="00005E6E">
        <w:t xml:space="preserve">chosen to compute an </w:t>
      </w:r>
      <w:r w:rsidR="0059560F" w:rsidRPr="00005E6E">
        <w:t xml:space="preserve">optimal </w:t>
      </w:r>
      <w:r w:rsidR="00B77DAA" w:rsidRPr="00005E6E">
        <w:t>(</w:t>
      </w:r>
      <w:r w:rsidR="00946307" w:rsidRPr="00005E6E">
        <w:t>warping</w:t>
      </w:r>
      <w:r w:rsidR="00B77DAA" w:rsidRPr="00005E6E">
        <w:t>)</w:t>
      </w:r>
      <w:r w:rsidR="00946307" w:rsidRPr="00005E6E">
        <w:t xml:space="preserve"> distance between time</w:t>
      </w:r>
      <w:r w:rsidRPr="00005E6E">
        <w:t>-</w:t>
      </w:r>
      <w:r w:rsidR="00946307" w:rsidRPr="00005E6E">
        <w:t>serie</w:t>
      </w:r>
      <w:r w:rsidR="0059560F" w:rsidRPr="00005E6E">
        <w:t xml:space="preserve">s </w:t>
      </w:r>
      <w:r w:rsidR="0059560F" w:rsidRPr="00005E6E">
        <w:fldChar w:fldCharType="begin" w:fldLock="1"/>
      </w:r>
      <w:r w:rsidR="0059560F" w:rsidRPr="00005E6E">
        <w:instrText>ADDIN CSL_CITATION {"citationItems":[{"id":"ITEM-1","itemData":{"ISBN":"0-929280-73-3","abstract":"Knowledge discovery in databases presents many interesting challenges within the context of providing computer tools for exploring large data archives. Electronic data repositories are growing qulckiy and contain data from commercial, scientific, and other domains. Much of this data is inherently temporal, such as stock prices or NASA telemetry data. Detecting patterns in such data streams or time series is an important knowledge discovery task. This paper describes some primary experiments with a dynamic programming approach to the problem. The pattern detection algorithm is based on the dynamic time warping technique used in the speech recognition field. Keywords: dynamic programming, dynamic time warping, knowledge discovery, pattern analysis, time series.","author":[{"dropping-particle":"","family":"Berndt","given":"Donald","non-dropping-particle":"","parse-names":false,"suffix":""},{"dropping-particle":"","family":"Clifford","given":"James","non-dropping-particle":"","parse-names":false,"suffix":""}],"container-title":"Workshop on Knowledge Knowledge Discovery in Databases","id":"ITEM-1","issued":{"date-parts":[["1994"]]},"page":"359-370","title":"Using dynamic time warping to find patterns in time series","type":"paper-conference","volume":"398"},"uris":["http://www.mendeley.com/documents/?uuid=124e89e3-4482-439c-a715-a662659f900f"]}],"mendeley":{"formattedCitation":"(Berndt &amp; Clifford, 1994)","plainTextFormattedCitation":"(Berndt &amp; Clifford, 1994)","previouslyFormattedCitation":"(Berndt &amp; Clifford, 1994)"},"properties":{"noteIndex":0},"schema":"https://github.com/citation-style-language/schema/raw/master/csl-citation.json"}</w:instrText>
      </w:r>
      <w:r w:rsidR="0059560F" w:rsidRPr="00005E6E">
        <w:fldChar w:fldCharType="separate"/>
      </w:r>
      <w:r w:rsidR="0059560F" w:rsidRPr="00005E6E">
        <w:t>(Berndt &amp; Clifford, 1994)</w:t>
      </w:r>
      <w:r w:rsidR="0059560F" w:rsidRPr="00005E6E">
        <w:fldChar w:fldCharType="end"/>
      </w:r>
      <w:r w:rsidR="0059560F" w:rsidRPr="00005E6E">
        <w:t xml:space="preserve"> that minimise the alignment </w:t>
      </w:r>
      <w:r w:rsidR="00946307" w:rsidRPr="00005E6E">
        <w:t>elements</w:t>
      </w:r>
      <w:r w:rsidR="0059560F" w:rsidRPr="00005E6E">
        <w:t xml:space="preserve"> by iteratively stepping through the local cost matrix </w:t>
      </w:r>
      <w:r w:rsidR="0059560F" w:rsidRPr="00005E6E">
        <w:fldChar w:fldCharType="begin" w:fldLock="1"/>
      </w:r>
      <w:r w:rsidR="0059560F" w:rsidRPr="00005E6E">
        <w:instrText>ADDIN CSL_CITATION {"citationItems":[{"id":"ITEM-1","itemData":{"ISSN":"20734859","abstract":"Most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Journal","id":"ITEM-1","issue":"1","issued":{"date-parts":[["2019"]]},"page":"1-45","title":"Comparing time-series clustering algorithms in R using the dtwclust package","type":"article-journal","volume":"11"},"uris":["http://www.mendeley.com/documents/?uuid=5666c437-0a40-46ee-b94e-bb1317038ff0"]}],"mendeley":{"formattedCitation":"(Sardá-Espinosa, 2019)","plainTextFormattedCitation":"(Sardá-Espinosa, 2019)","previouslyFormattedCitation":"(Sardá-Espinosa, 2019)"},"properties":{"noteIndex":0},"schema":"https://github.com/citation-style-language/schema/raw/master/csl-citation.json"}</w:instrText>
      </w:r>
      <w:r w:rsidR="0059560F" w:rsidRPr="00005E6E">
        <w:fldChar w:fldCharType="separate"/>
      </w:r>
      <w:r w:rsidR="00F7070D" w:rsidRPr="00005E6E">
        <w:t>(</w:t>
      </w:r>
      <w:proofErr w:type="spellStart"/>
      <w:r w:rsidR="00F7070D" w:rsidRPr="00005E6E">
        <w:t>Sardá</w:t>
      </w:r>
      <w:proofErr w:type="spellEnd"/>
      <w:r w:rsidR="00F7070D" w:rsidRPr="00005E6E">
        <w:t>-Espinosa, 2019)</w:t>
      </w:r>
      <w:r w:rsidR="0059560F" w:rsidRPr="00005E6E">
        <w:fldChar w:fldCharType="end"/>
      </w:r>
      <w:r w:rsidR="00946307" w:rsidRPr="00005E6E">
        <w:t>.</w:t>
      </w:r>
      <w:r w:rsidR="0059560F" w:rsidRPr="00005E6E">
        <w:t xml:space="preserve"> It is </w:t>
      </w:r>
      <w:r w:rsidR="004D180E" w:rsidRPr="00005E6E">
        <w:t>widely</w:t>
      </w:r>
      <w:r w:rsidR="0059560F" w:rsidRPr="00005E6E">
        <w:t xml:space="preserve"> </w:t>
      </w:r>
      <w:r w:rsidR="00B77DAA" w:rsidRPr="00005E6E">
        <w:t xml:space="preserve">used </w:t>
      </w:r>
      <w:r w:rsidR="00FD3470" w:rsidRPr="00005E6E">
        <w:t>for</w:t>
      </w:r>
      <w:r w:rsidR="00B77DAA" w:rsidRPr="00005E6E">
        <w:t xml:space="preserve"> </w:t>
      </w:r>
      <w:r w:rsidR="0059560F" w:rsidRPr="00005E6E">
        <w:t xml:space="preserve">shape-based </w:t>
      </w:r>
      <w:r w:rsidRPr="00005E6E">
        <w:t xml:space="preserve">clustering </w:t>
      </w:r>
      <w:r w:rsidR="0059560F" w:rsidRPr="00005E6E">
        <w:t>to collect similar shapes</w:t>
      </w:r>
      <w:r w:rsidR="005C3C05" w:rsidRPr="00005E6E">
        <w:t xml:space="preserve"> of time</w:t>
      </w:r>
      <w:r w:rsidR="00B74666" w:rsidRPr="00005E6E">
        <w:t xml:space="preserve"> </w:t>
      </w:r>
      <w:r w:rsidR="005C3C05" w:rsidRPr="00005E6E">
        <w:t>series</w:t>
      </w:r>
      <w:r w:rsidR="0059560F" w:rsidRPr="00005E6E">
        <w:t xml:space="preserve"> </w:t>
      </w:r>
      <w:r w:rsidR="0059560F" w:rsidRPr="00005E6E">
        <w:fldChar w:fldCharType="begin" w:fldLock="1"/>
      </w:r>
      <w:r w:rsidR="00F7070D" w:rsidRPr="00005E6E">
        <w:instrText>ADDIN CSL_CITATION {"citationItems":[{"id":"ITEM-1","itemData":{"DOI":"10.1016/j.is.2015.04.007","ISSN":"03064379","author":[{"dropping-particle":"","family":"Aghabozorgi","given":"Saeed","non-dropping-particle":"","parse-names":false,"suffix":""},{"dropping-particle":"","family":"Seyed Shirkhorshidi","given":"Ali","non-dropping-particle":"","parse-names":false,"suffix":""},{"dropping-particle":"","family":"Ying Wah","given":"Teh","non-dropping-particle":"","parse-names":false,"suffix":""}],"container-title":"Information Systems","id":"ITEM-1","issued":{"date-parts":[["2015","10"]]},"page":"16-38","title":"Time-series clustering – A decade review","type":"article-journal","volume":"53"},"uris":["http://www.mendeley.com/documents/?uuid=31cf5971-9f10-4f7e-a149-7f24a4df090e"]}],"mendeley":{"formattedCitation":"(Aghabozorgi et al., 2015)","plainTextFormattedCitation":"(Aghabozorgi et al., 2015)","previouslyFormattedCitation":"(Aghabozorgi et al., 2015)"},"properties":{"noteIndex":0},"schema":"https://github.com/citation-style-language/schema/raw/master/csl-citation.json"}</w:instrText>
      </w:r>
      <w:r w:rsidR="0059560F" w:rsidRPr="00005E6E">
        <w:fldChar w:fldCharType="separate"/>
      </w:r>
      <w:r w:rsidR="002169FF" w:rsidRPr="00005E6E">
        <w:t>(</w:t>
      </w:r>
      <w:proofErr w:type="spellStart"/>
      <w:r w:rsidR="002169FF" w:rsidRPr="00005E6E">
        <w:t>Aghabozorgi</w:t>
      </w:r>
      <w:proofErr w:type="spellEnd"/>
      <w:r w:rsidR="002169FF" w:rsidRPr="00005E6E">
        <w:t xml:space="preserve"> et al., 2015)</w:t>
      </w:r>
      <w:r w:rsidR="0059560F" w:rsidRPr="00005E6E">
        <w:fldChar w:fldCharType="end"/>
      </w:r>
      <w:r w:rsidR="00B74666" w:rsidRPr="00005E6E">
        <w:t xml:space="preserve">. </w:t>
      </w:r>
      <w:r w:rsidR="006C6F10" w:rsidRPr="00005E6E">
        <w:t xml:space="preserve">Because of </w:t>
      </w:r>
      <w:r w:rsidR="00B77DAA" w:rsidRPr="00005E6E">
        <w:t>the robustness</w:t>
      </w:r>
      <w:r w:rsidR="00953CDB" w:rsidRPr="00005E6E">
        <w:t xml:space="preserve"> </w:t>
      </w:r>
      <w:r w:rsidR="00953CDB" w:rsidRPr="00005E6E">
        <w:fldChar w:fldCharType="begin" w:fldLock="1"/>
      </w:r>
      <w:r w:rsidR="00953CDB" w:rsidRPr="00005E6E">
        <w:instrText>ADDIN CSL_CITATION {"citationItems":[{"id":"ITEM-1","itemData":{"DOI":"10.1016/j.landurbplan.2016.12.001","ISBN":"0169-2046","ISSN":"01692046","PMID":"3721043","abstract":"This paper presents a novel method for delineating urban functional areas based on building-level social media data. Our method assumes that social media activities in buildings of similar functions have similar spatiotemporal patterns. We subsequently apply a dynamic time warping (DTW) distance based k-medoids method to group buildings with similar social media activities into functional areas. The proposed method is applied in the Yuexiu District, Guangzhou, China. We carry out two clustering experiments with k = 2 and k = 8. In the experiment with k = 2, buildings are separated into two groups based on density values. Buildings with higher density are situated mainly within the traditional city core and urban villages in the northern part of study area. The results for k = 8 suggest that most buildings have mixed functions. In addition, heterogeneity can be discerned even in the clusters with similar urban functions. Concentric spatial structures are observed in urban villages that were previously deemed disordered. We also assess the diversity of urban functions at the community level and identify several potential ‘central places’ based on hot spot analysis. Our analysis provides an alternative way of characterizing intra-city urban spatial structure and could therefore inform future planning and policy evaluation.","author":[{"dropping-particle":"","family":"Chen","given":"Yimin","non-dropping-particle":"","parse-names":false,"suffix":""},{"dropping-particle":"","family":"Liu","given":"Xiaoping","non-dropping-particle":"","parse-names":false,"suffix":""},{"dropping-particle":"","family":"Li","given":"Xia","non-dropping-particle":"","parse-names":false,"suffix":""},{"dropping-particle":"","family":"Liu","given":"Xingjian","non-dropping-particle":"","parse-names":false,"suffix":""},{"dropping-particle":"","family":"Yao","given":"Yao","non-dropping-particle":"","parse-names":false,"suffix":""},{"dropping-particle":"","family":"Hu","given":"Guohua","non-dropping-particle":"","parse-names":false,"suffix":""},{"dropping-particle":"","family":"Xu","given":"Xiaocong","non-dropping-particle":"","parse-names":false,"suffix":""},{"dropping-particle":"","family":"Pei","given":"Fengsong","non-dropping-particle":"","parse-names":false,"suffix":""}],"container-title":"Landscape and Urban Planning","id":"ITEM-1","issued":{"date-parts":[["2017"]]},"page":"48-60","publisher":"Elsevier B.V.","title":"Delineating urban functional areas with building-level social media data: A dynamic time warping (DTW) distance based k-medoids method","type":"article-journal","volume":"160"},"uris":["http://www.mendeley.com/documents/?uuid=4936ead0-69a4-4989-a000-3f1cfa1b6e3e"]},{"id":"ITEM-2","itemData":{"DOI":"10.1016/j.patcog.2010.09.013","ISBN":"0031-3203","ISSN":"00313203","PMID":"17905967","abstract":"Mining sequential data is an old topic that has been revived in the last decade, due to the increasing availability of sequential datasets. Most works in this field are centred on the definition and use of a distance (or, at least, a similarity measure) between sequences of elements. A measure called dynamic time warping (DTW) seems to be currently the most relevant for a large panel of applications. This article is about the use of DTW in data mining algorithms, and focuses on the computation of an average of a set of sequences. Averaging is an essential tool for the analysis of data. For example, the K-means clustering algorithm repeatedly computes such an average, and needs to provide a description of the clusters it forms. Averaging is here a crucial step, which must be sound in order to make algorithms work accurately. When dealing with sequences, especially when sequences are compared with DTW, averaging is not a trivial task. Starting with existing techniques developed around DTW, the article suggests an analysis framework to classify averaging techniques. It then proceeds to study the two major questions lifted by the framework. First, we develop a global technique for averaging a set of sequences. This technique is original in that it avoids using iterative pairwise averaging. It is thus insensitive to ordering effects. Second, we describe a new strategy to reduce the length of the resulting average sequence. This has a favourable impact on performance, but also on the relevance of the results. Both aspects are evaluated on standard datasets, and the evaluation shows that they compare favourably with existing methods. The article ends by describing the use of averaging in clustering. The last section also introduces a new application domain, namely the analysis of satellite image time series, where data mining techniques provide an original approach. © 2010 Elsevier Ltd. All rights reserved.","author":[{"dropping-particle":"","family":"Petitjean","given":"François","non-dropping-particle":"","parse-names":false,"suffix":""},{"dropping-particle":"","family":"Ketterlin","given":"Alain","non-dropping-particle":"","parse-names":false,"suffix":""},{"dropping-particle":"","family":"Gançarski","given":"Pierre","non-dropping-particle":"","parse-names":false,"suffix":""}],"container-title":"Pattern Recognition","id":"ITEM-2","issue":"3","issued":{"date-parts":[["2011"]]},"page":"678-693","title":"A global averaging method for dynamic time warping, with applications to clustering","type":"article-journal","volume":"44"},"uris":["http://www.mendeley.com/documents/?uuid=d85ef8e3-047b-4947-b0ee-f8fad54c51a7"]}],"mendeley":{"formattedCitation":"(Chen et al., 2017; Petitjean et al., 2011)","plainTextFormattedCitation":"(Chen et al., 2017; Petitjean et al., 2011)","previouslyFormattedCitation":"(Chen et al., 2017; Petitjean et al., 2011)"},"properties":{"noteIndex":0},"schema":"https://github.com/citation-style-language/schema/raw/master/csl-citation.json"}</w:instrText>
      </w:r>
      <w:r w:rsidR="00953CDB" w:rsidRPr="00005E6E">
        <w:fldChar w:fldCharType="separate"/>
      </w:r>
      <w:r w:rsidR="00953CDB" w:rsidRPr="00005E6E">
        <w:t>(Chen et al., 2017; Petitjean et al., 2011)</w:t>
      </w:r>
      <w:r w:rsidR="00953CDB" w:rsidRPr="00005E6E">
        <w:fldChar w:fldCharType="end"/>
      </w:r>
      <w:r w:rsidR="002169FF" w:rsidRPr="00005E6E">
        <w:t xml:space="preserve"> </w:t>
      </w:r>
      <w:r w:rsidR="00953CDB" w:rsidRPr="00005E6E">
        <w:t xml:space="preserve">compared </w:t>
      </w:r>
      <w:r w:rsidR="00FD3470" w:rsidRPr="00005E6E">
        <w:t>to</w:t>
      </w:r>
      <w:r w:rsidR="002169FF" w:rsidRPr="00005E6E">
        <w:t xml:space="preserve"> other conventional measures</w:t>
      </w:r>
      <w:ins w:id="490" w:author="Won Do Lee" w:date="2023-01-19T23:07:00Z">
        <w:r w:rsidR="00C025AD" w:rsidRPr="00005E6E">
          <w:t xml:space="preserve">. </w:t>
        </w:r>
      </w:ins>
      <w:del w:id="491" w:author="Won Do Lee" w:date="2023-01-19T23:07:00Z">
        <w:r w:rsidR="002169FF" w:rsidRPr="00005E6E" w:rsidDel="00C025AD">
          <w:delText xml:space="preserve">, </w:delText>
        </w:r>
        <w:r w:rsidR="006C6F10" w:rsidRPr="00005E6E" w:rsidDel="00C025AD">
          <w:delText xml:space="preserve">for instance, </w:delText>
        </w:r>
        <w:r w:rsidR="002169FF" w:rsidRPr="00005E6E" w:rsidDel="00C025AD">
          <w:delText>the Euclidian distance.</w:delText>
        </w:r>
        <w:r w:rsidR="004D180E" w:rsidRPr="00005E6E" w:rsidDel="00C025AD">
          <w:delText xml:space="preserve"> </w:delText>
        </w:r>
      </w:del>
      <w:r w:rsidR="004D180E" w:rsidRPr="00005E6E">
        <w:t>G</w:t>
      </w:r>
      <w:r w:rsidR="002169FF" w:rsidRPr="00005E6E">
        <w:t>iven two</w:t>
      </w:r>
      <w:r w:rsidR="002D2F4B" w:rsidRPr="00005E6E">
        <w:t xml:space="preserve"> </w:t>
      </w:r>
      <w:r w:rsidR="002169FF" w:rsidRPr="00005E6E">
        <w:t>time</w:t>
      </w:r>
      <w:r w:rsidR="00C404CC" w:rsidRPr="00005E6E">
        <w:t>-</w:t>
      </w:r>
      <w:r w:rsidR="002169FF" w:rsidRPr="00005E6E">
        <w:t>series</w:t>
      </w:r>
      <w:r w:rsidR="002D2F4B" w:rsidRPr="00005E6E">
        <w:t xml:space="preserve">,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oMath>
      <w:r w:rsidR="009F47B7" w:rsidRPr="00005E6E">
        <w:t xml:space="preserve"> and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sub>
                <m:r>
                  <w:rPr>
                    <w:rFonts w:ascii="Cambria Math" w:hAnsi="Cambria Math"/>
                  </w:rPr>
                  <m:t>m</m:t>
                </m:r>
              </m:sub>
            </m:sSub>
          </m:e>
        </m:d>
      </m:oMath>
      <w:r w:rsidR="00A50641" w:rsidRPr="00005E6E">
        <w:t xml:space="preserve">, </w:t>
      </w:r>
      <w:r w:rsidR="003C119A" w:rsidRPr="00005E6E">
        <w:t>D</w:t>
      </w:r>
      <w:r w:rsidR="00A50641" w:rsidRPr="00005E6E">
        <w:t xml:space="preserve">TW </w:t>
      </w:r>
      <w:r w:rsidR="005F5861" w:rsidRPr="00005E6E">
        <w:t xml:space="preserve">distance </w:t>
      </w:r>
      <w:r w:rsidR="00A50641" w:rsidRPr="00005E6E">
        <w:t xml:space="preserve">can be </w:t>
      </w:r>
      <w:r w:rsidRPr="00005E6E">
        <w:t xml:space="preserve">mathematically </w:t>
      </w:r>
      <w:r w:rsidR="00A50641" w:rsidRPr="00005E6E">
        <w:t>formulat</w:t>
      </w:r>
      <w:r w:rsidR="00FF096E" w:rsidRPr="00005E6E">
        <w:t xml:space="preserve">ed </w:t>
      </w:r>
      <w:r w:rsidR="00423500" w:rsidRPr="00005E6E">
        <w:t>as follows.</w:t>
      </w:r>
      <w:r w:rsidR="008E3A1D" w:rsidRPr="00005E6E">
        <w:t xml:space="preserve"> </w:t>
      </w:r>
    </w:p>
    <w:p w14:paraId="39983595"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423500" w:rsidRPr="00005E6E" w14:paraId="5EF4D505" w14:textId="77777777" w:rsidTr="00C85FE9">
        <w:trPr>
          <w:jc w:val="center"/>
        </w:trPr>
        <w:tc>
          <w:tcPr>
            <w:tcW w:w="4353" w:type="pct"/>
            <w:vAlign w:val="center"/>
          </w:tcPr>
          <w:p w14:paraId="7D680622" w14:textId="781E310E" w:rsidR="00423500" w:rsidRPr="00005E6E" w:rsidRDefault="00540A3C" w:rsidP="000F3486">
            <w:pPr>
              <w:spacing w:before="240"/>
              <w:jc w:val="center"/>
              <w:rPr>
                <w:i/>
              </w:rPr>
            </w:pPr>
            <m:oMathPara>
              <m:oMath>
                <m:r>
                  <w:rPr>
                    <w:rFonts w:ascii="Cambria Math" w:hAnsi="Cambria Math"/>
                  </w:rPr>
                  <m:t>DTW(S,T)</m:t>
                </m:r>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Q</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δ</m:t>
                        </m:r>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d>
              </m:oMath>
            </m:oMathPara>
          </w:p>
        </w:tc>
        <w:tc>
          <w:tcPr>
            <w:tcW w:w="647" w:type="pct"/>
            <w:vAlign w:val="center"/>
          </w:tcPr>
          <w:p w14:paraId="1AC0511F" w14:textId="0A678BC9" w:rsidR="00423500" w:rsidRPr="00005E6E" w:rsidRDefault="00423500" w:rsidP="000F3486">
            <w:pPr>
              <w:spacing w:before="240"/>
              <w:jc w:val="center"/>
            </w:pPr>
            <w:r w:rsidRPr="00005E6E">
              <w:t>(2).</w:t>
            </w:r>
          </w:p>
        </w:tc>
      </w:tr>
    </w:tbl>
    <w:p w14:paraId="0F280091" w14:textId="77777777" w:rsidR="00B912C3" w:rsidRPr="00005E6E" w:rsidRDefault="00B912C3" w:rsidP="000F3486"/>
    <w:p w14:paraId="2EF44798" w14:textId="527C0A35" w:rsidR="00772C9E" w:rsidRPr="00005E6E" w:rsidRDefault="005F5861" w:rsidP="000F3486">
      <w:pPr>
        <w:spacing w:after="240"/>
      </w:pPr>
      <w:r w:rsidRPr="00005E6E">
        <w:t xml:space="preserve">The sequence of </w:t>
      </w:r>
      <m:oMath>
        <m:r>
          <w:rPr>
            <w:rFonts w:ascii="Cambria Math" w:hAnsi="Cambria Math"/>
          </w:rPr>
          <m:t>S</m:t>
        </m:r>
      </m:oMath>
      <w:r w:rsidR="001837D5" w:rsidRPr="00005E6E">
        <w:t xml:space="preserve"> and </w:t>
      </w:r>
      <m:oMath>
        <m:r>
          <w:rPr>
            <w:rFonts w:ascii="Cambria Math" w:hAnsi="Cambria Math"/>
          </w:rPr>
          <m:t>T</m:t>
        </m:r>
      </m:oMath>
      <w:r w:rsidR="001837D5" w:rsidRPr="00005E6E">
        <w:t xml:space="preserve"> </w:t>
      </w:r>
      <w:r w:rsidR="00F02F5F" w:rsidRPr="00005E6E">
        <w:t xml:space="preserve">can be arranged to form a </w:t>
      </w:r>
      <m:oMath>
        <m:r>
          <w:rPr>
            <w:rFonts w:ascii="Cambria Math" w:hAnsi="Cambria Math"/>
          </w:rPr>
          <m:t>n</m:t>
        </m:r>
      </m:oMath>
      <w:r w:rsidR="00F02F5F" w:rsidRPr="00005E6E">
        <w:t>-by-</w:t>
      </w:r>
      <m:oMath>
        <m:r>
          <w:rPr>
            <w:rFonts w:ascii="Cambria Math" w:hAnsi="Cambria Math"/>
          </w:rPr>
          <m:t>m</m:t>
        </m:r>
      </m:oMath>
      <w:r w:rsidR="00F02F5F" w:rsidRPr="00005E6E">
        <w:t xml:space="preserve"> </w:t>
      </w:r>
      <w:r w:rsidR="00A561AA" w:rsidRPr="00005E6E">
        <w:t>grid</w:t>
      </w:r>
      <w:r w:rsidRPr="00005E6E">
        <w:t>, where</w:t>
      </w:r>
      <w:r w:rsidR="002443FB" w:rsidRPr="00005E6E">
        <w:t xml:space="preserve"> </w:t>
      </w:r>
      <m:oMath>
        <m:r>
          <w:rPr>
            <w:rFonts w:ascii="Cambria Math" w:hAnsi="Cambria Math"/>
          </w:rPr>
          <m:t>δ</m:t>
        </m:r>
      </m:oMath>
      <w:r w:rsidR="0008269C" w:rsidRPr="00005E6E">
        <w:t xml:space="preserve"> </w:t>
      </w:r>
      <w:r w:rsidR="00FA3864" w:rsidRPr="00005E6E">
        <w:t xml:space="preserve">is </w:t>
      </w:r>
      <w:r w:rsidR="005344CC" w:rsidRPr="00005E6E">
        <w:t xml:space="preserve">a distance function, to represent the </w:t>
      </w:r>
      <w:r w:rsidR="00FA3864" w:rsidRPr="00005E6E">
        <w:t xml:space="preserve">magnitude of the difference between the </w:t>
      </w:r>
      <w:r w:rsidR="00F0734C" w:rsidRPr="00005E6E">
        <w:t xml:space="preserve">sequence </w:t>
      </w:r>
      <w:r w:rsidR="00A41F23" w:rsidRPr="00005E6E">
        <w:t xml:space="preserve">elements </w:t>
      </w:r>
      <w:r w:rsidR="00FA3864" w:rsidRPr="00005E6E">
        <w:t>(</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rsidR="00370068" w:rsidRPr="00005E6E">
        <w:t>) to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rsidR="00FA3864" w:rsidRPr="00005E6E">
        <w:t>).</w:t>
      </w:r>
      <w:r w:rsidR="0069413C" w:rsidRPr="00005E6E">
        <w:t xml:space="preserve"> </w:t>
      </w:r>
      <m:oMath>
        <m:r>
          <w:rPr>
            <w:rFonts w:ascii="Cambria Math" w:hAnsi="Cambria Math"/>
          </w:rPr>
          <m:t>Q</m:t>
        </m:r>
      </m:oMath>
      <w:r w:rsidR="006A3664" w:rsidRPr="00005E6E">
        <w:t xml:space="preserve"> </w:t>
      </w:r>
      <w:r w:rsidR="00F0734C" w:rsidRPr="00005E6E">
        <w:t>denotes</w:t>
      </w:r>
      <w:r w:rsidR="006A3664" w:rsidRPr="00005E6E">
        <w:t xml:space="preserve"> a sequence of grid points (1 to </w:t>
      </w:r>
      <m:oMath>
        <m:r>
          <w:rPr>
            <w:rFonts w:ascii="Cambria Math" w:hAnsi="Cambria Math"/>
          </w:rPr>
          <m:t>j</m:t>
        </m:r>
      </m:oMath>
      <w:r w:rsidR="006A3664" w:rsidRPr="00005E6E">
        <w:t>)</w:t>
      </w:r>
      <w:r w:rsidR="005344CC" w:rsidRPr="00005E6E">
        <w:t xml:space="preserve">, </w:t>
      </w:r>
      <m:oMath>
        <m:r>
          <w:rPr>
            <w:rFonts w:ascii="Cambria Math" w:hAnsi="Cambria Math"/>
          </w:rPr>
          <m:t>P</m:t>
        </m:r>
      </m:oMath>
      <w:r w:rsidR="00A561AA" w:rsidRPr="00005E6E">
        <w:t xml:space="preserve"> is a warping function to find the path through the grid. </w:t>
      </w:r>
      <w:r w:rsidR="004D180E" w:rsidRPr="00005E6E">
        <w:t>A</w:t>
      </w:r>
      <w:r w:rsidR="005857DD" w:rsidRPr="00005E6E">
        <w:t xml:space="preserve"> </w:t>
      </w:r>
      <w:r w:rsidR="00441B9F" w:rsidRPr="00005E6E">
        <w:t xml:space="preserve">warping path </w:t>
      </w:r>
      <m:oMath>
        <m:r>
          <w:rPr>
            <w:rFonts w:ascii="Cambria Math" w:hAnsi="Cambria Math"/>
          </w:rPr>
          <m:t>W</m:t>
        </m:r>
      </m:oMath>
      <w:r w:rsidR="00441B9F" w:rsidRPr="00005E6E">
        <w:t xml:space="preserve"> aligns the elements of two sequences</w:t>
      </w:r>
      <w:r w:rsidR="003549E4" w:rsidRPr="00005E6E">
        <w:t xml:space="preserve"> </w:t>
      </w:r>
      <w:r w:rsidR="00441B9F" w:rsidRPr="00005E6E">
        <w:t>when the distance</w:t>
      </w:r>
      <w:r w:rsidR="00AE7F68" w:rsidRPr="00005E6E">
        <w:t xml:space="preserve"> </w:t>
      </w:r>
      <w:r w:rsidR="00441B9F" w:rsidRPr="00005E6E">
        <w:t>between them is minimised.</w:t>
      </w:r>
      <w:r w:rsidR="00772C9E" w:rsidRPr="00005E6E">
        <w:t xml:space="preserve"> </w:t>
      </w:r>
    </w:p>
    <w:p w14:paraId="31BE3065" w14:textId="6F82500B" w:rsidR="00A81082" w:rsidRPr="00005E6E" w:rsidRDefault="00F7070D" w:rsidP="000F3486">
      <w:r w:rsidRPr="00005E6E">
        <w:t xml:space="preserve">Hierarchical clustering </w:t>
      </w:r>
      <w:r w:rsidR="007925CB" w:rsidRPr="00005E6E">
        <w:t>methods</w:t>
      </w:r>
      <w:r w:rsidR="004D484C" w:rsidRPr="00005E6E">
        <w:t xml:space="preserve"> </w:t>
      </w:r>
      <w:r w:rsidR="00BD1BAC" w:rsidRPr="00005E6E">
        <w:t xml:space="preserve">were </w:t>
      </w:r>
      <w:r w:rsidR="009A03FF" w:rsidRPr="00005E6E">
        <w:t xml:space="preserve">deployed to test </w:t>
      </w:r>
      <w:r w:rsidR="002A796B" w:rsidRPr="00005E6E">
        <w:t xml:space="preserve">different </w:t>
      </w:r>
      <w:r w:rsidR="009F6329" w:rsidRPr="00005E6E">
        <w:t>agglomerative hierarchical clustering algorithms</w:t>
      </w:r>
      <w:r w:rsidR="00EA32DA" w:rsidRPr="00005E6E">
        <w:t xml:space="preserve"> </w:t>
      </w:r>
      <w:r w:rsidR="002A796B" w:rsidRPr="00005E6E">
        <w:t xml:space="preserve">with </w:t>
      </w:r>
      <w:r w:rsidR="005B2F44" w:rsidRPr="00005E6E">
        <w:t xml:space="preserve">a </w:t>
      </w:r>
      <w:r w:rsidR="000C592C" w:rsidRPr="00005E6E">
        <w:t>DTW</w:t>
      </w:r>
      <w:r w:rsidR="00A81082" w:rsidRPr="00005E6E">
        <w:t xml:space="preserve"> distance </w:t>
      </w:r>
      <w:r w:rsidR="009A03FF" w:rsidRPr="00005E6E">
        <w:fldChar w:fldCharType="begin" w:fldLock="1"/>
      </w:r>
      <w:r w:rsidR="00A30556" w:rsidRPr="00005E6E">
        <w:instrText>ADDIN CSL_CITATION {"citationItems":[{"id":"ITEM-1","itemData":{"DOI":"10.1145/2983323.2983855","ISBN":"9781450340731","author":[{"dropping-particle":"","family":"Dau","given":"Hoang Anh","non-dropping-particle":"","parse-names":false,"suffix":""},{"dropping-particle":"","family":"Begum","given":"Nurjahan","non-dropping-particle":"","parse-names":false,"suffix":""},{"dropping-particle":"","family":"Keogh","given":"Eamonn","non-dropping-particle":"","parse-names":false,"suffix":""}],"container-title":"Proceedings of the 25th ACM International on Conference on Information and Knowledge Management","id":"ITEM-1","issued":{"date-parts":[["2016","10","24"]]},"page":"999-1008","publisher":"ACM","publisher-place":"New York, NY, USA","title":"Semi-Supervision Dramatically Improves Time Series Clustering under Dynamic Time Warping","type":"paper-conference"},"uris":["http://www.mendeley.com/documents/?uuid=6dc6f4d2-ee9b-4524-8811-44c6302a8ad5"]},{"id":"ITEM-2","itemData":{"ISSN":"20734859","abstract":"Most clustering strategies have not changed considerably since their initial definition. The common improvements are either related to the distance measure used to assess dissimilarity, or the function used to calculate prototypes. Time-series clustering is no exception, with the Dynamic TimeWarping distance being particularly popular in that context. This distance is computationally expensive, so many related optimizations have been developed over the years. Since no single clustering algorithm can be said to perform best on all datasets, different strategies must be tested and compared, so a common infrastructure can be advantageous. In this manuscript, a general overview of shape-based time-series clustering is given, including many specifics related to Dynamic Time Warping and associated techniques. At the same time, a description of the dtwclust package for the R statistical software is provided, showcasing how it can be used to evaluate many different time-series clustering procedures.","author":[{"dropping-particle":"","family":"Sardá-Espinosa","given":"Alexis","non-dropping-particle":"","parse-names":false,"suffix":""}],"container-title":"R Journal","id":"ITEM-2","issue":"1","issued":{"date-parts":[["2019"]]},"page":"1-45","title":"Comparing time-series clustering algorithms in R using the dtwclust package","type":"article-journal","volume":"11"},"uris":["http://www.mendeley.com/documents/?uuid=5666c437-0a40-46ee-b94e-bb1317038ff0"]}],"mendeley":{"formattedCitation":"(Dau et al., 2016; Sardá-Espinosa, 2019)","plainTextFormattedCitation":"(Dau et al., 2016; Sardá-Espinosa, 2019)","previouslyFormattedCitation":"(Dau et al., 2016; Sardá-Espinosa, 2019)"},"properties":{"noteIndex":0},"schema":"https://github.com/citation-style-language/schema/raw/master/csl-citation.json"}</w:instrText>
      </w:r>
      <w:r w:rsidR="009A03FF" w:rsidRPr="00005E6E">
        <w:fldChar w:fldCharType="separate"/>
      </w:r>
      <w:r w:rsidR="009A03FF" w:rsidRPr="00005E6E">
        <w:t xml:space="preserve">(Dau et al., 2016; </w:t>
      </w:r>
      <w:proofErr w:type="spellStart"/>
      <w:r w:rsidR="009A03FF" w:rsidRPr="00005E6E">
        <w:t>Sardá</w:t>
      </w:r>
      <w:proofErr w:type="spellEnd"/>
      <w:r w:rsidR="009A03FF" w:rsidRPr="00005E6E">
        <w:t>-Espinosa, 2019)</w:t>
      </w:r>
      <w:r w:rsidR="009A03FF" w:rsidRPr="00005E6E">
        <w:fldChar w:fldCharType="end"/>
      </w:r>
      <w:r w:rsidR="003E75A8" w:rsidRPr="00005E6E">
        <w:t xml:space="preserve">. </w:t>
      </w:r>
      <w:proofErr w:type="gramStart"/>
      <w:r w:rsidR="003E75A8" w:rsidRPr="00005E6E">
        <w:t xml:space="preserve">In order </w:t>
      </w:r>
      <w:r w:rsidR="009A03FF" w:rsidRPr="00005E6E">
        <w:t>to</w:t>
      </w:r>
      <w:proofErr w:type="gramEnd"/>
      <w:r w:rsidR="009A03FF" w:rsidRPr="00005E6E">
        <w:t xml:space="preserve"> group </w:t>
      </w:r>
      <w:r w:rsidR="007D5638" w:rsidRPr="00005E6E">
        <w:t>LTLA areas</w:t>
      </w:r>
      <w:r w:rsidR="009A03FF" w:rsidRPr="00005E6E">
        <w:t xml:space="preserve"> in</w:t>
      </w:r>
      <w:r w:rsidR="0091639F" w:rsidRPr="00005E6E">
        <w:t>to</w:t>
      </w:r>
      <w:r w:rsidR="009A03FF" w:rsidRPr="00005E6E">
        <w:t xml:space="preserve"> clusters based on their similarity</w:t>
      </w:r>
      <w:r w:rsidR="003E75A8" w:rsidRPr="00005E6E">
        <w:t xml:space="preserve">. </w:t>
      </w:r>
      <w:r w:rsidR="009676C2" w:rsidRPr="00005E6E">
        <w:t xml:space="preserve">We used </w:t>
      </w:r>
      <w:r w:rsidR="00B371A0" w:rsidRPr="00005E6E">
        <w:t>the standardise cluster evaluation metric</w:t>
      </w:r>
      <w:r w:rsidR="009676C2" w:rsidRPr="00005E6E">
        <w:t xml:space="preserve"> to determine the appropriate number of clusters,</w:t>
      </w:r>
      <w:r w:rsidR="00F81A92" w:rsidRPr="00005E6E">
        <w:t xml:space="preserve"> i.e., </w:t>
      </w:r>
      <w:r w:rsidR="00B371A0" w:rsidRPr="00005E6E">
        <w:t>cluster validity indice</w:t>
      </w:r>
      <w:r w:rsidR="00933079" w:rsidRPr="00005E6E">
        <w:t>s</w:t>
      </w:r>
      <w:r w:rsidR="00B371A0" w:rsidRPr="00005E6E">
        <w:t xml:space="preserve"> (CVI</w:t>
      </w:r>
      <w:r w:rsidR="00933079" w:rsidRPr="00005E6E">
        <w:t>s</w:t>
      </w:r>
      <w:r w:rsidR="00B371A0" w:rsidRPr="00005E6E">
        <w:t>)</w:t>
      </w:r>
      <w:r w:rsidR="003E75A8" w:rsidRPr="00005E6E">
        <w:t xml:space="preserve">, using </w:t>
      </w:r>
      <w:proofErr w:type="spellStart"/>
      <w:r w:rsidR="003E75A8" w:rsidRPr="00005E6E">
        <w:rPr>
          <w:i/>
          <w:iCs/>
        </w:rPr>
        <w:t>dtwclust</w:t>
      </w:r>
      <w:proofErr w:type="spellEnd"/>
      <w:r w:rsidR="003E75A8" w:rsidRPr="00005E6E">
        <w:t xml:space="preserve"> package for R. </w:t>
      </w:r>
      <w:r w:rsidR="009A03FF" w:rsidRPr="00005E6E">
        <w:t>W</w:t>
      </w:r>
      <w:r w:rsidR="00CD67B6" w:rsidRPr="00005E6E">
        <w:t xml:space="preserve">e </w:t>
      </w:r>
      <w:r w:rsidR="00FD3470" w:rsidRPr="00005E6E">
        <w:t>tested the different</w:t>
      </w:r>
      <w:r w:rsidR="007925CB" w:rsidRPr="00005E6E">
        <w:t xml:space="preserve"> </w:t>
      </w:r>
      <w:r w:rsidR="00CD67B6" w:rsidRPr="00005E6E">
        <w:t>clusters</w:t>
      </w:r>
      <w:r w:rsidR="00B371A0" w:rsidRPr="00005E6E">
        <w:t xml:space="preserve">, </w:t>
      </w:r>
      <w:r w:rsidR="00B136CC" w:rsidRPr="00005E6E">
        <w:t xml:space="preserve">where </w:t>
      </w:r>
      <w:r w:rsidR="00B371A0" w:rsidRPr="00005E6E">
        <w:rPr>
          <w:i/>
          <w:iCs/>
        </w:rPr>
        <w:t>K</w:t>
      </w:r>
      <w:r w:rsidR="00B136CC" w:rsidRPr="00005E6E">
        <w:rPr>
          <w:i/>
          <w:iCs/>
        </w:rPr>
        <w:t>=</w:t>
      </w:r>
      <w:r w:rsidR="00B371A0" w:rsidRPr="00005E6E">
        <w:t xml:space="preserve"> </w:t>
      </w:r>
      <w:r w:rsidR="007925CB" w:rsidRPr="00005E6E">
        <w:t>[</w:t>
      </w:r>
      <w:r w:rsidR="00B371A0" w:rsidRPr="00005E6E">
        <w:t>2</w:t>
      </w:r>
      <w:r w:rsidR="007925CB" w:rsidRPr="00005E6E">
        <w:t>,</w:t>
      </w:r>
      <w:r w:rsidR="00B371A0" w:rsidRPr="00005E6E">
        <w:t xml:space="preserve"> </w:t>
      </w:r>
      <w:r w:rsidR="00CD67B6" w:rsidRPr="00005E6E">
        <w:t>2</w:t>
      </w:r>
      <w:r w:rsidR="006C0A9B" w:rsidRPr="00005E6E">
        <w:t>0</w:t>
      </w:r>
      <w:r w:rsidR="00FD3470" w:rsidRPr="00005E6E">
        <w:t>)</w:t>
      </w:r>
      <w:del w:id="492" w:author="Won Do Lee" w:date="2023-01-19T23:07:00Z">
        <w:r w:rsidR="00B136CC" w:rsidRPr="00005E6E" w:rsidDel="00C025AD">
          <w:delText>,</w:delText>
        </w:r>
      </w:del>
      <w:r w:rsidR="00B136CC" w:rsidRPr="00005E6E">
        <w:t xml:space="preserve"> </w:t>
      </w:r>
      <w:r w:rsidR="007925CB" w:rsidRPr="00005E6E">
        <w:t xml:space="preserve">and </w:t>
      </w:r>
      <w:r w:rsidR="00B371A0" w:rsidRPr="00005E6E">
        <w:t xml:space="preserve">evaluated </w:t>
      </w:r>
      <w:r w:rsidR="006C0A9B" w:rsidRPr="00005E6E">
        <w:t xml:space="preserve">it </w:t>
      </w:r>
      <w:ins w:id="493" w:author="Won Do Lee" w:date="2023-01-19T23:08:00Z">
        <w:r w:rsidR="00C025AD" w:rsidRPr="00005E6E">
          <w:t xml:space="preserve">by </w:t>
        </w:r>
      </w:ins>
      <w:r w:rsidR="00B371A0" w:rsidRPr="00005E6E">
        <w:t>using a Silhouette index (</w:t>
      </w:r>
      <w:r w:rsidR="00B371A0" w:rsidRPr="00005E6E">
        <w:rPr>
          <w:i/>
          <w:iCs/>
        </w:rPr>
        <w:t>S</w:t>
      </w:r>
      <w:r w:rsidR="00A54AA0" w:rsidRPr="00005E6E">
        <w:rPr>
          <w:i/>
          <w:iCs/>
        </w:rPr>
        <w:t>il</w:t>
      </w:r>
      <w:r w:rsidR="00B371A0" w:rsidRPr="00005E6E">
        <w:t xml:space="preserve">). </w:t>
      </w:r>
      <w:proofErr w:type="spellStart"/>
      <w:r w:rsidR="00A81082" w:rsidRPr="00005E6E">
        <w:t>Arbelaitz</w:t>
      </w:r>
      <w:proofErr w:type="spellEnd"/>
      <w:r w:rsidR="00A81082" w:rsidRPr="00005E6E">
        <w:t xml:space="preserve"> </w:t>
      </w:r>
      <w:r w:rsidR="00A81082" w:rsidRPr="00005E6E">
        <w:fldChar w:fldCharType="begin" w:fldLock="1"/>
      </w:r>
      <w:r w:rsidR="002602A3" w:rsidRPr="00005E6E">
        <w:instrText>ADDIN CSL_CITATION {"citationItems":[{"id":"ITEM-1","itemData":{"DOI":"10.1016/j.patcog.2012.07.021","ISSN":"00313203","abstract":"The validation of the results obtained by clustering algorithms is a fundamental part of the clustering process. The most used approaches for cluster validation are based on internal cluster validity indices. Although many indices have been proposed, there is no recent extensive comparative study of their performance. In this paper we show the results of an experimental work that compares 30 cluster validity indices in many different environments with different characteristics. These results can serve as a guideline for selecting the most suitable index for each possible application and provide a deep insight into the performance differences between the currently available indices. © 2012 Elsevier Ltd All rights reserved.","author":[{"dropping-particle":"","family":"Arbelaitz","given":"Olatz","non-dropping-particle":"","parse-names":false,"suffix":""},{"dropping-particle":"","family":"Gurrutxaga","given":"Ibai","non-dropping-particle":"","parse-names":false,"suffix":""},{"dropping-particle":"","family":"Muguerza","given":"Javier","non-dropping-particle":"","parse-names":false,"suffix":""},{"dropping-particle":"","family":"Pérez","given":"Jesús M.","non-dropping-particle":"","parse-names":false,"suffix":""},{"dropping-particle":"","family":"Perona","given":"Iñigo","non-dropping-particle":"","parse-names":false,"suffix":""}],"container-title":"Pattern Recognition","id":"ITEM-1","issue":"1","issued":{"date-parts":[["2013","1"]]},"page":"243-256","title":"An extensive comparative study of cluster validity indices","type":"article-journal","volume":"46"},"suppress-author":1,"uris":["http://www.mendeley.com/documents/?uuid=326176d4-fd7f-490e-811b-61b1d026f3fb"]}],"mendeley":{"formattedCitation":"(2013)","plainTextFormattedCitation":"(2013)","previouslyFormattedCitation":"(2013)"},"properties":{"noteIndex":0},"schema":"https://github.com/citation-style-language/schema/raw/master/csl-citation.json"}</w:instrText>
      </w:r>
      <w:r w:rsidR="00A81082" w:rsidRPr="00005E6E">
        <w:fldChar w:fldCharType="separate"/>
      </w:r>
      <w:r w:rsidR="00376C66" w:rsidRPr="00005E6E">
        <w:t>(2013)</w:t>
      </w:r>
      <w:r w:rsidR="00A81082" w:rsidRPr="00005E6E">
        <w:fldChar w:fldCharType="end"/>
      </w:r>
      <w:r w:rsidR="00B371A0" w:rsidRPr="00005E6E">
        <w:t xml:space="preserve"> </w:t>
      </w:r>
      <w:r w:rsidR="00FD17AB" w:rsidRPr="00005E6E">
        <w:t xml:space="preserve">notes </w:t>
      </w:r>
      <w:r w:rsidR="00B371A0" w:rsidRPr="00005E6E">
        <w:t xml:space="preserve">that </w:t>
      </w:r>
      <w:r w:rsidR="00A81082" w:rsidRPr="00005E6E">
        <w:t>S</w:t>
      </w:r>
      <w:r w:rsidR="00A54AA0" w:rsidRPr="00005E6E">
        <w:t>il</w:t>
      </w:r>
      <w:r w:rsidR="00715D12" w:rsidRPr="00005E6E">
        <w:t xml:space="preserve"> </w:t>
      </w:r>
      <w:r w:rsidR="00933079" w:rsidRPr="00005E6E">
        <w:t>is the best-</w:t>
      </w:r>
      <w:r w:rsidR="008D68A2" w:rsidRPr="00005E6E">
        <w:t>performing</w:t>
      </w:r>
      <w:r w:rsidR="00933079" w:rsidRPr="00005E6E">
        <w:t xml:space="preserve"> CVIs </w:t>
      </w:r>
      <w:r w:rsidR="00B371A0" w:rsidRPr="00005E6E">
        <w:t xml:space="preserve">for </w:t>
      </w:r>
      <w:r w:rsidR="00D462A8" w:rsidRPr="00005E6E">
        <w:t xml:space="preserve">the validation of </w:t>
      </w:r>
      <w:r w:rsidR="00D462A8" w:rsidRPr="00005E6E">
        <w:lastRenderedPageBreak/>
        <w:t>clustering.</w:t>
      </w:r>
      <w:r w:rsidR="00BE3D0F" w:rsidRPr="00005E6E">
        <w:t xml:space="preserve"> </w:t>
      </w:r>
      <w:del w:id="494" w:author="Won Do Lee" w:date="2023-01-19T23:08:00Z">
        <w:r w:rsidR="00F81A92" w:rsidRPr="00005E6E" w:rsidDel="00C025AD">
          <w:delText xml:space="preserve">Whilst </w:delText>
        </w:r>
        <w:r w:rsidR="009B33C5" w:rsidRPr="00005E6E" w:rsidDel="00C025AD">
          <w:delText xml:space="preserve">the </w:delText>
        </w:r>
        <w:r w:rsidR="00BE3D0F" w:rsidRPr="00005E6E" w:rsidDel="00C025AD">
          <w:rPr>
            <w:i/>
            <w:iCs/>
          </w:rPr>
          <w:delText>S</w:delText>
        </w:r>
        <w:r w:rsidR="00A54AA0" w:rsidRPr="00005E6E" w:rsidDel="00C025AD">
          <w:rPr>
            <w:i/>
            <w:iCs/>
          </w:rPr>
          <w:delText>il</w:delText>
        </w:r>
        <w:r w:rsidR="00BE3D0F" w:rsidRPr="00005E6E" w:rsidDel="00C025AD">
          <w:rPr>
            <w:i/>
            <w:iCs/>
          </w:rPr>
          <w:delText xml:space="preserve"> </w:delText>
        </w:r>
        <w:r w:rsidR="00555F68" w:rsidRPr="00005E6E" w:rsidDel="00C025AD">
          <w:delText xml:space="preserve">value </w:delText>
        </w:r>
        <w:r w:rsidR="003F3153" w:rsidRPr="00005E6E" w:rsidDel="00C025AD">
          <w:delText>ranges from -1 to +1</w:delText>
        </w:r>
        <w:r w:rsidR="00F81A92" w:rsidRPr="00005E6E" w:rsidDel="00C025AD">
          <w:delText xml:space="preserve">, </w:delText>
        </w:r>
        <w:r w:rsidR="009B33C5" w:rsidRPr="00005E6E" w:rsidDel="00C025AD">
          <w:delText xml:space="preserve">the </w:delText>
        </w:r>
        <w:r w:rsidR="00F81A92" w:rsidRPr="00005E6E" w:rsidDel="00C025AD">
          <w:delText>h</w:delText>
        </w:r>
        <w:r w:rsidR="003F3153" w:rsidRPr="00005E6E" w:rsidDel="00C025AD">
          <w:delText xml:space="preserve">igh value </w:delText>
        </w:r>
        <w:r w:rsidR="00F81A92" w:rsidRPr="00005E6E" w:rsidDel="00C025AD">
          <w:delText>denotes</w:delText>
        </w:r>
        <w:r w:rsidR="006C0A9B" w:rsidRPr="00005E6E" w:rsidDel="00C025AD">
          <w:delText xml:space="preserve"> </w:delText>
        </w:r>
        <w:r w:rsidR="00A32D45" w:rsidRPr="00005E6E" w:rsidDel="00C025AD">
          <w:delText>the overall clustering quality</w:delText>
        </w:r>
        <w:r w:rsidR="009B33C5" w:rsidRPr="00005E6E" w:rsidDel="00C025AD">
          <w:delText xml:space="preserve"> </w:delText>
        </w:r>
        <w:r w:rsidR="00F81A92" w:rsidRPr="00005E6E" w:rsidDel="00C025AD">
          <w:delText xml:space="preserve">as the </w:delText>
        </w:r>
        <w:r w:rsidR="009C781C" w:rsidRPr="00005E6E" w:rsidDel="00C025AD">
          <w:delText xml:space="preserve">separation distance between the resulting clusters </w:delText>
        </w:r>
        <w:r w:rsidR="009C781C" w:rsidRPr="00005E6E" w:rsidDel="00C025AD">
          <w:fldChar w:fldCharType="begin" w:fldLock="1"/>
        </w:r>
        <w:r w:rsidR="009C781C" w:rsidRPr="00005E6E" w:rsidDel="00C025AD">
          <w:del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delInstrText>
        </w:r>
        <w:r w:rsidR="009C781C" w:rsidRPr="00005E6E" w:rsidDel="00C025AD">
          <w:fldChar w:fldCharType="separate"/>
        </w:r>
        <w:r w:rsidR="009C781C" w:rsidRPr="00005E6E" w:rsidDel="00C025AD">
          <w:delText>(Rousseeuw, 1987)</w:delText>
        </w:r>
        <w:r w:rsidR="009C781C" w:rsidRPr="00005E6E" w:rsidDel="00C025AD">
          <w:fldChar w:fldCharType="end"/>
        </w:r>
        <w:r w:rsidR="009C781C" w:rsidRPr="00005E6E" w:rsidDel="00C025AD">
          <w:delText xml:space="preserve">. </w:delText>
        </w:r>
      </w:del>
      <w:r w:rsidR="009C781C" w:rsidRPr="00005E6E">
        <w:t xml:space="preserve">It depicts </w:t>
      </w:r>
      <w:r w:rsidR="006C0A9B" w:rsidRPr="00005E6E">
        <w:t xml:space="preserve">how close each </w:t>
      </w:r>
      <w:r w:rsidR="00F81A92" w:rsidRPr="00005E6E">
        <w:t>object</w:t>
      </w:r>
      <w:r w:rsidR="00C404CC" w:rsidRPr="00005E6E">
        <w:t xml:space="preserve"> is </w:t>
      </w:r>
      <w:r w:rsidR="006C0A9B" w:rsidRPr="00005E6E">
        <w:t xml:space="preserve">in one cluster </w:t>
      </w:r>
      <w:r w:rsidR="00D22631" w:rsidRPr="00005E6E">
        <w:t>(</w:t>
      </w:r>
      <w:proofErr w:type="gramStart"/>
      <w:r w:rsidR="00D22631" w:rsidRPr="00005E6E">
        <w:t>i.e.</w:t>
      </w:r>
      <w:proofErr w:type="gramEnd"/>
      <w:r w:rsidR="00D22631" w:rsidRPr="00005E6E">
        <w:t xml:space="preserve"> intra-cluster) </w:t>
      </w:r>
      <w:r w:rsidR="00C404CC" w:rsidRPr="00005E6E">
        <w:t>by contrast t</w:t>
      </w:r>
      <w:r w:rsidR="006C0A9B" w:rsidRPr="00005E6E">
        <w:t>o the nearest cluster</w:t>
      </w:r>
      <w:r w:rsidR="00D22631" w:rsidRPr="00005E6E">
        <w:t xml:space="preserve"> (i.e. inter-cluster)</w:t>
      </w:r>
      <w:ins w:id="495" w:author="Won Do Lee" w:date="2023-01-19T23:08:00Z">
        <w:r w:rsidR="00C025AD" w:rsidRPr="00005E6E">
          <w:t xml:space="preserve"> while ranges from -1 to +1</w:t>
        </w:r>
      </w:ins>
      <w:ins w:id="496" w:author="Won Do Lee" w:date="2023-01-19T23:09:00Z">
        <w:r w:rsidR="00C025AD" w:rsidRPr="00005E6E">
          <w:t>. T</w:t>
        </w:r>
      </w:ins>
      <w:ins w:id="497" w:author="Won Do Lee" w:date="2023-01-19T23:08:00Z">
        <w:r w:rsidR="00C025AD" w:rsidRPr="00005E6E">
          <w:t xml:space="preserve">he high value denotes the overall clustering quality as the separation distance between the resulting clusters </w:t>
        </w:r>
        <w:r w:rsidR="00C025AD" w:rsidRPr="00005E6E">
          <w:fldChar w:fldCharType="begin" w:fldLock="1"/>
        </w:r>
        <w:r w:rsidR="00C025AD" w:rsidRPr="00005E6E">
          <w:instrText>ADDIN CSL_CITATION {"citationItems":[{"id":"ITEM-1","itemData":{"DOI":"10.1016/0377-0427(87)90125-7","ISSN":"03770427","author":[{"dropping-particle":"","family":"Rousseeuw","given":"Peter J.","non-dropping-particle":"","parse-names":false,"suffix":""}],"container-title":"Journal of Computational and Applied Mathematics","id":"ITEM-1","issued":{"date-parts":[["1987","11"]]},"page":"53-65","title":"Silhouettes: A graphical aid to the interpretation and validation of cluster analysis","type":"article-journal","volume":"20"},"uris":["http://www.mendeley.com/documents/?uuid=fd528b4c-791d-4f38-bf09-211392607630"]}],"mendeley":{"formattedCitation":"(Rousseeuw, 1987)","plainTextFormattedCitation":"(Rousseeuw, 1987)","previouslyFormattedCitation":"(Rousseeuw, 1987)"},"properties":{"noteIndex":0},"schema":"https://github.com/citation-style-language/schema/raw/master/csl-citation.json"}</w:instrText>
        </w:r>
        <w:r w:rsidR="00C025AD" w:rsidRPr="00005E6E">
          <w:fldChar w:fldCharType="separate"/>
        </w:r>
        <w:r w:rsidR="00C025AD" w:rsidRPr="00005E6E">
          <w:t>(</w:t>
        </w:r>
        <w:proofErr w:type="spellStart"/>
        <w:r w:rsidR="00C025AD" w:rsidRPr="00005E6E">
          <w:t>Rousseeuw</w:t>
        </w:r>
        <w:proofErr w:type="spellEnd"/>
        <w:r w:rsidR="00C025AD" w:rsidRPr="00005E6E">
          <w:t>, 1987)</w:t>
        </w:r>
        <w:r w:rsidR="00C025AD" w:rsidRPr="00005E6E">
          <w:fldChar w:fldCharType="end"/>
        </w:r>
        <w:r w:rsidR="00C025AD" w:rsidRPr="00005E6E">
          <w:t>.</w:t>
        </w:r>
      </w:ins>
      <w:del w:id="498" w:author="Won Do Lee" w:date="2023-01-19T23:09:00Z">
        <w:r w:rsidR="00A32D45" w:rsidRPr="00005E6E" w:rsidDel="00C025AD">
          <w:delText>.</w:delText>
        </w:r>
      </w:del>
      <w:r w:rsidR="00410E73" w:rsidRPr="00005E6E">
        <w:t xml:space="preserve"> </w:t>
      </w:r>
      <w:r w:rsidR="000C63B2" w:rsidRPr="00005E6E">
        <w:t>By definition</w:t>
      </w:r>
      <w:r w:rsidR="00845459" w:rsidRPr="00005E6E">
        <w:t xml:space="preserve">, </w:t>
      </w:r>
      <w:r w:rsidR="00845459" w:rsidRPr="00005E6E">
        <w:rPr>
          <w:i/>
          <w:iCs/>
        </w:rPr>
        <w:t>Sil</w:t>
      </w:r>
      <w:del w:id="499" w:author="Won Do Lee" w:date="2023-01-19T23:09:00Z">
        <w:r w:rsidR="00845459" w:rsidRPr="00005E6E" w:rsidDel="00C025AD">
          <w:delText xml:space="preserve"> </w:delText>
        </w:r>
        <w:r w:rsidR="00A54AA0" w:rsidRPr="00005E6E" w:rsidDel="00C025AD">
          <w:delText>is</w:delText>
        </w:r>
        <w:r w:rsidR="00845459" w:rsidRPr="00005E6E" w:rsidDel="00C025AD">
          <w:delText xml:space="preserve"> calculated by using</w:delText>
        </w:r>
      </w:del>
      <w:ins w:id="500" w:author="Won Do Lee" w:date="2023-01-19T23:09:00Z">
        <w:r w:rsidR="00C025AD" w:rsidRPr="00005E6E">
          <w:t xml:space="preserve"> calculates</w:t>
        </w:r>
      </w:ins>
      <w:r w:rsidR="00845459" w:rsidRPr="00005E6E">
        <w:t xml:space="preserve"> the average intra-cluster distance </w:t>
      </w:r>
      <m:oMath>
        <m:r>
          <w:rPr>
            <w:rFonts w:ascii="Cambria Math" w:eastAsia="맑은 고딕" w:hAnsi="Cambria Math"/>
          </w:rPr>
          <m:t>a</m:t>
        </m:r>
      </m:oMath>
      <w:r w:rsidR="00845459" w:rsidRPr="00005E6E">
        <w:t>, and</w:t>
      </w:r>
      <w:ins w:id="501" w:author="Won Do Lee" w:date="2023-01-19T23:09:00Z">
        <w:r w:rsidR="00C025AD" w:rsidRPr="00005E6E">
          <w:t xml:space="preserve"> </w:t>
        </w:r>
      </w:ins>
      <w:del w:id="502" w:author="Won Do Lee" w:date="2023-01-19T23:09:00Z">
        <w:r w:rsidR="00845459" w:rsidRPr="00005E6E" w:rsidDel="00C025AD">
          <w:delText xml:space="preserve"> </w:delText>
        </w:r>
      </w:del>
      <w:r w:rsidR="00845459" w:rsidRPr="00005E6E">
        <w:t xml:space="preserve">the average nearest-cluster distance </w:t>
      </w:r>
      <m:oMath>
        <m:r>
          <w:rPr>
            <w:rFonts w:ascii="Cambria Math" w:hAnsi="Cambria Math"/>
          </w:rPr>
          <m:t>b</m:t>
        </m:r>
      </m:oMath>
      <w:r w:rsidR="00845459" w:rsidRPr="00005E6E">
        <w:t>.</w:t>
      </w:r>
      <w:r w:rsidR="00FD17AB" w:rsidRPr="00005E6E">
        <w:t xml:space="preserve"> </w:t>
      </w:r>
      <w:r w:rsidR="00845459" w:rsidRPr="00005E6E">
        <w:t xml:space="preserve">When </w:t>
      </w:r>
      <w:r w:rsidR="00F81A92" w:rsidRPr="00005E6E">
        <w:t>each object</w:t>
      </w:r>
      <w:r w:rsidR="0050767D" w:rsidRPr="00005E6E">
        <w:t xml:space="preserve"> </w:t>
      </w:r>
      <m:oMath>
        <m:r>
          <w:rPr>
            <w:rFonts w:ascii="Cambria Math" w:eastAsia="맑은 고딕" w:hAnsi="Cambria Math"/>
          </w:rPr>
          <m:t>l</m:t>
        </m:r>
      </m:oMath>
      <w:r w:rsidR="00F81A92" w:rsidRPr="00005E6E">
        <w:t xml:space="preserve">, in terms of </w:t>
      </w:r>
      <w:r w:rsidR="00845459" w:rsidRPr="00005E6E">
        <w:t>any given LTLA area</w:t>
      </w:r>
      <w:r w:rsidR="0050767D" w:rsidRPr="00005E6E">
        <w:t>,</w:t>
      </w:r>
      <w:r w:rsidR="00845459" w:rsidRPr="00005E6E">
        <w:t xml:space="preserve"> </w:t>
      </w:r>
      <w:r w:rsidR="00A54AA0" w:rsidRPr="00005E6E">
        <w:t xml:space="preserve">belongs to </w:t>
      </w:r>
      <w:r w:rsidR="00725168" w:rsidRPr="00005E6E">
        <w:t xml:space="preserve">cluster </w:t>
      </w:r>
      <m:oMath>
        <m:r>
          <w:rPr>
            <w:rFonts w:ascii="Cambria Math" w:hAnsi="Cambria Math"/>
          </w:rPr>
          <m:t>K</m:t>
        </m:r>
      </m:oMath>
      <w:r w:rsidR="00845459" w:rsidRPr="00005E6E">
        <w:t xml:space="preserve">,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845459" w:rsidRPr="00005E6E">
        <w:t xml:space="preserve"> </w:t>
      </w:r>
      <w:r w:rsidR="00A76102" w:rsidRPr="00005E6E">
        <w:t xml:space="preserve">can be </w:t>
      </w:r>
      <w:r w:rsidR="007840E5" w:rsidRPr="00005E6E">
        <w:t>expressed as follows.</w:t>
      </w:r>
      <w:r w:rsidR="007E4B13" w:rsidRPr="00005E6E">
        <w:t xml:space="preserve"> </w:t>
      </w:r>
    </w:p>
    <w:p w14:paraId="7DBF84CF"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780AC2" w:rsidRPr="00005E6E" w14:paraId="52B908AB" w14:textId="77777777" w:rsidTr="00C85FE9">
        <w:trPr>
          <w:jc w:val="center"/>
        </w:trPr>
        <w:tc>
          <w:tcPr>
            <w:tcW w:w="4353" w:type="pct"/>
            <w:vAlign w:val="center"/>
          </w:tcPr>
          <w:p w14:paraId="7502A52E" w14:textId="1BCB3EB2" w:rsidR="00780AC2" w:rsidRPr="00005E6E" w:rsidRDefault="00000000" w:rsidP="000F3486">
            <w:pPr>
              <w:jc w:val="center"/>
            </w:pPr>
            <m:oMathPara>
              <m:oMath>
                <m:sSub>
                  <m:sSubPr>
                    <m:ctrlPr>
                      <w:rPr>
                        <w:rFonts w:ascii="Cambria Math" w:hAnsi="Cambria Math"/>
                        <w:i/>
                      </w:rPr>
                    </m:ctrlPr>
                  </m:sSubPr>
                  <m:e>
                    <m:r>
                      <w:rPr>
                        <w:rFonts w:ascii="Cambria Math" w:hAnsi="Cambria Math"/>
                      </w:rPr>
                      <m:t>Sil</m:t>
                    </m:r>
                  </m:e>
                  <m:sub>
                    <m:r>
                      <w:rPr>
                        <w:rFonts w:ascii="Cambria Math" w:hAnsi="Cambria Math"/>
                      </w:rPr>
                      <m:t>l</m:t>
                    </m:r>
                  </m:sub>
                </m:sSub>
                <m:r>
                  <m:rPr>
                    <m:sty m:val="p"/>
                  </m:rP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-a(l)</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l</m:t>
                        </m:r>
                      </m:e>
                    </m:d>
                    <m:r>
                      <w:rPr>
                        <w:rFonts w:ascii="Cambria Math" w:hAnsi="Cambria Math"/>
                      </w:rPr>
                      <m:t>,b</m:t>
                    </m:r>
                    <m:d>
                      <m:dPr>
                        <m:ctrlPr>
                          <w:rPr>
                            <w:rFonts w:ascii="Cambria Math" w:hAnsi="Cambria Math"/>
                            <w:i/>
                          </w:rPr>
                        </m:ctrlPr>
                      </m:dPr>
                      <m:e>
                        <m:r>
                          <w:rPr>
                            <w:rFonts w:ascii="Cambria Math" w:hAnsi="Cambria Math"/>
                          </w:rPr>
                          <m:t>l</m:t>
                        </m:r>
                      </m:e>
                    </m:d>
                    <m:r>
                      <w:rPr>
                        <w:rFonts w:ascii="Cambria Math" w:hAnsi="Cambria Math"/>
                      </w:rPr>
                      <m:t>}</m:t>
                    </m:r>
                  </m:den>
                </m:f>
              </m:oMath>
            </m:oMathPara>
          </w:p>
        </w:tc>
        <w:tc>
          <w:tcPr>
            <w:tcW w:w="647" w:type="pct"/>
            <w:vAlign w:val="center"/>
          </w:tcPr>
          <w:p w14:paraId="0187D312" w14:textId="27B349E2" w:rsidR="00780AC2" w:rsidRPr="00005E6E" w:rsidRDefault="00780AC2" w:rsidP="000F3486">
            <w:pPr>
              <w:jc w:val="center"/>
            </w:pPr>
            <w:r w:rsidRPr="00005E6E">
              <w:t>(3).</w:t>
            </w:r>
          </w:p>
        </w:tc>
      </w:tr>
    </w:tbl>
    <w:p w14:paraId="2F6C98C4" w14:textId="77777777" w:rsidR="00B912C3" w:rsidRPr="00005E6E" w:rsidRDefault="00B912C3" w:rsidP="000F3486">
      <w:pPr>
        <w:rPr>
          <w:rFonts w:eastAsia="맑은 고딕"/>
        </w:rPr>
      </w:pPr>
    </w:p>
    <w:p w14:paraId="5341F695" w14:textId="42D758FA" w:rsidR="00F73D7C" w:rsidRPr="00005E6E" w:rsidRDefault="007840E5" w:rsidP="000F3486">
      <w:pPr>
        <w:rPr>
          <w:rFonts w:eastAsia="맑은 고딕"/>
        </w:rPr>
      </w:pPr>
      <w:r w:rsidRPr="00005E6E">
        <w:rPr>
          <w:rFonts w:eastAsia="맑은 고딕"/>
        </w:rPr>
        <w:t>Where</w:t>
      </w:r>
      <m:oMath>
        <m:r>
          <w:rPr>
            <w:rFonts w:ascii="Cambria Math" w:eastAsia="맑은 고딕" w:hAnsi="Cambria Math"/>
          </w:rPr>
          <m:t xml:space="preserve"> a</m:t>
        </m:r>
        <m:d>
          <m:dPr>
            <m:ctrlPr>
              <w:rPr>
                <w:rFonts w:ascii="Cambria Math" w:eastAsia="맑은 고딕" w:hAnsi="Cambria Math"/>
                <w:i/>
              </w:rPr>
            </m:ctrlPr>
          </m:dPr>
          <m:e>
            <m:r>
              <w:rPr>
                <w:rFonts w:ascii="Cambria Math" w:eastAsia="맑은 고딕" w:hAnsi="Cambria Math"/>
              </w:rPr>
              <m:t>l</m:t>
            </m:r>
          </m:e>
        </m:d>
      </m:oMath>
      <w:r w:rsidRPr="00005E6E">
        <w:rPr>
          <w:rFonts w:eastAsia="맑은 고딕"/>
        </w:rPr>
        <w:t xml:space="preserve"> is the </w:t>
      </w:r>
      <w:r w:rsidR="00A54AA0" w:rsidRPr="00005E6E">
        <w:rPr>
          <w:rFonts w:eastAsia="맑은 고딕"/>
        </w:rPr>
        <w:t xml:space="preserve">average distance between </w:t>
      </w:r>
      <m:oMath>
        <m:r>
          <w:rPr>
            <w:rFonts w:ascii="Cambria Math" w:hAnsi="Cambria Math"/>
          </w:rPr>
          <m:t>l</m:t>
        </m:r>
      </m:oMath>
      <w:r w:rsidR="00A54AA0" w:rsidRPr="00005E6E">
        <w:rPr>
          <w:rFonts w:eastAsia="맑은 고딕"/>
        </w:rPr>
        <w:t xml:space="preserve"> to other LTLA areas in the same </w:t>
      </w:r>
      <w:del w:id="503" w:author="Won Do Lee" w:date="2023-01-19T23:10:00Z">
        <w:r w:rsidR="00A54AA0" w:rsidRPr="00005E6E" w:rsidDel="00C025AD">
          <w:rPr>
            <w:rFonts w:eastAsia="맑은 고딕"/>
          </w:rPr>
          <w:delText xml:space="preserve">the </w:delText>
        </w:r>
      </w:del>
      <w:r w:rsidR="00A54AA0" w:rsidRPr="00005E6E">
        <w:t xml:space="preserve">cluster </w:t>
      </w:r>
      <m:oMath>
        <m:r>
          <w:rPr>
            <w:rFonts w:ascii="Cambria Math" w:hAnsi="Cambria Math"/>
          </w:rPr>
          <m:t>K</m:t>
        </m:r>
      </m:oMath>
      <w:r w:rsidRPr="00005E6E">
        <w:rPr>
          <w:rFonts w:eastAsia="맑은 고딕"/>
        </w:rPr>
        <w:t xml:space="preserve">, </w:t>
      </w:r>
      <m:oMath>
        <m:r>
          <w:rPr>
            <w:rFonts w:ascii="Cambria Math" w:hAnsi="Cambria Math"/>
          </w:rPr>
          <m:t>b</m:t>
        </m:r>
        <m:d>
          <m:dPr>
            <m:ctrlPr>
              <w:rPr>
                <w:rFonts w:ascii="Cambria Math" w:hAnsi="Cambria Math"/>
                <w:i/>
              </w:rPr>
            </m:ctrlPr>
          </m:dPr>
          <m:e>
            <m:r>
              <w:rPr>
                <w:rFonts w:ascii="Cambria Math" w:hAnsi="Cambria Math"/>
              </w:rPr>
              <m:t>l</m:t>
            </m:r>
          </m:e>
        </m:d>
      </m:oMath>
      <w:r w:rsidRPr="00005E6E">
        <w:rPr>
          <w:rFonts w:eastAsia="맑은 고딕"/>
        </w:rPr>
        <w:t xml:space="preserve"> is the</w:t>
      </w:r>
      <w:r w:rsidR="00A54AA0" w:rsidRPr="00005E6E">
        <w:rPr>
          <w:rFonts w:eastAsia="맑은 고딕"/>
        </w:rPr>
        <w:t xml:space="preserve"> smallest average distance from </w:t>
      </w:r>
      <m:oMath>
        <m:r>
          <w:rPr>
            <w:rFonts w:ascii="Cambria Math" w:hAnsi="Cambria Math"/>
          </w:rPr>
          <m:t>l</m:t>
        </m:r>
      </m:oMath>
      <w:r w:rsidR="00A54AA0" w:rsidRPr="00005E6E">
        <w:rPr>
          <w:rFonts w:eastAsia="맑은 고딕"/>
        </w:rPr>
        <w:t xml:space="preserve"> to other LTLA area(s) in the nearest cluster. For </w:t>
      </w:r>
      <m:oMath>
        <m:sSub>
          <m:sSubPr>
            <m:ctrlPr>
              <w:rPr>
                <w:rFonts w:ascii="Cambria Math" w:hAnsi="Cambria Math"/>
                <w:i/>
              </w:rPr>
            </m:ctrlPr>
          </m:sSubPr>
          <m:e>
            <m:r>
              <w:rPr>
                <w:rFonts w:ascii="Cambria Math" w:hAnsi="Cambria Math"/>
              </w:rPr>
              <m:t>Sil</m:t>
            </m:r>
          </m:e>
          <m:sub>
            <m:r>
              <w:rPr>
                <w:rFonts w:ascii="Cambria Math" w:hAnsi="Cambria Math"/>
              </w:rPr>
              <m:t>l</m:t>
            </m:r>
          </m:sub>
        </m:sSub>
      </m:oMath>
      <w:r w:rsidR="00A54AA0" w:rsidRPr="00005E6E">
        <w:rPr>
          <w:rFonts w:eastAsia="맑은 고딕"/>
        </w:rPr>
        <w:t xml:space="preserve"> to be close to 1</w:t>
      </w:r>
      <w:r w:rsidR="00370B7B" w:rsidRPr="00005E6E">
        <w:rPr>
          <w:rFonts w:eastAsia="맑은 고딕"/>
        </w:rPr>
        <w:t>,</w:t>
      </w:r>
      <w:r w:rsidR="00A54AA0" w:rsidRPr="00005E6E">
        <w:rPr>
          <w:rFonts w:eastAsia="맑은 고딕"/>
        </w:rPr>
        <w:t xml:space="preserve"> </w:t>
      </w:r>
      <w:r w:rsidR="002F5A48" w:rsidRPr="00005E6E">
        <w:rPr>
          <w:rFonts w:eastAsia="맑은 고딕"/>
        </w:rPr>
        <w:t>it</w:t>
      </w:r>
      <w:r w:rsidR="00A54AA0" w:rsidRPr="00005E6E">
        <w:rPr>
          <w:rFonts w:eastAsia="맑은 고딕"/>
        </w:rPr>
        <w:t xml:space="preserve"> require</w:t>
      </w:r>
      <w:r w:rsidR="00370B7B" w:rsidRPr="00005E6E">
        <w:rPr>
          <w:rFonts w:eastAsia="맑은 고딕"/>
        </w:rPr>
        <w:t>s</w:t>
      </w:r>
      <w:r w:rsidR="00A54AA0" w:rsidRPr="00005E6E">
        <w:rPr>
          <w:rFonts w:eastAsia="맑은 고딕"/>
        </w:rPr>
        <w:t xml:space="preserve">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r>
          <w:rPr>
            <w:rFonts w:ascii="Cambria Math" w:eastAsia="맑은 고딕" w:hAnsi="Cambria Math"/>
          </w:rPr>
          <m:t>≪</m:t>
        </m:r>
      </m:oMath>
      <w:r w:rsidR="00A54AA0" w:rsidRPr="00005E6E">
        <w:rPr>
          <w:rFonts w:eastAsia="맑은 고딕"/>
        </w:rPr>
        <w:t xml:space="preserve"> </w:t>
      </w:r>
      <m:oMath>
        <m:r>
          <w:rPr>
            <w:rFonts w:ascii="Cambria Math" w:eastAsia="맑은 고딕" w:hAnsi="Cambria Math"/>
          </w:rPr>
          <m:t>b</m:t>
        </m:r>
        <m:d>
          <m:dPr>
            <m:ctrlPr>
              <w:rPr>
                <w:rFonts w:ascii="Cambria Math" w:eastAsia="맑은 고딕" w:hAnsi="Cambria Math"/>
                <w:i/>
              </w:rPr>
            </m:ctrlPr>
          </m:dPr>
          <m:e>
            <m:r>
              <w:rPr>
                <w:rFonts w:ascii="Cambria Math" w:eastAsia="맑은 고딕" w:hAnsi="Cambria Math"/>
              </w:rPr>
              <m:t>l</m:t>
            </m:r>
          </m:e>
        </m:d>
      </m:oMath>
      <w:r w:rsidR="00452A44" w:rsidRPr="00005E6E">
        <w:rPr>
          <w:rFonts w:eastAsia="맑은 고딕"/>
        </w:rPr>
        <w:t xml:space="preserve"> that </w:t>
      </w:r>
      <m:oMath>
        <m:r>
          <w:rPr>
            <w:rFonts w:ascii="Cambria Math" w:eastAsia="맑은 고딕" w:hAnsi="Cambria Math"/>
          </w:rPr>
          <m:t>a</m:t>
        </m:r>
        <m:d>
          <m:dPr>
            <m:ctrlPr>
              <w:rPr>
                <w:rFonts w:ascii="Cambria Math" w:eastAsia="맑은 고딕" w:hAnsi="Cambria Math"/>
                <w:i/>
              </w:rPr>
            </m:ctrlPr>
          </m:dPr>
          <m:e>
            <m:r>
              <w:rPr>
                <w:rFonts w:ascii="Cambria Math" w:eastAsia="맑은 고딕" w:hAnsi="Cambria Math"/>
              </w:rPr>
              <m:t>l</m:t>
            </m:r>
          </m:e>
        </m:d>
      </m:oMath>
      <w:r w:rsidR="00A54AA0" w:rsidRPr="00005E6E">
        <w:rPr>
          <w:rFonts w:eastAsia="맑은 고딕"/>
        </w:rPr>
        <w:t xml:space="preserve"> is a measure of how dissimilar </w:t>
      </w:r>
      <m:oMath>
        <m:r>
          <w:rPr>
            <w:rFonts w:ascii="Cambria Math" w:eastAsia="맑은 고딕" w:hAnsi="Cambria Math"/>
          </w:rPr>
          <m:t>l</m:t>
        </m:r>
      </m:oMath>
      <w:r w:rsidR="00A54AA0" w:rsidRPr="00005E6E">
        <w:rPr>
          <w:rFonts w:eastAsia="맑은 고딕"/>
        </w:rPr>
        <w:t xml:space="preserve"> is </w:t>
      </w:r>
      <w:del w:id="504" w:author="Won Do Lee" w:date="2023-01-19T23:10:00Z">
        <w:r w:rsidR="00A54AA0" w:rsidRPr="00005E6E" w:rsidDel="00C025AD">
          <w:rPr>
            <w:rFonts w:eastAsia="맑은 고딕"/>
          </w:rPr>
          <w:delText xml:space="preserve">belongs </w:delText>
        </w:r>
      </w:del>
      <w:ins w:id="505" w:author="Won Do Lee" w:date="2023-01-19T23:10:00Z">
        <w:r w:rsidR="00C025AD" w:rsidRPr="00005E6E">
          <w:rPr>
            <w:rFonts w:eastAsia="맑은 고딕"/>
          </w:rPr>
          <w:t xml:space="preserve">belonging </w:t>
        </w:r>
      </w:ins>
      <w:r w:rsidR="00A54AA0" w:rsidRPr="00005E6E">
        <w:rPr>
          <w:rFonts w:eastAsia="맑은 고딕"/>
        </w:rPr>
        <w:t xml:space="preserve">to cluster </w:t>
      </w:r>
      <m:oMath>
        <m:r>
          <w:rPr>
            <w:rFonts w:ascii="Cambria Math" w:eastAsia="맑은 고딕" w:hAnsi="Cambria Math"/>
          </w:rPr>
          <m:t xml:space="preserve">K. </m:t>
        </m:r>
      </m:oMath>
      <w:r w:rsidR="00A54AA0" w:rsidRPr="00005E6E">
        <w:rPr>
          <w:rFonts w:eastAsia="맑은 고딕"/>
        </w:rPr>
        <w:t xml:space="preserve"> </w:t>
      </w:r>
      <w:r w:rsidR="002F5A48" w:rsidRPr="00005E6E">
        <w:rPr>
          <w:rFonts w:eastAsia="맑은 고딕"/>
        </w:rPr>
        <w:t>Thus, a</w:t>
      </w:r>
      <w:r w:rsidR="00A54AA0" w:rsidRPr="00005E6E">
        <w:rPr>
          <w:rFonts w:eastAsia="맑은 고딕"/>
        </w:rPr>
        <w:t xml:space="preserve"> small value </w:t>
      </w:r>
      <w:r w:rsidR="00452A44" w:rsidRPr="00005E6E">
        <w:rPr>
          <w:rFonts w:eastAsia="맑은 고딕"/>
        </w:rPr>
        <w:t xml:space="preserve">of </w:t>
      </w:r>
      <m:oMath>
        <m:r>
          <w:rPr>
            <w:rFonts w:ascii="Cambria Math" w:eastAsia="맑은 고딕" w:hAnsi="Cambria Math"/>
          </w:rPr>
          <m:t>a</m:t>
        </m:r>
      </m:oMath>
      <w:r w:rsidR="00452A44" w:rsidRPr="00005E6E">
        <w:rPr>
          <w:rFonts w:eastAsia="맑은 고딕"/>
        </w:rPr>
        <w:t xml:space="preserve"> </w:t>
      </w:r>
      <w:r w:rsidR="00370B7B" w:rsidRPr="00005E6E">
        <w:rPr>
          <w:rFonts w:eastAsia="맑은 고딕"/>
        </w:rPr>
        <w:t>which</w:t>
      </w:r>
      <w:r w:rsidR="00452A44" w:rsidRPr="00005E6E">
        <w:rPr>
          <w:rFonts w:eastAsia="맑은 고딕"/>
        </w:rPr>
        <w:t xml:space="preserve"> </w:t>
      </w:r>
      <w:r w:rsidR="00A54AA0" w:rsidRPr="00005E6E">
        <w:rPr>
          <w:rFonts w:eastAsia="맑은 고딕"/>
        </w:rPr>
        <w:t xml:space="preserve">means </w:t>
      </w:r>
      <w:r w:rsidR="00452A44" w:rsidRPr="00005E6E">
        <w:rPr>
          <w:rFonts w:eastAsia="맑은 고딕"/>
        </w:rPr>
        <w:t>clustering analysis performed well</w:t>
      </w:r>
      <w:r w:rsidR="00A54AA0" w:rsidRPr="00005E6E">
        <w:rPr>
          <w:rFonts w:eastAsia="맑은 고딕"/>
        </w:rPr>
        <w:t>.</w:t>
      </w:r>
      <w:r w:rsidR="00B3020A" w:rsidRPr="00005E6E">
        <w:rPr>
          <w:rFonts w:eastAsia="맑은 고딕"/>
        </w:rPr>
        <w:t xml:space="preserve"> </w:t>
      </w:r>
    </w:p>
    <w:p w14:paraId="4C3BE145" w14:textId="77777777" w:rsidR="00B3020A" w:rsidRPr="00005E6E" w:rsidRDefault="00B3020A" w:rsidP="000F3486">
      <w:pPr>
        <w:spacing w:after="240"/>
      </w:pPr>
    </w:p>
    <w:p w14:paraId="18D4855C" w14:textId="24B00729" w:rsidR="00F25F23" w:rsidRPr="00005E6E" w:rsidRDefault="00E70FCA" w:rsidP="000F3486">
      <w:pPr>
        <w:pStyle w:val="Heading3"/>
        <w:spacing w:after="240"/>
      </w:pPr>
      <w:r w:rsidRPr="00005E6E">
        <w:t>Classification model</w:t>
      </w:r>
    </w:p>
    <w:p w14:paraId="10FCF0DB" w14:textId="543F7DB0" w:rsidR="00A30556" w:rsidRPr="00005E6E" w:rsidRDefault="00A30556" w:rsidP="000F3486">
      <w:r w:rsidRPr="00005E6E">
        <w:t xml:space="preserve">A penalised regression model is </w:t>
      </w:r>
      <w:proofErr w:type="gramStart"/>
      <w:r w:rsidRPr="00005E6E">
        <w:t>similar to</w:t>
      </w:r>
      <w:proofErr w:type="gramEnd"/>
      <w:r w:rsidRPr="00005E6E">
        <w:t xml:space="preserve"> linear regression</w:t>
      </w:r>
      <w:ins w:id="506" w:author="Won Do Lee" w:date="2023-01-19T23:10:00Z">
        <w:r w:rsidR="00C025AD" w:rsidRPr="00005E6E">
          <w:t xml:space="preserve"> bu</w:t>
        </w:r>
      </w:ins>
      <w:del w:id="507" w:author="Won Do Lee" w:date="2023-01-19T23:10:00Z">
        <w:r w:rsidRPr="00005E6E" w:rsidDel="00C025AD">
          <w:delText xml:space="preserve"> but </w:delText>
        </w:r>
      </w:del>
      <w:ins w:id="508" w:author="Won Do Lee" w:date="2023-01-19T23:10:00Z">
        <w:r w:rsidR="00C025AD" w:rsidRPr="00005E6E">
          <w:t xml:space="preserve">t has </w:t>
        </w:r>
      </w:ins>
      <w:r w:rsidRPr="00005E6E">
        <w:t xml:space="preserve">an additional penalty term to constrain (or regularise) the estimated coefficients. It can reduce the variance and decrease sample error to help generalise models </w:t>
      </w:r>
      <w:r w:rsidR="00832B03" w:rsidRPr="00005E6E">
        <w:fldChar w:fldCharType="begin" w:fldLock="1"/>
      </w:r>
      <w:r w:rsidR="007A4EB0" w:rsidRPr="00005E6E">
        <w:instrText>ADDIN CSL_CITATION {"citationItems":[{"id":"ITEM-1","itemData":{"DOI":"10.1201/9780367816377","ISBN":"9780367816377","author":[{"dropping-particle":"","family":"Boehmke","given":"Brad","non-dropping-particle":"","parse-names":false,"suffix":""},{"dropping-particle":"","family":"Greenwell","given":"Brandon","non-dropping-particle":"","parse-names":false,"suffix":""}],"id":"ITEM-1","issued":{"date-parts":[["2019","11","7"]]},"publisher":"Chapman and Hall/CRC","title":"Hands-On Machine Learning with R","type":"book"},"uris":["http://www.mendeley.com/documents/?uuid=72e5f898-4f49-4269-96c8-1a4bc6327700"]}],"mendeley":{"formattedCitation":"(Boehmke &amp; Greenwell, 2019)","plainTextFormattedCitation":"(Boehmke &amp; Greenwell, 2019)","previouslyFormattedCitation":"(Boehmke &amp; Greenwell, 2019)"},"properties":{"noteIndex":0},"schema":"https://github.com/citation-style-language/schema/raw/master/csl-citation.json"}</w:instrText>
      </w:r>
      <w:r w:rsidR="00832B03" w:rsidRPr="00005E6E">
        <w:fldChar w:fldCharType="separate"/>
      </w:r>
      <w:r w:rsidR="00832B03" w:rsidRPr="00005E6E">
        <w:t>(Boehmke &amp; Greenwell, 2019)</w:t>
      </w:r>
      <w:r w:rsidR="00832B03" w:rsidRPr="00005E6E">
        <w:fldChar w:fldCharType="end"/>
      </w:r>
      <w:r w:rsidR="00832B03" w:rsidRPr="00005E6E">
        <w:t xml:space="preserve">. </w:t>
      </w:r>
      <w:r w:rsidR="00381BB2" w:rsidRPr="00005E6E">
        <w:t xml:space="preserve">The </w:t>
      </w:r>
      <w:r w:rsidR="009E0350" w:rsidRPr="00005E6E">
        <w:t xml:space="preserve">LASSO </w:t>
      </w:r>
      <w:r w:rsidR="005C5EB4" w:rsidRPr="00005E6E">
        <w:t xml:space="preserve">(Least Absolute Shrinkage and Selection Operator) </w:t>
      </w:r>
      <w:r w:rsidR="00381BB2" w:rsidRPr="00005E6E">
        <w:t xml:space="preserve">regression is a penalised regression model proposed by </w:t>
      </w:r>
      <w:proofErr w:type="spellStart"/>
      <w:r w:rsidR="00381BB2" w:rsidRPr="00005E6E">
        <w:t>Tibshirani</w:t>
      </w:r>
      <w:proofErr w:type="spellEnd"/>
      <w:r w:rsidR="00381BB2" w:rsidRPr="00005E6E">
        <w:t xml:space="preserve"> </w:t>
      </w:r>
      <w:r w:rsidR="00381BB2" w:rsidRPr="00005E6E">
        <w:fldChar w:fldCharType="begin" w:fldLock="1"/>
      </w:r>
      <w:r w:rsidR="00381BB2" w:rsidRPr="00005E6E">
        <w:instrText>ADDIN CSL_CITATION {"citationItems":[{"id":"ITEM-1","itemData":{"DOI":"10.1111/j.2517-6161.1996.tb02080.x","ISSN":"00359246","abstract":"We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described.","author":[{"dropping-particle":"","family":"Tibshirani","given":"Robert","non-dropping-particle":"","parse-names":false,"suffix":""}],"container-title":"Journal of the Royal Statistical Society: Series B (Methodological)","id":"ITEM-1","issue":"1","issued":{"date-parts":[["1996","1"]]},"page":"267-288","title":"Regression Shrinkage and Selection Via the Lasso","type":"article-journal","volume":"58"},"suppress-author":1,"uris":["http://www.mendeley.com/documents/?uuid=c9124743-1b2c-472f-9c9f-641a04ac9270"]}],"mendeley":{"formattedCitation":"(1996)","plainTextFormattedCitation":"(1996)","previouslyFormattedCitation":"(1996)"},"properties":{"noteIndex":0},"schema":"https://github.com/citation-style-language/schema/raw/master/csl-citation.json"}</w:instrText>
      </w:r>
      <w:r w:rsidR="00381BB2" w:rsidRPr="00005E6E">
        <w:fldChar w:fldCharType="separate"/>
      </w:r>
      <w:r w:rsidR="00381BB2" w:rsidRPr="00005E6E">
        <w:t>(1996)</w:t>
      </w:r>
      <w:r w:rsidR="00381BB2" w:rsidRPr="00005E6E">
        <w:fldChar w:fldCharType="end"/>
      </w:r>
      <w:r w:rsidR="00CC6C48" w:rsidRPr="00005E6E">
        <w:t xml:space="preserve">. </w:t>
      </w:r>
      <w:r w:rsidR="00381BB2" w:rsidRPr="00005E6E">
        <w:t>I</w:t>
      </w:r>
      <w:r w:rsidR="00D62060" w:rsidRPr="00005E6E">
        <w:t xml:space="preserve">t </w:t>
      </w:r>
      <w:r w:rsidR="00D772C1" w:rsidRPr="00005E6E">
        <w:t>minimises the residual sum of squared errors (RSS) while constraining the sum of the absolute values of the regression</w:t>
      </w:r>
      <w:r w:rsidR="00381BB2" w:rsidRPr="00005E6E">
        <w:t xml:space="preserve"> coefficients</w:t>
      </w:r>
      <w:r w:rsidR="007A66DF" w:rsidRPr="00005E6E">
        <w:t xml:space="preserve"> </w:t>
      </w:r>
      <w:r w:rsidR="00381BB2" w:rsidRPr="00005E6E">
        <w:fldChar w:fldCharType="begin" w:fldLock="1"/>
      </w:r>
      <w:r w:rsidR="00381BB2" w:rsidRPr="00005E6E">
        <w:instrText>ADDIN CSL_CITATION {"citationItems":[{"id":"ITEM-1","itemData":{"DOI":"10.1017/S0016672309990334","ISSN":"0016-6723","abstract":"We used a least absolute shrinkage and selection operator (LASSO) approach to estimate marker effects for genomic selection. The least angle regression (LARS) algorithm and cross-validation were used to define the best subset of markers to include in the model. The LASSO–LARS approach was tested on two data sets: a simulated data set with 5865 individuals and 6000 Single Nucleotide Polymorphisms (SNPs); and a mouse data set with 1885 individuals genotyped for 10 656 SNPs and phenotyped for a number of quantitative traits. In the simulated data, three approaches were used to split the reference population into training and validation subsets for cross-validation: random splitting across the whole population; random sampling of validation set from the last generation only, either within or across families. The highest accuracy was obtained by random splitting across the whole population. The accuracy of genomic estimated breeding values (GEBVs) in the candidate population obtained by LASSO–LARS was 0·89 with 156 explanatory SNPs. This value was higher than those obtained by Best Linear Unbiased Prediction (BLUP) and a Bayesian method (BayesA), which were 0·75 and 0·84, respectively. In the mouse data, 1600 individuals were randomly allocated to the reference population. The GEBVs for the remaining 285 individuals estimated by LASSO–LARS were more accurate than those obtained by BLUP and BayesA for weight at six weeks and slightly lower for growth rate and body length. It was concluded that LASSO–LARS approach is a good alternative method to estimate marker effects for genomic selection, particularly when the cost of genotyping can be reduced by using a limited subset of markers.","author":[{"dropping-particle":"","family":"Usai","given":"M Graziano","non-dropping-particle":"","parse-names":false,"suffix":""},{"dropping-particle":"","family":"Goddard","given":"Mike E","non-dropping-particle":"","parse-names":false,"suffix":""},{"dropping-particle":"","family":"Hayes","given":"Ben J","non-dropping-particle":"","parse-names":false,"suffix":""}],"container-title":"Genetics Research","id":"ITEM-1","issue":"6","issued":{"date-parts":[["2009","12","1"]]},"page":"427-436","title":"LASSO with cross-validation for genomic selection","type":"article-journal","volume":"91"},"uris":["http://www.mendeley.com/documents/?uuid=e375640f-0328-4f91-8938-3b12874b4582"]}],"mendeley":{"formattedCitation":"(Usai et al., 2009)","plainTextFormattedCitation":"(Usai et al., 2009)","previouslyFormattedCitation":"(Usai et al., 2009)"},"properties":{"noteIndex":0},"schema":"https://github.com/citation-style-language/schema/raw/master/csl-citation.json"}</w:instrText>
      </w:r>
      <w:r w:rsidR="00381BB2" w:rsidRPr="00005E6E">
        <w:fldChar w:fldCharType="separate"/>
      </w:r>
      <w:r w:rsidR="00381BB2" w:rsidRPr="00005E6E">
        <w:t>(Usai et al., 2009)</w:t>
      </w:r>
      <w:r w:rsidR="00381BB2" w:rsidRPr="00005E6E">
        <w:fldChar w:fldCharType="end"/>
      </w:r>
      <w:r w:rsidR="00381BB2" w:rsidRPr="00005E6E">
        <w:t>.</w:t>
      </w:r>
      <w:r w:rsidR="007A3FD8" w:rsidRPr="00005E6E">
        <w:t xml:space="preserve"> </w:t>
      </w:r>
      <w:r w:rsidR="008B2C09" w:rsidRPr="00005E6E">
        <w:t>In the mathematical form, t</w:t>
      </w:r>
      <w:r w:rsidR="00DA6750" w:rsidRPr="00005E6E">
        <w:t xml:space="preserve">he penalised likelihood function is given </w:t>
      </w:r>
      <w:proofErr w:type="gramStart"/>
      <w:r w:rsidR="00DA6750" w:rsidRPr="00005E6E">
        <w:t>by</w:t>
      </w:r>
      <w:proofErr w:type="gramEnd"/>
    </w:p>
    <w:p w14:paraId="0B8BE764" w14:textId="77777777" w:rsidR="00B912C3" w:rsidRPr="00005E6E" w:rsidRDefault="00B912C3" w:rsidP="000F3486">
      <w:pPr>
        <w:spacing w:after="240"/>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30556" w:rsidRPr="00005E6E" w14:paraId="62E86A9D" w14:textId="77777777" w:rsidTr="00C85FE9">
        <w:trPr>
          <w:jc w:val="center"/>
        </w:trPr>
        <w:tc>
          <w:tcPr>
            <w:tcW w:w="4353" w:type="pct"/>
            <w:vAlign w:val="center"/>
          </w:tcPr>
          <w:p w14:paraId="287F0D22" w14:textId="5BDCD417" w:rsidR="00A30556" w:rsidRPr="00005E6E" w:rsidRDefault="00000000" w:rsidP="000F3486">
            <w:pPr>
              <w:spacing w:after="240"/>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LASSO</m:t>
                    </m:r>
                  </m:sup>
                </m:sSup>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x</m:t>
                                        </m:r>
                                      </m:e>
                                      <m:sub>
                                        <m:r>
                                          <w:rPr>
                                            <w:rFonts w:ascii="Cambria Math" w:hAnsi="Cambria Math"/>
                                          </w:rPr>
                                          <m:t>ij</m:t>
                                        </m:r>
                                      </m:sub>
                                    </m:sSub>
                                  </m:e>
                                </m:nary>
                              </m:e>
                            </m:d>
                          </m:e>
                          <m:sup>
                            <m:r>
                              <w:rPr>
                                <w:rFonts w:ascii="Cambria Math" w:hAnsi="Cambria Math"/>
                              </w:rPr>
                              <m:t>2</m:t>
                            </m:r>
                          </m:sup>
                        </m:sSup>
                      </m:e>
                    </m:nary>
                  </m:e>
                </m:func>
                <m:r>
                  <m:rPr>
                    <m:sty m:val="p"/>
                  </m:rPr>
                  <w:rPr>
                    <w:rFonts w:ascii="Cambria Math" w:hAnsi="Cambria Math"/>
                  </w:rPr>
                  <m:t>+</m:t>
                </m:r>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m:t>
                </m:r>
              </m:oMath>
            </m:oMathPara>
          </w:p>
        </w:tc>
        <w:tc>
          <w:tcPr>
            <w:tcW w:w="647" w:type="pct"/>
            <w:vAlign w:val="center"/>
          </w:tcPr>
          <w:p w14:paraId="2D279769" w14:textId="73B0ACD9" w:rsidR="00A30556" w:rsidRPr="00005E6E" w:rsidRDefault="00A30556" w:rsidP="000F3486">
            <w:pPr>
              <w:spacing w:after="240"/>
              <w:jc w:val="center"/>
            </w:pPr>
            <w:r w:rsidRPr="00005E6E">
              <w:t>(4)</w:t>
            </w:r>
            <w:r w:rsidR="00571E27" w:rsidRPr="00005E6E">
              <w:t>.</w:t>
            </w:r>
          </w:p>
        </w:tc>
      </w:tr>
    </w:tbl>
    <w:p w14:paraId="029510A2" w14:textId="77777777" w:rsidR="00B912C3" w:rsidRPr="00005E6E" w:rsidRDefault="00B912C3" w:rsidP="000F3486"/>
    <w:p w14:paraId="2E96D488" w14:textId="75741D4D" w:rsidR="00370B7B" w:rsidRPr="00005E6E" w:rsidRDefault="00FC0B05" w:rsidP="000F3486">
      <w:pPr>
        <w:spacing w:after="240"/>
      </w:pPr>
      <w:r w:rsidRPr="00005E6E">
        <w:t>Here</w:t>
      </w:r>
      <w:r w:rsidR="00A30556" w:rsidRPr="00005E6E">
        <w:t xml:space="preserve"> </w:t>
      </w:r>
      <m:oMath>
        <m:r>
          <w:rPr>
            <w:rFonts w:ascii="Cambria Math" w:hAnsi="Cambria Math"/>
          </w:rPr>
          <m:t>t</m:t>
        </m:r>
      </m:oMath>
      <w:r w:rsidR="00A30556" w:rsidRPr="00005E6E">
        <w:t xml:space="preserve"> is a</w:t>
      </w:r>
      <w:r w:rsidR="00381BB2" w:rsidRPr="00005E6E">
        <w:t xml:space="preserve"> constraint as a</w:t>
      </w:r>
      <w:r w:rsidR="00A30556" w:rsidRPr="00005E6E">
        <w:t xml:space="preserve"> tuning parameter (</w:t>
      </w:r>
      <m:oMath>
        <m:r>
          <w:rPr>
            <w:rFonts w:ascii="Cambria Math" w:hAnsi="Cambria Math"/>
          </w:rPr>
          <m:t>t≥0)</m:t>
        </m:r>
      </m:oMath>
      <w:r w:rsidR="00A30556" w:rsidRPr="00005E6E">
        <w:t xml:space="preserve">, </w:t>
      </w:r>
      <m:oMath>
        <m:r>
          <w:rPr>
            <w:rFonts w:ascii="Cambria Math" w:hAnsi="Cambria Math"/>
          </w:rPr>
          <m:t>p</m:t>
        </m:r>
      </m:oMath>
      <w:r w:rsidR="00381BB2" w:rsidRPr="00005E6E">
        <w:t xml:space="preserve"> is the number of predictors, and </w:t>
      </w:r>
      <m:oMath>
        <m:r>
          <w:rPr>
            <w:rFonts w:ascii="Cambria Math" w:hAnsi="Cambria Math"/>
          </w:rPr>
          <m:t>λ</m:t>
        </m:r>
      </m:oMath>
      <w:r w:rsidR="00A30556" w:rsidRPr="00005E6E">
        <w:t xml:space="preserve"> is the</w:t>
      </w:r>
      <w:r w:rsidR="00381BB2" w:rsidRPr="00005E6E">
        <w:t xml:space="preserve"> penalty parameter </w:t>
      </w:r>
      <w:r w:rsidR="007A3FD8" w:rsidRPr="00005E6E">
        <w:t xml:space="preserve">that </w:t>
      </w:r>
      <w:r w:rsidR="00381BB2" w:rsidRPr="00005E6E">
        <w:t xml:space="preserve">controls </w:t>
      </w:r>
      <w:r w:rsidR="00C93EEB" w:rsidRPr="00005E6E">
        <w:t xml:space="preserve">the </w:t>
      </w:r>
      <w:r w:rsidR="00381BB2" w:rsidRPr="00005E6E">
        <w:t xml:space="preserve">amount of regularisation (i.e., the size of the coefficients). </w:t>
      </w:r>
      <w:r w:rsidR="00CA49D9" w:rsidRPr="00005E6E">
        <w:t xml:space="preserve">Setting </w:t>
      </w:r>
      <m:oMath>
        <m:r>
          <w:rPr>
            <w:rFonts w:ascii="Cambria Math" w:hAnsi="Cambria Math"/>
          </w:rPr>
          <m:t>λ</m:t>
        </m:r>
      </m:oMath>
      <w:r w:rsidR="00CA49D9" w:rsidRPr="00005E6E">
        <w:t xml:space="preserve"> to </w:t>
      </w:r>
      <w:r w:rsidR="00381BB2" w:rsidRPr="00005E6E">
        <w:t>1</w:t>
      </w:r>
      <w:r w:rsidR="00EF5B07" w:rsidRPr="00005E6E">
        <w:t xml:space="preserve"> allows the </w:t>
      </w:r>
      <w:r w:rsidR="00381BB2" w:rsidRPr="00005E6E">
        <w:t>purely penalising</w:t>
      </w:r>
      <w:r w:rsidR="008B7EBD" w:rsidRPr="00005E6E">
        <w:t xml:space="preserve"> </w:t>
      </w:r>
      <w:r w:rsidR="007A3FD8" w:rsidRPr="00005E6E">
        <w:t xml:space="preserve">the </w:t>
      </w:r>
      <w:r w:rsidR="007A66DF" w:rsidRPr="00005E6E">
        <w:t xml:space="preserve">sum of the </w:t>
      </w:r>
      <w:r w:rsidR="00381BB2" w:rsidRPr="00005E6E">
        <w:t xml:space="preserve">absolute values of the regression of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00C93EEB" w:rsidRPr="00005E6E">
        <w:t xml:space="preserve">, i.e., </w:t>
      </w:r>
      <w:r w:rsidR="008B7EBD" w:rsidRPr="00005E6E">
        <w:t xml:space="preserve">the </w:t>
      </w:r>
      <m:oMath>
        <m:r>
          <m:rPr>
            <m:scr m:val="script"/>
          </m:rPr>
          <w:rPr>
            <w:rFonts w:ascii="Cambria Math" w:hAnsi="Cambria Math"/>
          </w:rPr>
          <m:t>l</m:t>
        </m:r>
      </m:oMath>
      <w:r w:rsidR="008B7EBD" w:rsidRPr="00005E6E">
        <w:t>1 norm of coefficients</w:t>
      </w:r>
      <w:r w:rsidR="00381BB2" w:rsidRPr="00005E6E">
        <w:t>.</w:t>
      </w:r>
      <w:r w:rsidR="00C93EEB" w:rsidRPr="00005E6E">
        <w:t xml:space="preserve"> </w:t>
      </w:r>
      <w:r w:rsidR="009E0350" w:rsidRPr="00005E6E">
        <w:t>LASSO</w:t>
      </w:r>
      <w:r w:rsidR="00A30556" w:rsidRPr="00005E6E">
        <w:t xml:space="preserve"> regression </w:t>
      </w:r>
      <w:r w:rsidR="007A3FD8" w:rsidRPr="00005E6E">
        <w:t xml:space="preserve">uses </w:t>
      </w:r>
      <m:oMath>
        <m:r>
          <m:rPr>
            <m:scr m:val="script"/>
          </m:rPr>
          <w:rPr>
            <w:rFonts w:ascii="Cambria Math" w:hAnsi="Cambria Math"/>
          </w:rPr>
          <m:t>l</m:t>
        </m:r>
      </m:oMath>
      <w:r w:rsidR="007A3FD8" w:rsidRPr="00005E6E">
        <w:t xml:space="preserve">1 regularisation technique can result in sparse models with </w:t>
      </w:r>
      <w:r w:rsidR="00A30556" w:rsidRPr="00005E6E">
        <w:t>the coefficient of the unimportant features towards zero</w:t>
      </w:r>
      <w:r w:rsidR="00EF5B07" w:rsidRPr="00005E6E">
        <w:t xml:space="preserve">, </w:t>
      </w:r>
      <w:r w:rsidR="00843E52" w:rsidRPr="00005E6E">
        <w:t xml:space="preserve">and </w:t>
      </w:r>
      <w:r w:rsidR="007A3FD8" w:rsidRPr="00005E6E">
        <w:t xml:space="preserve">get eliminated </w:t>
      </w:r>
      <w:r w:rsidR="00EF5B07" w:rsidRPr="00005E6E">
        <w:t>in the model</w:t>
      </w:r>
      <w:r w:rsidR="00832B03" w:rsidRPr="00005E6E">
        <w:t xml:space="preserve"> </w:t>
      </w:r>
      <w:r w:rsidR="00381BB2"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381BB2" w:rsidRPr="00005E6E">
        <w:fldChar w:fldCharType="separate"/>
      </w:r>
      <w:r w:rsidR="00381BB2" w:rsidRPr="00005E6E">
        <w:t>(Friedman et al., 2010)</w:t>
      </w:r>
      <w:r w:rsidR="00381BB2" w:rsidRPr="00005E6E">
        <w:fldChar w:fldCharType="end"/>
      </w:r>
      <w:r w:rsidR="00A30556" w:rsidRPr="00005E6E">
        <w:t>.</w:t>
      </w:r>
    </w:p>
    <w:p w14:paraId="7F10E74D" w14:textId="51067956" w:rsidR="00825DC4" w:rsidRPr="00005E6E" w:rsidRDefault="00C93EEB" w:rsidP="000F3486">
      <w:r w:rsidRPr="00005E6E">
        <w:t>The multinomial logistic regression model</w:t>
      </w:r>
      <w:r w:rsidR="00A36C97" w:rsidRPr="00005E6E">
        <w:t xml:space="preserve"> </w:t>
      </w:r>
      <w:r w:rsidR="002D3992" w:rsidRPr="00005E6E">
        <w:t xml:space="preserve">(MLR) </w:t>
      </w:r>
      <w:r w:rsidR="00A36C97" w:rsidRPr="00005E6E">
        <w:t>utilises the logit link function to model the</w:t>
      </w:r>
      <w:r w:rsidR="001934BB" w:rsidRPr="00005E6E">
        <w:t xml:space="preserve"> </w:t>
      </w:r>
      <w:r w:rsidR="00A36C97" w:rsidRPr="00005E6E">
        <w:t>logarithm of the odd</w:t>
      </w:r>
      <w:r w:rsidRPr="00005E6E">
        <w:t>s</w:t>
      </w:r>
      <w:r w:rsidR="00A36C97" w:rsidRPr="00005E6E">
        <w:t xml:space="preserve"> ratio for multi-category response variables </w:t>
      </w:r>
      <w:r w:rsidR="00A36C97" w:rsidRPr="00005E6E">
        <w:fldChar w:fldCharType="begin" w:fldLock="1"/>
      </w:r>
      <w:r w:rsidR="00012F58"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bounds","type":"article-journal","volume":"27"},"uris":["http://www.mendeley.com/documents/?uuid=f0197fb1-f06b-49c7-83ec-6cf855fd750d"]}],"mendeley":{"formattedCitation":"(Krishnapuram et al., 2005)","plainTextFormattedCitation":"(Krishnapuram et al., 2005)","previouslyFormattedCitation":"(Krishnapuram et al., 2005)"},"properties":{"noteIndex":0},"schema":"https://github.com/citation-style-language/schema/raw/master/csl-citation.json"}</w:instrText>
      </w:r>
      <w:r w:rsidR="00A36C97" w:rsidRPr="00005E6E">
        <w:fldChar w:fldCharType="separate"/>
      </w:r>
      <w:r w:rsidR="00A36C97" w:rsidRPr="00005E6E">
        <w:t>(</w:t>
      </w:r>
      <w:proofErr w:type="spellStart"/>
      <w:r w:rsidR="00A36C97" w:rsidRPr="00005E6E">
        <w:t>Krishnapuram</w:t>
      </w:r>
      <w:proofErr w:type="spellEnd"/>
      <w:r w:rsidR="00A36C97" w:rsidRPr="00005E6E">
        <w:t xml:space="preserve"> et al., 2005)</w:t>
      </w:r>
      <w:r w:rsidR="00A36C97" w:rsidRPr="00005E6E">
        <w:fldChar w:fldCharType="end"/>
      </w:r>
      <w:r w:rsidR="00A36C97" w:rsidRPr="00005E6E">
        <w:t>.</w:t>
      </w:r>
      <w:r w:rsidR="001934BB" w:rsidRPr="00005E6E">
        <w:t xml:space="preserve"> </w:t>
      </w:r>
      <w:r w:rsidR="00BD3C6A" w:rsidRPr="00005E6E">
        <w:t xml:space="preserve">Let </w:t>
      </w:r>
      <m:oMath>
        <m:r>
          <w:rPr>
            <w:rFonts w:ascii="Cambria Math" w:hAnsi="Cambria Math"/>
          </w:rPr>
          <m:t>Y</m:t>
        </m:r>
      </m:oMath>
      <w:r w:rsidR="00A36C97" w:rsidRPr="00005E6E">
        <w:t xml:space="preserve"> has </w:t>
      </w:r>
      <w:r w:rsidR="0098400E" w:rsidRPr="00005E6E">
        <w:t xml:space="preserve">multi categories </w:t>
      </w:r>
      <w:r w:rsidR="00060D57" w:rsidRPr="00005E6E">
        <w:t>to denote</w:t>
      </w:r>
      <w:r w:rsidR="00A36C97" w:rsidRPr="00005E6E">
        <w:t xml:space="preserve"> </w:t>
      </w:r>
      <m:oMath>
        <m:r>
          <w:rPr>
            <w:rFonts w:ascii="Cambria Math" w:hAnsi="Cambria Math"/>
          </w:rPr>
          <m:t>K</m:t>
        </m:r>
      </m:oMath>
      <w:r w:rsidR="00A36C97" w:rsidRPr="00005E6E">
        <w:t xml:space="preserve"> </w:t>
      </w:r>
      <w:r w:rsidR="0098400E" w:rsidRPr="00005E6E">
        <w:t xml:space="preserve">number of </w:t>
      </w:r>
      <w:r w:rsidR="00060D57" w:rsidRPr="00005E6E">
        <w:t>cluster</w:t>
      </w:r>
      <w:r w:rsidR="00A36C97" w:rsidRPr="00005E6E">
        <w:t>s</w:t>
      </w:r>
      <w:r w:rsidR="005A3F2A" w:rsidRPr="00005E6E">
        <w:t xml:space="preserve"> with </w:t>
      </w:r>
      <w:r w:rsidR="009D5E81" w:rsidRPr="00005E6E">
        <w:t xml:space="preserve">a </w:t>
      </w:r>
      <w:r w:rsidR="00832B03" w:rsidRPr="00005E6E">
        <w:t>predictor</w:t>
      </w:r>
      <w:r w:rsidR="009D5E81" w:rsidRPr="00005E6E">
        <w:t xml:space="preserve"> vector</w:t>
      </w:r>
      <m:oMath>
        <m:r>
          <w:rPr>
            <w:rFonts w:ascii="Cambria Math" w:hAnsi="Cambria Math"/>
          </w:rPr>
          <m:t xml:space="preserve"> X</m:t>
        </m:r>
      </m:oMath>
      <w:r w:rsidR="005A3F2A" w:rsidRPr="00005E6E">
        <w:t xml:space="preserve">, </w:t>
      </w:r>
      <w:r w:rsidR="00BD3C6A" w:rsidRPr="00005E6E">
        <w:t xml:space="preserve">the linear logistic regression model can be generalised to a multi-logit model </w:t>
      </w:r>
      <w:r w:rsidR="0048201C" w:rsidRPr="00005E6E">
        <w:fldChar w:fldCharType="begin" w:fldLock="1"/>
      </w:r>
      <w:r w:rsidR="00F81C99"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48201C" w:rsidRPr="00005E6E">
        <w:fldChar w:fldCharType="separate"/>
      </w:r>
      <w:r w:rsidR="0048201C" w:rsidRPr="00005E6E">
        <w:t>(Friedman et al., 2010)</w:t>
      </w:r>
      <w:r w:rsidR="0048201C" w:rsidRPr="00005E6E">
        <w:fldChar w:fldCharType="end"/>
      </w:r>
      <w:r w:rsidR="00E17796" w:rsidRPr="00005E6E">
        <w:t>. T</w:t>
      </w:r>
      <w:r w:rsidR="00825DC4" w:rsidRPr="00005E6E">
        <w:t xml:space="preserve">he probability </w:t>
      </w:r>
      <m:oMath>
        <m:r>
          <w:rPr>
            <w:rFonts w:ascii="Cambria Math" w:hAnsi="Cambria Math"/>
          </w:rPr>
          <m:t>Pr</m:t>
        </m:r>
      </m:oMath>
      <w:r w:rsidR="00825DC4" w:rsidRPr="00005E6E">
        <w:t xml:space="preserve"> for each </w:t>
      </w:r>
      <w:r w:rsidR="00060D57" w:rsidRPr="00005E6E">
        <w:t>cluster</w:t>
      </w:r>
      <w:r w:rsidR="00825DC4" w:rsidRPr="00005E6E">
        <w:t xml:space="preserve"> </w:t>
      </w:r>
      <m:oMath>
        <m:r>
          <w:rPr>
            <w:rFonts w:ascii="Cambria Math" w:hAnsi="Cambria Math"/>
          </w:rPr>
          <m:t>k</m:t>
        </m:r>
      </m:oMath>
      <w:r w:rsidR="00825DC4" w:rsidRPr="00005E6E">
        <w:t xml:space="preserve"> </w:t>
      </w:r>
      <w:r w:rsidR="001C69D8" w:rsidRPr="00005E6E">
        <w:t xml:space="preserve">to generalise the linear logistic regression into </w:t>
      </w:r>
      <m:oMath>
        <m:r>
          <w:rPr>
            <w:rFonts w:ascii="Cambria Math" w:hAnsi="Cambria Math"/>
          </w:rPr>
          <m:t>K-1</m:t>
        </m:r>
      </m:oMath>
      <w:r w:rsidR="00EC0F10" w:rsidRPr="00005E6E">
        <w:t xml:space="preserve"> logits</w:t>
      </w:r>
      <w:r w:rsidR="00BB31E2" w:rsidRPr="00005E6E">
        <w:t xml:space="preserve"> </w:t>
      </w:r>
      <w:r w:rsidR="00BE1589" w:rsidRPr="00005E6E">
        <w:t>as</w:t>
      </w:r>
      <w:r w:rsidR="00BB31E2" w:rsidRPr="00005E6E">
        <w:t xml:space="preserve"> Equation </w:t>
      </w:r>
      <w:r w:rsidR="00BC1D8E" w:rsidRPr="00005E6E">
        <w:t>(</w:t>
      </w:r>
      <w:r w:rsidR="00BB31E2" w:rsidRPr="00005E6E">
        <w:t>5</w:t>
      </w:r>
      <w:proofErr w:type="gramStart"/>
      <w:r w:rsidR="00BC1D8E" w:rsidRPr="00005E6E">
        <w:t>)</w:t>
      </w:r>
      <w:r w:rsidR="00BB31E2" w:rsidRPr="00005E6E">
        <w:t xml:space="preserve">, </w:t>
      </w:r>
      <w:r w:rsidR="00F81C99" w:rsidRPr="00005E6E">
        <w:t>and</w:t>
      </w:r>
      <w:proofErr w:type="gramEnd"/>
      <w:r w:rsidR="00F81C99" w:rsidRPr="00005E6E">
        <w:t xml:space="preserve"> </w:t>
      </w:r>
      <w:r w:rsidR="001C69D8" w:rsidRPr="00005E6E">
        <w:t xml:space="preserve">modifying term </w:t>
      </w:r>
      <w:r w:rsidR="00225C51" w:rsidRPr="00005E6E">
        <w:t xml:space="preserve">as </w:t>
      </w:r>
      <w:r w:rsidR="00BB31E2" w:rsidRPr="00005E6E">
        <w:t xml:space="preserve">Equation </w:t>
      </w:r>
      <w:r w:rsidR="00BC1D8E" w:rsidRPr="00005E6E">
        <w:t>(</w:t>
      </w:r>
      <w:r w:rsidR="00BB31E2" w:rsidRPr="00005E6E">
        <w:t>6</w:t>
      </w:r>
      <w:r w:rsidR="00BC1D8E" w:rsidRPr="00005E6E">
        <w:t>)</w:t>
      </w:r>
      <w:r w:rsidR="001C51A0" w:rsidRPr="00005E6E">
        <w:t>.</w:t>
      </w:r>
    </w:p>
    <w:p w14:paraId="0069B41C"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09030E" w:rsidRPr="00005E6E" w14:paraId="5538C227" w14:textId="77777777" w:rsidTr="00C85FE9">
        <w:trPr>
          <w:jc w:val="center"/>
        </w:trPr>
        <w:tc>
          <w:tcPr>
            <w:tcW w:w="4353" w:type="pct"/>
            <w:vAlign w:val="center"/>
          </w:tcPr>
          <w:p w14:paraId="2F4BB13F" w14:textId="761D2437" w:rsidR="00E51A6C" w:rsidRPr="00005E6E" w:rsidRDefault="00000000" w:rsidP="000F3486">
            <w:pPr>
              <w:ind w:left="360"/>
              <w:jc w:val="center"/>
            </w:pP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num>
                    <m:den>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   k=</m:t>
              </m:r>
              <m:d>
                <m:dPr>
                  <m:begChr m:val="{"/>
                  <m:endChr m:val="}"/>
                  <m:ctrlPr>
                    <w:rPr>
                      <w:rFonts w:ascii="Cambria Math" w:hAnsi="Cambria Math"/>
                      <w:i/>
                    </w:rPr>
                  </m:ctrlPr>
                </m:dPr>
                <m:e>
                  <m:r>
                    <w:rPr>
                      <w:rFonts w:ascii="Cambria Math" w:hAnsi="Cambria Math"/>
                    </w:rPr>
                    <m:t>1, 2,…, K-1</m:t>
                  </m:r>
                </m:e>
              </m:d>
            </m:oMath>
            <w:r w:rsidR="00F9205B" w:rsidRPr="00005E6E">
              <w:t>.</w:t>
            </w:r>
          </w:p>
        </w:tc>
        <w:tc>
          <w:tcPr>
            <w:tcW w:w="647" w:type="pct"/>
            <w:vAlign w:val="center"/>
          </w:tcPr>
          <w:p w14:paraId="05DB9D93" w14:textId="48B8807E" w:rsidR="0009030E" w:rsidRPr="00005E6E" w:rsidRDefault="00FC21EB" w:rsidP="000F3486">
            <w:pPr>
              <w:jc w:val="center"/>
            </w:pPr>
            <w:r w:rsidRPr="00005E6E">
              <w:t>(5)</w:t>
            </w:r>
            <w:r w:rsidR="00571E27" w:rsidRPr="00005E6E">
              <w:t>.</w:t>
            </w:r>
          </w:p>
        </w:tc>
      </w:tr>
      <w:tr w:rsidR="00645BFB" w:rsidRPr="00005E6E" w14:paraId="582874D7" w14:textId="77777777" w:rsidTr="00C85FE9">
        <w:trPr>
          <w:jc w:val="center"/>
        </w:trPr>
        <w:tc>
          <w:tcPr>
            <w:tcW w:w="4353" w:type="pct"/>
            <w:vAlign w:val="center"/>
          </w:tcPr>
          <w:p w14:paraId="30CE4677" w14:textId="0186AAF9" w:rsidR="00645BFB" w:rsidRPr="00005E6E" w:rsidRDefault="00000000" w:rsidP="000F3486">
            <w:pPr>
              <w:jc w:val="center"/>
            </w:pPr>
            <m:oMathPara>
              <m:oMath>
                <m:func>
                  <m:funcPr>
                    <m:ctrlPr>
                      <w:rPr>
                        <w:rFonts w:ascii="Cambria Math" w:hAnsi="Cambria Math"/>
                        <w:i/>
                      </w:rPr>
                    </m:ctrlPr>
                  </m:funcPr>
                  <m:fName>
                    <m:r>
                      <w:rPr>
                        <w:rFonts w:ascii="Cambria Math" w:hAnsi="Cambria Math"/>
                      </w:rPr>
                      <m:t xml:space="preserve">Pr </m:t>
                    </m:r>
                  </m:fName>
                  <m:e>
                    <m:d>
                      <m:dPr>
                        <m:ctrlPr>
                          <w:rPr>
                            <w:rFonts w:ascii="Cambria Math" w:hAnsi="Cambria Math"/>
                            <w:i/>
                          </w:rPr>
                        </m:ctrlPr>
                      </m:dPr>
                      <m:e>
                        <m:r>
                          <w:rPr>
                            <w:rFonts w:ascii="Cambria Math" w:hAnsi="Cambria Math"/>
                          </w:rPr>
                          <m:t>Y=k</m:t>
                        </m:r>
                      </m:e>
                      <m:e>
                        <m:r>
                          <w:rPr>
                            <w:rFonts w:ascii="Cambria Math" w:hAnsi="Cambria Math"/>
                          </w:rPr>
                          <m:t>X</m:t>
                        </m:r>
                      </m:e>
                    </m:d>
                  </m:e>
                </m:func>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e>
                        </m:d>
                      </m:e>
                    </m:func>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p>
                                  <m:sSupPr>
                                    <m:ctrlPr>
                                      <w:rPr>
                                        <w:rFonts w:ascii="Cambria Math" w:hAnsi="Cambria Math"/>
                                        <w:i/>
                                      </w:rPr>
                                    </m:ctrlPr>
                                  </m:sSupPr>
                                  <m:e>
                                    <m:r>
                                      <w:rPr>
                                        <w:rFonts w:ascii="Cambria Math" w:hAnsi="Cambria Math"/>
                                      </w:rPr>
                                      <m:t>x</m:t>
                                    </m:r>
                                  </m:e>
                                  <m:sup>
                                    <m:r>
                                      <m:rPr>
                                        <m:sty m:val="b"/>
                                      </m:rP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i</m:t>
                                    </m:r>
                                  </m:sub>
                                </m:sSub>
                              </m:e>
                            </m:d>
                          </m:e>
                        </m:func>
                      </m:e>
                    </m:nary>
                  </m:den>
                </m:f>
              </m:oMath>
            </m:oMathPara>
          </w:p>
        </w:tc>
        <w:tc>
          <w:tcPr>
            <w:tcW w:w="647" w:type="pct"/>
            <w:vAlign w:val="center"/>
          </w:tcPr>
          <w:p w14:paraId="747218A5" w14:textId="2A66C47B" w:rsidR="00645BFB" w:rsidRPr="00005E6E" w:rsidRDefault="00645BFB" w:rsidP="000F3486">
            <w:pPr>
              <w:jc w:val="center"/>
            </w:pPr>
            <w:r w:rsidRPr="00005E6E">
              <w:t>(6)</w:t>
            </w:r>
            <w:r w:rsidR="00571E27" w:rsidRPr="00005E6E">
              <w:t>.</w:t>
            </w:r>
          </w:p>
        </w:tc>
      </w:tr>
    </w:tbl>
    <w:p w14:paraId="19CC4686" w14:textId="77777777" w:rsidR="00B912C3" w:rsidRPr="00005E6E" w:rsidRDefault="00B912C3" w:rsidP="000F3486"/>
    <w:p w14:paraId="55F4EFAE" w14:textId="03D191A0" w:rsidR="00834C31" w:rsidRPr="00005E6E" w:rsidRDefault="001B1390" w:rsidP="000F3486">
      <w:r w:rsidRPr="00005E6E">
        <w:t>Here</w:t>
      </w:r>
      <w:r w:rsidR="00825DC4" w:rsidRPr="00005E6E">
        <w:t xml:space="preserv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825DC4" w:rsidRPr="00005E6E">
        <w:t xml:space="preserve"> </w:t>
      </w:r>
      <w:r w:rsidR="00A36C97" w:rsidRPr="00005E6E">
        <w:t xml:space="preserve">is </w:t>
      </w:r>
      <w:r w:rsidR="001A037D" w:rsidRPr="00005E6E">
        <w:t xml:space="preserve">a </w:t>
      </w:r>
      <w:r w:rsidR="00A36C97" w:rsidRPr="00005E6E">
        <w:t xml:space="preserve">vector of coefficients,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1C7A17" w:rsidRPr="00005E6E">
        <w:t xml:space="preserve"> </w:t>
      </w:r>
      <w:r w:rsidR="00A36C97" w:rsidRPr="00005E6E">
        <w:t xml:space="preserve">is a constant, and </w:t>
      </w:r>
      <m:oMath>
        <m:r>
          <w:rPr>
            <w:rFonts w:ascii="Cambria Math" w:hAnsi="Cambria Math"/>
          </w:rPr>
          <m:t>x</m:t>
        </m:r>
      </m:oMath>
      <w:r w:rsidR="00A36C97" w:rsidRPr="00005E6E">
        <w:t xml:space="preserve"> </w:t>
      </w:r>
      <w:r w:rsidR="008153FF" w:rsidRPr="00005E6E">
        <w:t>is</w:t>
      </w:r>
      <w:r w:rsidR="00736F3B" w:rsidRPr="00005E6E">
        <w:t xml:space="preserve"> </w:t>
      </w:r>
      <w:r w:rsidR="001D702C" w:rsidRPr="00005E6E">
        <w:t>the</w:t>
      </w:r>
      <w:r w:rsidR="007C3CCC" w:rsidRPr="00005E6E">
        <w:t xml:space="preserve"> </w:t>
      </w:r>
      <w:r w:rsidR="00284AD6" w:rsidRPr="00005E6E">
        <w:t>predictors</w:t>
      </w:r>
      <w:r w:rsidR="007C3CCC" w:rsidRPr="00005E6E">
        <w:t xml:space="preserve"> corresponding to </w:t>
      </w:r>
      <w:r w:rsidR="008153FF" w:rsidRPr="00005E6E">
        <w:t xml:space="preserve">cluster </w:t>
      </w:r>
      <m:oMath>
        <m:r>
          <w:rPr>
            <w:rFonts w:ascii="Cambria Math" w:hAnsi="Cambria Math"/>
          </w:rPr>
          <m:t>k</m:t>
        </m:r>
      </m:oMath>
      <w:r w:rsidR="001A037D" w:rsidRPr="00005E6E">
        <w:t xml:space="preserve">, </w:t>
      </w:r>
      <w:r w:rsidR="008153FF" w:rsidRPr="00005E6E">
        <w:t xml:space="preserve">and </w:t>
      </w:r>
      <m:oMath>
        <m:r>
          <m:rPr>
            <m:sty m:val="b"/>
          </m:rPr>
          <w:rPr>
            <w:rFonts w:ascii="Cambria Math" w:hAnsi="Cambria Math"/>
          </w:rPr>
          <m:t>T</m:t>
        </m:r>
      </m:oMath>
      <w:r w:rsidR="001D702C" w:rsidRPr="00005E6E">
        <w:t xml:space="preserve"> </w:t>
      </w:r>
      <w:r w:rsidR="008153FF" w:rsidRPr="00005E6E">
        <w:t xml:space="preserve">denotes </w:t>
      </w:r>
      <w:r w:rsidR="00736F3B" w:rsidRPr="00005E6E">
        <w:t>vector/matrix transpose</w:t>
      </w:r>
      <w:r w:rsidR="000458D2" w:rsidRPr="00005E6E">
        <w:t xml:space="preserve">. Friedman et al. </w:t>
      </w:r>
      <w:r w:rsidR="000458D2" w:rsidRPr="00005E6E">
        <w:fldChar w:fldCharType="begin" w:fldLock="1"/>
      </w:r>
      <w:r w:rsidR="00717257"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suppress-author":1,"uris":["http://www.mendeley.com/documents/?uuid=2eb04310-14f5-4a02-8bdd-6e104bf678f4"]}],"mendeley":{"formattedCitation":"(2010)","plainTextFormattedCitation":"(2010)","previouslyFormattedCitation":"(2010)"},"properties":{"noteIndex":0},"schema":"https://github.com/citation-style-language/schema/raw/master/csl-citation.json"}</w:instrText>
      </w:r>
      <w:r w:rsidR="000458D2" w:rsidRPr="00005E6E">
        <w:fldChar w:fldCharType="separate"/>
      </w:r>
      <w:r w:rsidR="000458D2" w:rsidRPr="00005E6E">
        <w:t>(2010)</w:t>
      </w:r>
      <w:r w:rsidR="000458D2" w:rsidRPr="00005E6E">
        <w:fldChar w:fldCharType="end"/>
      </w:r>
      <w:r w:rsidR="000458D2" w:rsidRPr="00005E6E">
        <w:t xml:space="preserve"> </w:t>
      </w:r>
      <w:r w:rsidR="00DC53C8" w:rsidRPr="00005E6E">
        <w:t xml:space="preserve">suggest </w:t>
      </w:r>
      <w:r w:rsidR="00046214" w:rsidRPr="00005E6E">
        <w:t>fitting</w:t>
      </w:r>
      <w:r w:rsidR="00DC53C8" w:rsidRPr="00005E6E">
        <w:t xml:space="preserve"> the model by </w:t>
      </w:r>
      <w:r w:rsidR="00832B03" w:rsidRPr="00005E6E">
        <w:t>regularised</w:t>
      </w:r>
      <w:r w:rsidR="002D7B68" w:rsidRPr="00005E6E">
        <w:t xml:space="preserve"> maximum (multinomial) likelihood</w:t>
      </w:r>
      <w:r w:rsidR="001F5A7E" w:rsidRPr="00005E6E">
        <w:t xml:space="preserve">. </w:t>
      </w:r>
      <w:r w:rsidR="00FF3504" w:rsidRPr="00005E6E">
        <w:t>Denote</w:t>
      </w:r>
      <w:r w:rsidR="001F5A7E" w:rsidRPr="00005E6E">
        <w:t xml:space="preserve"> </w:t>
      </w:r>
      <m:oMath>
        <m:r>
          <m:rPr>
            <m:sty m:val="b"/>
          </m:rPr>
          <w:rPr>
            <w:rFonts w:ascii="Cambria Math" w:hAnsi="Cambria Math"/>
          </w:rPr>
          <m:t>Y</m:t>
        </m:r>
      </m:oMath>
      <w:r w:rsidR="001F5A7E" w:rsidRPr="00005E6E">
        <w:t xml:space="preserve"> be the </w:t>
      </w:r>
      <m:oMath>
        <m:r>
          <w:rPr>
            <w:rFonts w:ascii="Cambria Math" w:hAnsi="Cambria Math"/>
          </w:rPr>
          <m:t>N×M</m:t>
        </m:r>
      </m:oMath>
      <w:r w:rsidR="001F5A7E" w:rsidRPr="00005E6E">
        <w:t xml:space="preserve"> indicator response matrix, wit</w:t>
      </w:r>
      <w:r w:rsidR="00BE5FE2" w:rsidRPr="00005E6E">
        <w:t>h</w:t>
      </w:r>
      <w:r w:rsidR="001F5A7E" w:rsidRPr="00005E6E">
        <w:t xml:space="preserve"> elements </w:t>
      </w:r>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oMath>
      <w:r w:rsidR="009B6629" w:rsidRPr="00005E6E">
        <w:t xml:space="preserve">. </w:t>
      </w:r>
      <w:r w:rsidR="00F12252" w:rsidRPr="00005E6E">
        <w:t>T</w:t>
      </w:r>
      <w:r w:rsidR="009B6629" w:rsidRPr="00005E6E">
        <w:t>he log-</w:t>
      </w:r>
      <w:r w:rsidR="00832B03" w:rsidRPr="00005E6E">
        <w:t>likelihood</w:t>
      </w:r>
      <w:r w:rsidR="009B6629" w:rsidRPr="00005E6E">
        <w:t xml:space="preserve"> part</w:t>
      </w:r>
      <w:r w:rsidR="0067578A" w:rsidRPr="00005E6E">
        <w:t xml:space="preserve"> of</w:t>
      </w:r>
      <w:r w:rsidR="00A23A83" w:rsidRPr="00005E6E">
        <w:t xml:space="preserve"> </w:t>
      </w:r>
      <m:oMath>
        <m:r>
          <m:rPr>
            <m:scr m:val="script"/>
            <m:sty m:val="p"/>
          </m:rPr>
          <w:rPr>
            <w:rFonts w:ascii="Cambria Math" w:hAnsi="Cambria Math"/>
          </w:rPr>
          <m:t>L</m:t>
        </m:r>
      </m:oMath>
      <w:r w:rsidR="005D407D" w:rsidRPr="00005E6E">
        <w:t xml:space="preserve"> </w:t>
      </w:r>
      <w:r w:rsidR="00EB6C2E" w:rsidRPr="00005E6E">
        <w:t xml:space="preserve">is given </w:t>
      </w:r>
      <w:proofErr w:type="gramStart"/>
      <w:r w:rsidR="00EB6C2E" w:rsidRPr="00005E6E">
        <w:t>by</w:t>
      </w:r>
      <w:proofErr w:type="gramEnd"/>
      <w:r w:rsidR="00EB6C2E" w:rsidRPr="00005E6E">
        <w:t xml:space="preserve"> </w:t>
      </w:r>
    </w:p>
    <w:p w14:paraId="1CF28048" w14:textId="77777777" w:rsidR="00B912C3" w:rsidRPr="00005E6E" w:rsidRDefault="00B912C3" w:rsidP="000F3486">
      <w:pPr>
        <w:rPr>
          <w:color w:val="FF000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A23A83" w:rsidRPr="00005E6E" w14:paraId="0BF3D96D" w14:textId="77777777" w:rsidTr="00C85FE9">
        <w:trPr>
          <w:jc w:val="center"/>
        </w:trPr>
        <w:tc>
          <w:tcPr>
            <w:tcW w:w="4353" w:type="pct"/>
            <w:vAlign w:val="center"/>
          </w:tcPr>
          <w:p w14:paraId="6204DB38" w14:textId="3B3748A7" w:rsidR="00D21AA1" w:rsidRPr="00005E6E" w:rsidRDefault="00F25EB8" w:rsidP="000F3486">
            <w:pPr>
              <w:ind w:left="360"/>
              <w:jc w:val="center"/>
              <w:rPr>
                <w:i/>
              </w:rPr>
            </w:pPr>
            <m:oMathPara>
              <m:oMath>
                <m:r>
                  <m:rPr>
                    <m:scr m:val="script"/>
                    <m:sty m:val="p"/>
                  </m:rPr>
                  <w:rPr>
                    <w:rFonts w:ascii="Cambria Math" w:hAnsi="Cambria Math"/>
                  </w:rPr>
                  <m:t>L(</m:t>
                </m:r>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m:t>
                        </m:r>
                        <m:r>
                          <m:rPr>
                            <m:sty m:val="p"/>
                          </m:rPr>
                          <w:rPr>
                            <w:rFonts w:ascii="Cambria Math" w:hAnsi="Cambria Math"/>
                          </w:rPr>
                          <m:t>log⁡</m:t>
                        </m:r>
                        <m:d>
                          <m:dPr>
                            <m:ctrlPr>
                              <w:rPr>
                                <w:rFonts w:ascii="Cambria Math" w:hAnsi="Cambria Math"/>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unc>
                                  <m:funcPr>
                                    <m:ctrlPr>
                                      <w:rPr>
                                        <w:rFonts w:ascii="Cambria Math" w:hAnsi="Cambria Math"/>
                                        <w:i/>
                                      </w:rPr>
                                    </m:ctrlPr>
                                  </m:funcPr>
                                  <m:fName>
                                    <m: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m:rPr>
                                                <m:sty m:val="b"/>
                                              </m:rP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k</m:t>
                                            </m:r>
                                          </m:sub>
                                        </m:sSub>
                                      </m:e>
                                    </m:d>
                                  </m:e>
                                </m:func>
                              </m:e>
                            </m:nary>
                          </m:e>
                        </m:d>
                      </m:e>
                    </m:d>
                  </m:e>
                </m:nary>
                <m:r>
                  <w:rPr>
                    <w:rFonts w:ascii="Cambria Math" w:hAnsi="Cambria Math"/>
                  </w:rPr>
                  <m:t>.</m:t>
                </m:r>
              </m:oMath>
            </m:oMathPara>
          </w:p>
        </w:tc>
        <w:tc>
          <w:tcPr>
            <w:tcW w:w="647" w:type="pct"/>
            <w:vAlign w:val="center"/>
          </w:tcPr>
          <w:p w14:paraId="6F5ADD97" w14:textId="0D6EBB33" w:rsidR="00D21AA1" w:rsidRPr="00005E6E" w:rsidRDefault="00D21AA1" w:rsidP="000F3486">
            <w:pPr>
              <w:jc w:val="center"/>
            </w:pPr>
            <w:r w:rsidRPr="00005E6E">
              <w:t>(</w:t>
            </w:r>
            <w:r w:rsidR="00CB0299" w:rsidRPr="00005E6E">
              <w:t>7</w:t>
            </w:r>
            <w:r w:rsidRPr="00005E6E">
              <w:t>)</w:t>
            </w:r>
            <w:r w:rsidR="00571E27" w:rsidRPr="00005E6E">
              <w:t>.</w:t>
            </w:r>
          </w:p>
        </w:tc>
      </w:tr>
    </w:tbl>
    <w:p w14:paraId="43C04537" w14:textId="77777777" w:rsidR="00B912C3" w:rsidRPr="00005E6E" w:rsidRDefault="00B912C3" w:rsidP="000F3486"/>
    <w:p w14:paraId="223EADCA" w14:textId="20C77F8B" w:rsidR="00375592" w:rsidRPr="00005E6E" w:rsidRDefault="00C91C07" w:rsidP="000F3486">
      <w:proofErr w:type="spellStart"/>
      <w:r w:rsidRPr="00005E6E">
        <w:t>Krishnapuram</w:t>
      </w:r>
      <w:proofErr w:type="spellEnd"/>
      <w:r w:rsidRPr="00005E6E">
        <w:t xml:space="preserve"> et al. </w:t>
      </w:r>
      <w:r w:rsidRPr="00005E6E">
        <w:fldChar w:fldCharType="begin" w:fldLock="1"/>
      </w:r>
      <w:r w:rsidR="007603A3" w:rsidRPr="00005E6E">
        <w:instrText>ADDIN CSL_CITATION {"citationItems":[{"id":"ITEM-1","itemData":{"DOI":"10.1109/TPAMI.2005.127","ISSN":"0162-8828","author":[{"dropping-particle":"","family":"Krishnapuram","given":"B.","non-dropping-particle":"","parse-names":false,"suffix":""},{"dropping-particle":"","family":"Carin","given":"L.","non-dropping-particle":"","parse-names":false,"suffix":""},{"dropping-particle":"","family":"Figueiredo","given":"M.A.T.","non-dropping-particle":"","parse-names":false,"suffix":""},{"dropping-particle":"","family":"Hartemink","given":"A.J.","non-dropping-particle":"","parse-names":false,"suffix":""}],"container-title":"IEEE Transactions on Pattern Analysis and Machine Intelligence","id":"ITEM-1","issue":"6","issued":{"date-parts":[["2005","6"]]},"page":"957-968","title":"Sparse multinomial logistic regression: fast algorithms and generalization bounds","type":"article-journal","volume":"27"},"suppress-author":1,"uris":["http://www.mendeley.com/documents/?uuid=f0197fb1-f06b-49c7-83ec-6cf855fd750d"]}],"mendeley":{"formattedCitation":"(2005)","plainTextFormattedCitation":"(2005)","previouslyFormattedCitation":"(2005)"},"properties":{"noteIndex":0},"schema":"https://github.com/citation-style-language/schema/raw/master/csl-citation.json"}</w:instrText>
      </w:r>
      <w:r w:rsidRPr="00005E6E">
        <w:fldChar w:fldCharType="separate"/>
      </w:r>
      <w:r w:rsidRPr="00005E6E">
        <w:t>(2005)</w:t>
      </w:r>
      <w:r w:rsidRPr="00005E6E">
        <w:fldChar w:fldCharType="end"/>
      </w:r>
      <w:r w:rsidR="00375592" w:rsidRPr="00005E6E">
        <w:t xml:space="preserve"> applied the</w:t>
      </w:r>
      <w:r w:rsidR="00407321" w:rsidRPr="00005E6E">
        <w:t xml:space="preserve"> </w:t>
      </w:r>
      <m:oMath>
        <m:r>
          <m:rPr>
            <m:scr m:val="script"/>
          </m:rPr>
          <w:rPr>
            <w:rFonts w:ascii="Cambria Math" w:hAnsi="Cambria Math"/>
          </w:rPr>
          <m:t>l</m:t>
        </m:r>
      </m:oMath>
      <w:r w:rsidR="00407321" w:rsidRPr="00005E6E">
        <w:t>1 norm into the log-likelihood function</w:t>
      </w:r>
      <w:r w:rsidR="00375592" w:rsidRPr="00005E6E">
        <w:t xml:space="preserve"> by replacing the residual sum of squares </w:t>
      </w:r>
      <w:r w:rsidR="00046214" w:rsidRPr="00005E6E">
        <w:t xml:space="preserve">with </w:t>
      </w:r>
      <w:r w:rsidR="00375592" w:rsidRPr="00005E6E">
        <w:t>the corresponding negative log-likelihood function</w:t>
      </w:r>
      <w:r w:rsidR="00AA5BC6" w:rsidRPr="00005E6E">
        <w:t xml:space="preserve"> </w:t>
      </w:r>
      <m:oMath>
        <m:r>
          <m:rPr>
            <m:scr m:val="script"/>
            <m:sty m:val="p"/>
          </m:rPr>
          <w:rPr>
            <w:rFonts w:ascii="Cambria Math" w:hAnsi="Cambria Math"/>
          </w:rPr>
          <m:t>-L</m:t>
        </m:r>
      </m:oMath>
      <w:r w:rsidR="00375592" w:rsidRPr="00005E6E">
        <w:t xml:space="preserve">. </w:t>
      </w:r>
      <w:r w:rsidR="00A167A8" w:rsidRPr="00005E6E">
        <w:t xml:space="preserve">For </w:t>
      </w:r>
      <w:r w:rsidR="00046214" w:rsidRPr="00005E6E">
        <w:t xml:space="preserve">the </w:t>
      </w:r>
      <w:r w:rsidR="00A167A8" w:rsidRPr="00005E6E">
        <w:t xml:space="preserve">multinomial </w:t>
      </w:r>
      <w:r w:rsidR="009E0350" w:rsidRPr="00005E6E">
        <w:t>LASSO</w:t>
      </w:r>
      <w:r w:rsidR="00EB04A4" w:rsidRPr="00005E6E">
        <w:t xml:space="preserve"> logistic</w:t>
      </w:r>
      <w:r w:rsidR="009E0350" w:rsidRPr="00005E6E">
        <w:t xml:space="preserve"> </w:t>
      </w:r>
      <w:r w:rsidR="00A167A8" w:rsidRPr="00005E6E">
        <w:t>regression model</w:t>
      </w:r>
      <w:r w:rsidR="00EB04A4" w:rsidRPr="00005E6E">
        <w:t xml:space="preserve"> (hereafter MLR LASSO)</w:t>
      </w:r>
      <w:r w:rsidR="00A167A8" w:rsidRPr="00005E6E">
        <w:t xml:space="preserve">, </w:t>
      </w:r>
      <w:r w:rsidR="007603A3" w:rsidRPr="00005E6E">
        <w:t xml:space="preserve">Hossain et al. </w:t>
      </w:r>
      <w:r w:rsidR="007603A3" w:rsidRPr="00005E6E">
        <w:fldChar w:fldCharType="begin" w:fldLock="1"/>
      </w:r>
      <w:r w:rsidR="00AC69DD"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suppress-author":1,"uris":["http://www.mendeley.com/documents/?uuid=15a76235-540a-42ba-9d07-07da83157665"]}],"mendeley":{"formattedCitation":"(2014)","plainTextFormattedCitation":"(2014)","previouslyFormattedCitation":"(2014)"},"properties":{"noteIndex":0},"schema":"https://github.com/citation-style-language/schema/raw/master/csl-citation.json"}</w:instrText>
      </w:r>
      <w:r w:rsidR="007603A3" w:rsidRPr="00005E6E">
        <w:fldChar w:fldCharType="separate"/>
      </w:r>
      <w:r w:rsidR="007603A3" w:rsidRPr="00005E6E">
        <w:t>(2014)</w:t>
      </w:r>
      <w:r w:rsidR="007603A3" w:rsidRPr="00005E6E">
        <w:fldChar w:fldCharType="end"/>
      </w:r>
      <w:r w:rsidR="002D06E9" w:rsidRPr="00005E6E">
        <w:t xml:space="preserve"> </w:t>
      </w:r>
      <w:r w:rsidR="00500611" w:rsidRPr="00005E6E">
        <w:t>summarised</w:t>
      </w:r>
      <w:r w:rsidR="002D06E9" w:rsidRPr="00005E6E">
        <w:t xml:space="preserve"> t</w:t>
      </w:r>
      <w:r w:rsidR="00375592" w:rsidRPr="00005E6E">
        <w:t>he penali</w:t>
      </w:r>
      <w:r w:rsidR="00AC69DD" w:rsidRPr="00005E6E">
        <w:t>s</w:t>
      </w:r>
      <w:r w:rsidR="00375592" w:rsidRPr="00005E6E">
        <w:t>ed likelihood function</w:t>
      </w:r>
      <w:r w:rsidR="002D06E9" w:rsidRPr="00005E6E">
        <w:t xml:space="preserve"> </w:t>
      </w:r>
      <w:r w:rsidR="006D5169" w:rsidRPr="00005E6E">
        <w:t>can be expressed as</w:t>
      </w:r>
      <w:r w:rsidR="00BC1D8E" w:rsidRPr="00005E6E">
        <w:t xml:space="preserve"> Equation (8):</w:t>
      </w:r>
    </w:p>
    <w:p w14:paraId="2074BFA7" w14:textId="77777777" w:rsidR="00B912C3" w:rsidRPr="00005E6E" w:rsidRDefault="00B912C3" w:rsidP="000F3486"/>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8"/>
        <w:gridCol w:w="1168"/>
      </w:tblGrid>
      <w:tr w:rsidR="009F0343" w:rsidRPr="00005E6E" w14:paraId="3E530215" w14:textId="77777777" w:rsidTr="00C85FE9">
        <w:trPr>
          <w:jc w:val="center"/>
        </w:trPr>
        <w:tc>
          <w:tcPr>
            <w:tcW w:w="4353" w:type="pct"/>
            <w:vAlign w:val="center"/>
          </w:tcPr>
          <w:p w14:paraId="62EC976B" w14:textId="4AA85E96" w:rsidR="009F0343" w:rsidRPr="00005E6E" w:rsidRDefault="00000000" w:rsidP="000F3486">
            <w:pPr>
              <w:ind w:left="360"/>
              <w:jc w:val="center"/>
              <w:rPr>
                <w:i/>
              </w:rPr>
            </w:pPr>
            <m:oMathPara>
              <m:oMath>
                <m:sSup>
                  <m:sSupPr>
                    <m:ctrlPr>
                      <w:rPr>
                        <w:rFonts w:ascii="Cambria Math" w:hAnsi="Cambria Math"/>
                        <w:i/>
                      </w:rPr>
                    </m:ctrlPr>
                  </m:sSupPr>
                  <m:e>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λ</m:t>
                            </m:r>
                          </m:sub>
                        </m:sSub>
                      </m:e>
                    </m:acc>
                  </m:e>
                  <m:sup>
                    <m:r>
                      <w:rPr>
                        <w:rFonts w:ascii="Cambria Math" w:hAnsi="Cambria Math"/>
                      </w:rPr>
                      <m:t>LASSO</m:t>
                    </m:r>
                  </m:sup>
                </m:sSup>
                <m:r>
                  <w:rPr>
                    <w:rFonts w:ascii="Cambria Math" w:hAnsi="Cambria Math"/>
                  </w:rPr>
                  <m:t>=</m:t>
                </m:r>
                <m:sSub>
                  <m:sSubPr>
                    <m:ctrlPr>
                      <w:rPr>
                        <w:rFonts w:ascii="Cambria Math" w:hAnsi="Cambria Math"/>
                      </w:rPr>
                    </m:ctrlPr>
                  </m:sSubPr>
                  <m:e>
                    <m:r>
                      <m:rPr>
                        <m:sty m:val="p"/>
                      </m:rPr>
                      <w:rPr>
                        <w:rFonts w:ascii="Cambria Math" w:hAnsi="Cambria Math"/>
                      </w:rPr>
                      <m:t>arg min</m:t>
                    </m:r>
                  </m:e>
                  <m:sub>
                    <m:r>
                      <w:rPr>
                        <w:rFonts w:ascii="Cambria Math" w:hAnsi="Cambria Math"/>
                      </w:rPr>
                      <m:t>β</m:t>
                    </m:r>
                  </m:sub>
                </m:sSub>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m:rPr>
                        <m:scr m:val="script"/>
                        <m:sty m:val="p"/>
                      </m:rPr>
                      <w:rPr>
                        <w:rFonts w:ascii="Cambria Math" w:hAnsi="Cambria Math"/>
                      </w:rPr>
                      <m:t>-L(</m:t>
                    </m:r>
                    <m:r>
                      <w:rPr>
                        <w:rFonts w:ascii="Cambria Math" w:hAnsi="Cambria Math"/>
                      </w:rPr>
                      <m:t>K</m:t>
                    </m:r>
                    <m:r>
                      <m:rPr>
                        <m:sty m:val="p"/>
                      </m:rPr>
                      <w:rPr>
                        <w:rFonts w:ascii="Cambria Math" w:hAnsi="Cambria Math"/>
                      </w:rPr>
                      <m:t xml:space="preserve">)+ </m:t>
                    </m:r>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sub>
                            <m:r>
                              <w:rPr>
                                <w:rFonts w:ascii="Cambria Math" w:hAnsi="Cambria Math"/>
                              </w:rPr>
                              <m:t>1</m:t>
                            </m:r>
                          </m:sub>
                        </m:sSub>
                      </m:e>
                    </m:nary>
                  </m:e>
                </m:d>
                <m:r>
                  <w:rPr>
                    <w:rFonts w:ascii="Cambria Math" w:hAnsi="Cambria Math"/>
                  </w:rPr>
                  <m:t>,</m:t>
                </m:r>
              </m:oMath>
            </m:oMathPara>
          </w:p>
        </w:tc>
        <w:tc>
          <w:tcPr>
            <w:tcW w:w="647" w:type="pct"/>
            <w:vAlign w:val="center"/>
          </w:tcPr>
          <w:p w14:paraId="2979BCF6" w14:textId="0FFCED34" w:rsidR="009F0343" w:rsidRPr="00005E6E" w:rsidRDefault="009F0343" w:rsidP="000F3486">
            <w:pPr>
              <w:jc w:val="center"/>
            </w:pPr>
            <w:r w:rsidRPr="00005E6E">
              <w:t>(</w:t>
            </w:r>
            <w:r w:rsidR="00CB0299" w:rsidRPr="00005E6E">
              <w:t>8</w:t>
            </w:r>
            <w:r w:rsidRPr="00005E6E">
              <w:t>)</w:t>
            </w:r>
            <w:r w:rsidR="00571E27" w:rsidRPr="00005E6E">
              <w:t>.</w:t>
            </w:r>
          </w:p>
        </w:tc>
      </w:tr>
    </w:tbl>
    <w:p w14:paraId="52BDA802" w14:textId="77777777" w:rsidR="00B912C3" w:rsidRPr="00005E6E" w:rsidRDefault="00B912C3" w:rsidP="000F3486"/>
    <w:p w14:paraId="74EF3858" w14:textId="7C4A8AD9" w:rsidR="00F802CD" w:rsidRPr="00005E6E" w:rsidRDefault="006B164D" w:rsidP="000F3486">
      <w:r w:rsidRPr="00005E6E">
        <w:t xml:space="preserve">Finally, </w:t>
      </w:r>
      <w:r w:rsidR="00046214" w:rsidRPr="00005E6E">
        <w:t xml:space="preserve">the </w:t>
      </w:r>
      <w:r w:rsidR="00EB04A4" w:rsidRPr="00005E6E">
        <w:t>MLR LASSO</w:t>
      </w:r>
      <w:r w:rsidR="00046214" w:rsidRPr="00005E6E">
        <w:t xml:space="preserve"> can</w:t>
      </w:r>
      <w:r w:rsidR="00CE7EC9" w:rsidRPr="00005E6E">
        <w:t xml:space="preserve"> shrink a</w:t>
      </w:r>
      <w:r w:rsidR="00AC69DD" w:rsidRPr="00005E6E">
        <w:t xml:space="preserve">nd </w:t>
      </w:r>
      <w:r w:rsidR="00CE7EC9" w:rsidRPr="00005E6E">
        <w:t>delete</w:t>
      </w:r>
      <w:r w:rsidR="00AC69DD" w:rsidRPr="00005E6E">
        <w:t xml:space="preserve"> the coefficients</w:t>
      </w:r>
      <w:r w:rsidR="00CE7EC9" w:rsidRPr="00005E6E">
        <w:t xml:space="preserve"> </w:t>
      </w:r>
      <w:r w:rsidR="00AC69DD" w:rsidRPr="00005E6E">
        <w:fldChar w:fldCharType="begin" w:fldLock="1"/>
      </w:r>
      <w:r w:rsidR="00832B03" w:rsidRPr="00005E6E">
        <w:instrText>ADDIN CSL_CITATION {"citationItems":[{"id":"ITEM-1","itemData":{"DOI":"10.1080/00949655.2012.746347","ISSN":"15635163","abstract":"In the multinomial regression model, we consider the methodology for simultaneous model selection and parameter estimation by using the shrinkage and LASSO (least absolute shrinkage and selection operation) [R. Tibshirani, Regression shrinkage and selection via the LASSO, J. R. Statist. Soc. Ser. B 58 (1996), pp. 267-288] strategies. The shrinkage estimators (SEs) provide significant improvement over their classical counterparts in the case where some of the predictors may or may not be active for the response of interest. The asymptotic properties of the SEs are developed using the notion of asymptotic distributional risk. We then compare the relative performance of the LASSO estimator with two SEs in terms of simulated relative efficiency. A simulation study shows that the shrinkage and LASSO estimators dominate the full model estimator. Further, both SEs perform better than the LASSO estimators when there are many inactive predictors in the model. A real-life data set is used to illustrate the suggested shrinkage and LASSO estimators. © 2012 © 2012 Taylor &amp; Francis.","author":[{"dropping-particle":"","family":"Hossain","given":"Shakhawat","non-dropping-particle":"","parse-names":false,"suffix":""},{"dropping-particle":"","family":"Ahmed","given":"S. Ejaz","non-dropping-particle":"","parse-names":false,"suffix":""},{"dropping-particle":"","family":"Howlader","given":"Hatem A.","non-dropping-particle":"","parse-names":false,"suffix":""}],"container-title":"Journal of Statistical Computation and Simulation","id":"ITEM-1","issue":"7","issued":{"date-parts":[["2014"]]},"page":"1412-1426","title":"Model selection and parameter estimation of a multinomial logistic regression model","type":"article-journal","volume":"84"},"uris":["http://www.mendeley.com/documents/?uuid=15a76235-540a-42ba-9d07-07da83157665"]}],"mendeley":{"formattedCitation":"(Hossain et al., 2014)","plainTextFormattedCitation":"(Hossain et al., 2014)","previouslyFormattedCitation":"(Hossain et al., 2014)"},"properties":{"noteIndex":0},"schema":"https://github.com/citation-style-language/schema/raw/master/csl-citation.json"}</w:instrText>
      </w:r>
      <w:r w:rsidR="00AC69DD" w:rsidRPr="00005E6E">
        <w:fldChar w:fldCharType="separate"/>
      </w:r>
      <w:r w:rsidR="00AC69DD" w:rsidRPr="00005E6E">
        <w:t>(Hossain et al., 2014)</w:t>
      </w:r>
      <w:r w:rsidR="00AC69DD" w:rsidRPr="00005E6E">
        <w:fldChar w:fldCharType="end"/>
      </w:r>
      <w:r w:rsidR="00D13626" w:rsidRPr="00005E6E">
        <w:t xml:space="preserve">. Another advantage of this approach is </w:t>
      </w:r>
      <w:r w:rsidR="001D3E82" w:rsidRPr="00005E6E">
        <w:t>ranking model predictors</w:t>
      </w:r>
      <w:r w:rsidR="00441615" w:rsidRPr="00005E6E">
        <w:t xml:space="preserve"> based on the absolute value of </w:t>
      </w:r>
      <w:r w:rsidR="00C526C6" w:rsidRPr="00005E6E">
        <w:t xml:space="preserve">the coefficients, </w:t>
      </w:r>
      <w:r w:rsidR="00E76EFB" w:rsidRPr="00005E6E">
        <w:t xml:space="preserve">using </w:t>
      </w:r>
      <w:r w:rsidR="00046214" w:rsidRPr="00005E6E">
        <w:t xml:space="preserve">an </w:t>
      </w:r>
      <w:r w:rsidR="00AC69DD" w:rsidRPr="00005E6E">
        <w:t>embedded feature selection</w:t>
      </w:r>
      <w:r w:rsidR="00645BFB" w:rsidRPr="00005E6E">
        <w:t xml:space="preserve"> process</w:t>
      </w:r>
      <w:r w:rsidR="00AC69DD" w:rsidRPr="00005E6E">
        <w:t xml:space="preserve"> </w:t>
      </w:r>
      <w:r w:rsidR="00AC69DD" w:rsidRPr="00005E6E">
        <w:fldChar w:fldCharType="begin" w:fldLock="1"/>
      </w:r>
      <w:r w:rsidR="00AC69DD" w:rsidRPr="00005E6E">
        <w:instrText>ADDIN CSL_CITATION {"citationItems":[{"id":"ITEM-1","itemData":{"DOI":"10.1016/j.jtrangeo.2017.12.003","ISSN":"09666923","abstract":"Understanding urban mobility patterns and their connections with different area characteristics is a traditional topic in urban studies, considering its importance for the planning and management of urban facilities, transportation systems, and services. Data recordings about trips using different means of transportation, such as a subway, bus, and taxi have been collected because of the development of IT technologies; such development has motivated various research related to uncovering detailed urban mobility patterns and factors that affect mobility. However, many works usually focus only on a specific means of transportation and fail to present different aspects of ridership patterns for other means of transportation. In this study, subway and taxi data were analyzed simultaneously to uncover factors on human mobility depending on the means of transportation in Seoul. The present research focused on regions nearby subway stations. Data mining techniques, such as clustering and classification, were employed. Different distinct ridership patterns of subway and taxi were detected using clustering; moreover, the difference between ridership patterns and spatial distributions of clusters were examined. A two-step classification analysis was then performed to determine factors that influence ridership patterns.","author":[{"dropping-particle":"","family":"Kim","given":"Kyoungok","non-dropping-particle":"","parse-names":false,"suffix":""}],"container-title":"Journal of Transport Geography","id":"ITEM-1","issue":"March 2017","issued":{"date-parts":[["2018","1"]]},"page":"213-223","title":"Exploring the difference between ridership patterns of subway and taxi: Case study in Seoul","type":"article-journal","volume":"66"},"uris":["http://www.mendeley.com/documents/?uuid=60f5b32e-67ce-45f5-a2be-3198cd16ab56"]}],"mendeley":{"formattedCitation":"(K. Kim, 2018)","plainTextFormattedCitation":"(K. Kim, 2018)","previouslyFormattedCitation":"(K. Kim, 2018)"},"properties":{"noteIndex":0},"schema":"https://github.com/citation-style-language/schema/raw/master/csl-citation.json"}</w:instrText>
      </w:r>
      <w:r w:rsidR="00AC69DD" w:rsidRPr="00005E6E">
        <w:fldChar w:fldCharType="separate"/>
      </w:r>
      <w:r w:rsidR="00AC69DD" w:rsidRPr="00005E6E">
        <w:t>(K. Kim, 2018)</w:t>
      </w:r>
      <w:r w:rsidR="00AC69DD" w:rsidRPr="00005E6E">
        <w:fldChar w:fldCharType="end"/>
      </w:r>
      <w:r w:rsidR="00AC69DD" w:rsidRPr="00005E6E">
        <w:t xml:space="preserve">. </w:t>
      </w:r>
      <w:r w:rsidR="00F91C72" w:rsidRPr="00005E6E">
        <w:t xml:space="preserve">It </w:t>
      </w:r>
      <w:r w:rsidR="005A402A" w:rsidRPr="00005E6E">
        <w:t>confirms the</w:t>
      </w:r>
      <w:r w:rsidR="00C526C6" w:rsidRPr="00005E6E">
        <w:t xml:space="preserve"> </w:t>
      </w:r>
      <w:r w:rsidR="005A402A" w:rsidRPr="00005E6E">
        <w:t>difference in</w:t>
      </w:r>
      <w:r w:rsidR="00A333DB" w:rsidRPr="00005E6E">
        <w:t xml:space="preserve"> </w:t>
      </w:r>
      <w:r w:rsidR="00C526C6" w:rsidRPr="00005E6E">
        <w:t>predictor importance</w:t>
      </w:r>
      <w:r w:rsidR="004C125C" w:rsidRPr="00005E6E">
        <w:t xml:space="preserve"> between d</w:t>
      </w:r>
      <w:r w:rsidR="00F677B0" w:rsidRPr="00005E6E">
        <w:t>istinct clusters</w:t>
      </w:r>
      <w:r w:rsidR="00A771BA" w:rsidRPr="00005E6E">
        <w:t xml:space="preserve"> of time-series data</w:t>
      </w:r>
      <w:r w:rsidR="00F677B0" w:rsidRPr="00005E6E">
        <w:t>.</w:t>
      </w:r>
      <w:r w:rsidR="00A771BA" w:rsidRPr="00005E6E">
        <w:t xml:space="preserve"> </w:t>
      </w:r>
      <w:r w:rsidR="005C54C7" w:rsidRPr="00005E6E">
        <w:t>T</w:t>
      </w:r>
      <w:r w:rsidR="00301B6D" w:rsidRPr="00005E6E">
        <w:t>he</w:t>
      </w:r>
      <w:r w:rsidR="005C54C7" w:rsidRPr="00005E6E">
        <w:t xml:space="preserve"> </w:t>
      </w:r>
      <w:r w:rsidR="002D3992" w:rsidRPr="00005E6E">
        <w:t xml:space="preserve">MLR LASSO </w:t>
      </w:r>
      <w:r w:rsidR="00301B6D" w:rsidRPr="00005E6E">
        <w:t>is constructed t</w:t>
      </w:r>
      <w:r w:rsidR="00B02DD8" w:rsidRPr="00005E6E">
        <w:t xml:space="preserve">o </w:t>
      </w:r>
      <w:r w:rsidR="00CC64AC" w:rsidRPr="00005E6E">
        <w:t>exhibit</w:t>
      </w:r>
      <w:r w:rsidR="00B02DD8" w:rsidRPr="00005E6E">
        <w:t xml:space="preserve"> the significant factors </w:t>
      </w:r>
      <w:r w:rsidR="002D3992" w:rsidRPr="00005E6E">
        <w:t xml:space="preserve">between </w:t>
      </w:r>
      <w:r w:rsidR="00CC64AC" w:rsidRPr="00005E6E">
        <w:t xml:space="preserve">clusters </w:t>
      </w:r>
      <w:r w:rsidR="00B02DD8" w:rsidRPr="00005E6E">
        <w:t xml:space="preserve">using </w:t>
      </w:r>
      <w:proofErr w:type="spellStart"/>
      <w:r w:rsidR="001C69D8" w:rsidRPr="00005E6E">
        <w:rPr>
          <w:i/>
          <w:iCs/>
        </w:rPr>
        <w:t>glmnet</w:t>
      </w:r>
      <w:proofErr w:type="spellEnd"/>
      <w:r w:rsidR="001C69D8" w:rsidRPr="00005E6E">
        <w:t xml:space="preserve"> package for R </w:t>
      </w:r>
      <w:r w:rsidR="001C69D8" w:rsidRPr="00005E6E">
        <w:fldChar w:fldCharType="begin" w:fldLock="1"/>
      </w:r>
      <w:r w:rsidR="0048201C" w:rsidRPr="00005E6E">
        <w:instrText>ADDIN CSL_CITATION {"citationItems":[{"id":"ITEM-1","itemData":{"DOI":"10.1016/j.expneurol.2008.01.011","ISBN":"0387329072","ISSN":"1548-7660","PMID":"20808728","abstract":"We develop fast algorithms for estimation of generalized linear models with convex penalties. The models include linear regression, two-class logistic regression, and multinomial regression problems while the penalties include ℓ(1) (the lasso), ℓ(2) (ridge regression) and mixtures of the two (the elastic net). The algorithms use cyclical coordinate descent, computed along a regularization path. The methods can handle large problems and can also deal efficiently with sparse features. In comparative timings we find that the new algorithms are considerably faster than competing methods.","author":[{"dropping-particle":"","family":"Friedman","given":"Jerome","non-dropping-particle":"","parse-names":false,"suffix":""},{"dropping-particle":"","family":"Hastie","given":"Trevor","non-dropping-particle":"","parse-names":false,"suffix":""},{"dropping-particle":"","family":"Tibshirani","given":"Rob","non-dropping-particle":"","parse-names":false,"suffix":""}],"container-title":"Journal of statistical software","id":"ITEM-1","issue":"1","issued":{"date-parts":[["2010","5","26"]]},"page":"1-22","title":"Regularization Paths for Generalized Linear Models via Coordinate Descent","type":"article-journal","volume":"33"},"uris":["http://www.mendeley.com/documents/?uuid=2eb04310-14f5-4a02-8bdd-6e104bf678f4"]}],"mendeley":{"formattedCitation":"(Friedman et al., 2010)","plainTextFormattedCitation":"(Friedman et al., 2010)","previouslyFormattedCitation":"(Friedman et al., 2010)"},"properties":{"noteIndex":0},"schema":"https://github.com/citation-style-language/schema/raw/master/csl-citation.json"}</w:instrText>
      </w:r>
      <w:r w:rsidR="001C69D8" w:rsidRPr="00005E6E">
        <w:fldChar w:fldCharType="separate"/>
      </w:r>
      <w:r w:rsidR="001C69D8" w:rsidRPr="00005E6E">
        <w:t>(Friedman et al., 2010)</w:t>
      </w:r>
      <w:r w:rsidR="001C69D8" w:rsidRPr="00005E6E">
        <w:fldChar w:fldCharType="end"/>
      </w:r>
      <w:r w:rsidR="001C69D8" w:rsidRPr="00005E6E">
        <w:t>.</w:t>
      </w:r>
      <w:r w:rsidR="001F5A7E" w:rsidRPr="00005E6E">
        <w:t xml:space="preserve"> </w:t>
      </w:r>
    </w:p>
    <w:p w14:paraId="5D2298C3" w14:textId="7C1BD989" w:rsidR="00CC3E3A" w:rsidRPr="00005E6E" w:rsidRDefault="00CC3E3A" w:rsidP="000F3486"/>
    <w:p w14:paraId="537568CF" w14:textId="77777777" w:rsidR="00A342F8" w:rsidRPr="00005E6E" w:rsidRDefault="00A342F8" w:rsidP="000F3486">
      <w:pPr>
        <w:spacing w:after="240"/>
      </w:pPr>
    </w:p>
    <w:p w14:paraId="3C3DC1B2" w14:textId="00EFFDAF" w:rsidR="00E15888" w:rsidRPr="00005E6E" w:rsidRDefault="003E03BE" w:rsidP="000F3486">
      <w:pPr>
        <w:pStyle w:val="Heading1"/>
      </w:pPr>
      <w:bookmarkStart w:id="509" w:name="_Ref81342988"/>
      <w:r w:rsidRPr="00005E6E">
        <w:t>Results</w:t>
      </w:r>
      <w:bookmarkEnd w:id="509"/>
    </w:p>
    <w:p w14:paraId="4CBAD428" w14:textId="77777777" w:rsidR="008B7BF7" w:rsidRPr="00005E6E" w:rsidRDefault="008B7BF7" w:rsidP="000F3486"/>
    <w:p w14:paraId="1CEDC77C" w14:textId="6CBA86EC" w:rsidR="00D60AD3" w:rsidRPr="00005E6E" w:rsidRDefault="006E2E4C" w:rsidP="000F3486">
      <w:pPr>
        <w:pStyle w:val="Heading2"/>
      </w:pPr>
      <w:del w:id="510" w:author="Won Do Lee" w:date="2023-01-19T23:12:00Z">
        <w:r w:rsidRPr="00005E6E" w:rsidDel="00C025AD">
          <w:delText>Change in m</w:delText>
        </w:r>
      </w:del>
      <w:ins w:id="511" w:author="Won Do Lee" w:date="2023-01-19T23:12:00Z">
        <w:r w:rsidR="00C025AD" w:rsidRPr="00005E6E">
          <w:t>M</w:t>
        </w:r>
      </w:ins>
      <w:r w:rsidRPr="00005E6E">
        <w:t xml:space="preserve">obility </w:t>
      </w:r>
      <w:del w:id="512" w:author="Won Do Lee" w:date="2023-01-17T21:41:00Z">
        <w:r w:rsidRPr="00005E6E" w:rsidDel="003A4303">
          <w:delText xml:space="preserve">levels </w:delText>
        </w:r>
      </w:del>
      <w:del w:id="513" w:author="Won Do Lee" w:date="2023-01-19T23:11:00Z">
        <w:r w:rsidRPr="00005E6E" w:rsidDel="00C025AD">
          <w:delText>over tim</w:delText>
        </w:r>
      </w:del>
      <w:ins w:id="514" w:author="Won Do Lee" w:date="2023-01-19T23:11:00Z">
        <w:r w:rsidR="00C025AD" w:rsidRPr="00005E6E">
          <w:t>in pandemic times</w:t>
        </w:r>
      </w:ins>
      <w:ins w:id="515" w:author="Won Do Lee" w:date="2023-01-19T23:13:00Z">
        <w:r w:rsidR="00C025AD" w:rsidRPr="00005E6E">
          <w:t xml:space="preserve"> acr</w:t>
        </w:r>
      </w:ins>
      <w:ins w:id="516" w:author="Won Do Lee" w:date="2023-01-19T23:14:00Z">
        <w:r w:rsidR="00C025AD" w:rsidRPr="00005E6E">
          <w:t>oss England</w:t>
        </w:r>
      </w:ins>
      <w:del w:id="517" w:author="Won Do Lee" w:date="2023-01-19T23:11:00Z">
        <w:r w:rsidRPr="00005E6E" w:rsidDel="00C025AD">
          <w:delText>e</w:delText>
        </w:r>
        <w:r w:rsidR="00AC2E95" w:rsidRPr="00005E6E" w:rsidDel="00C025AD">
          <w:delText xml:space="preserve"> in England</w:delText>
        </w:r>
      </w:del>
    </w:p>
    <w:p w14:paraId="57C982B3" w14:textId="6CD02206" w:rsidR="000D670A" w:rsidRPr="00005E6E" w:rsidRDefault="00803523" w:rsidP="000F3486">
      <w:pPr>
        <w:spacing w:after="240"/>
      </w:pPr>
      <w:r w:rsidRPr="00005E6E">
        <w:t>P</w:t>
      </w:r>
      <w:r w:rsidR="00EC4850" w:rsidRPr="00005E6E">
        <w:t>eople’s mobility ha</w:t>
      </w:r>
      <w:r w:rsidR="00504FB3" w:rsidRPr="00005E6E">
        <w:t>s</w:t>
      </w:r>
      <w:r w:rsidR="00EC4850" w:rsidRPr="00005E6E">
        <w:t xml:space="preserve"> </w:t>
      </w:r>
      <w:r w:rsidR="0041148C" w:rsidRPr="00005E6E">
        <w:t xml:space="preserve">been </w:t>
      </w:r>
      <w:r w:rsidR="006D570E" w:rsidRPr="00005E6E">
        <w:t xml:space="preserve">inherently </w:t>
      </w:r>
      <w:r w:rsidR="00EC4850" w:rsidRPr="00005E6E">
        <w:t xml:space="preserve">affected </w:t>
      </w:r>
      <w:r w:rsidR="00421EE9" w:rsidRPr="00005E6E">
        <w:t xml:space="preserve">by </w:t>
      </w:r>
      <w:r w:rsidR="0041148C" w:rsidRPr="00005E6E">
        <w:t xml:space="preserve">the </w:t>
      </w:r>
      <w:r w:rsidR="00032282" w:rsidRPr="00005E6E">
        <w:t xml:space="preserve">government’s </w:t>
      </w:r>
      <w:r w:rsidR="00421EE9" w:rsidRPr="00005E6E">
        <w:t xml:space="preserve">emergency </w:t>
      </w:r>
      <w:r w:rsidR="00032282" w:rsidRPr="00005E6E">
        <w:t xml:space="preserve">response </w:t>
      </w:r>
      <w:r w:rsidR="0026224F" w:rsidRPr="00005E6E">
        <w:t xml:space="preserve">in the absence of </w:t>
      </w:r>
      <w:r w:rsidR="00147873" w:rsidRPr="00005E6E">
        <w:t>a vaccine or efficient antiviral medication</w:t>
      </w:r>
      <w:r w:rsidR="00421EE9" w:rsidRPr="00005E6E">
        <w:t xml:space="preserve"> </w:t>
      </w:r>
      <w:r w:rsidR="00D109F4" w:rsidRPr="00005E6E">
        <w:t>in</w:t>
      </w:r>
      <w:r w:rsidR="0005520B" w:rsidRPr="00005E6E">
        <w:t xml:space="preserve"> </w:t>
      </w:r>
      <w:r w:rsidR="00421EE9" w:rsidRPr="00005E6E">
        <w:t>the early stage of the pandemic</w:t>
      </w:r>
      <w:r w:rsidR="00F2574A" w:rsidRPr="00005E6E">
        <w:t xml:space="preserve"> </w:t>
      </w:r>
      <w:r w:rsidR="00F2574A" w:rsidRPr="00005E6E">
        <w:fldChar w:fldCharType="begin" w:fldLock="1"/>
      </w:r>
      <w:r w:rsidR="001021C7"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interventions","type":"article-journal","volume":"4"},"uris":["http://www.mendeley.com/documents/?uuid=442b8385-1b71-472c-9f49-34d2b59abb7c"]}],"mendeley":{"formattedCitation":"(Haug et al., 2020)","plainTextFormattedCitation":"(Haug et al., 2020)","previouslyFormattedCitation":"(Haug et al., 2020)"},"properties":{"noteIndex":0},"schema":"https://github.com/citation-style-language/schema/raw/master/csl-citation.json"}</w:instrText>
      </w:r>
      <w:r w:rsidR="00F2574A" w:rsidRPr="00005E6E">
        <w:fldChar w:fldCharType="separate"/>
      </w:r>
      <w:r w:rsidR="00F2574A" w:rsidRPr="00005E6E">
        <w:t>(Haug et al., 2020)</w:t>
      </w:r>
      <w:r w:rsidR="00F2574A" w:rsidRPr="00005E6E">
        <w:fldChar w:fldCharType="end"/>
      </w:r>
      <w:r w:rsidR="00EC4850" w:rsidRPr="00005E6E">
        <w:t xml:space="preserve">. </w:t>
      </w:r>
      <w:r w:rsidR="00E44E7A" w:rsidRPr="00005E6E">
        <w:t xml:space="preserve">Mobility </w:t>
      </w:r>
      <w:del w:id="518" w:author="Won Do Lee" w:date="2023-01-17T21:43:00Z">
        <w:r w:rsidR="00E44E7A" w:rsidRPr="00005E6E" w:rsidDel="003A4303">
          <w:delText>levels</w:delText>
        </w:r>
        <w:r w:rsidR="00707EFE" w:rsidRPr="00005E6E" w:rsidDel="003A4303">
          <w:delText xml:space="preserve"> in</w:delText>
        </w:r>
      </w:del>
      <w:ins w:id="519" w:author="Won Do Lee" w:date="2023-01-17T21:43:00Z">
        <w:r w:rsidR="003A4303" w:rsidRPr="00005E6E">
          <w:t>in pandemic times across</w:t>
        </w:r>
      </w:ins>
      <w:r w:rsidR="00707EFE" w:rsidRPr="00005E6E">
        <w:t xml:space="preserve"> England, </w:t>
      </w:r>
      <w:r w:rsidR="00F94F1B" w:rsidRPr="00005E6E">
        <w:t xml:space="preserve">i.e., the </w:t>
      </w:r>
      <w:r w:rsidR="00333761" w:rsidRPr="00005E6E">
        <w:t xml:space="preserve">average </w:t>
      </w:r>
      <w:r w:rsidR="00504FB3" w:rsidRPr="00005E6E">
        <w:t xml:space="preserve">daily median radius of gyration, </w:t>
      </w:r>
      <w:del w:id="520" w:author="Won Do Lee" w:date="2023-01-17T22:26:00Z">
        <w:r w:rsidR="00504FB3" w:rsidRPr="00005E6E" w:rsidDel="00A93152">
          <w:delText>have</w:delText>
        </w:r>
        <w:r w:rsidR="00333761" w:rsidRPr="00005E6E" w:rsidDel="00A93152">
          <w:delText xml:space="preserve"> </w:delText>
        </w:r>
      </w:del>
      <w:ins w:id="521" w:author="Won Do Lee" w:date="2023-01-17T22:26:00Z">
        <w:r w:rsidR="00A93152" w:rsidRPr="00005E6E">
          <w:t xml:space="preserve">has </w:t>
        </w:r>
      </w:ins>
      <w:r w:rsidR="008D7A01" w:rsidRPr="00005E6E">
        <w:t>declined</w:t>
      </w:r>
      <w:r w:rsidR="00333761" w:rsidRPr="00005E6E">
        <w:t xml:space="preserve"> </w:t>
      </w:r>
      <w:r w:rsidR="007241F8" w:rsidRPr="00005E6E">
        <w:t xml:space="preserve">substantially </w:t>
      </w:r>
      <w:del w:id="522" w:author="Won Do Lee" w:date="2023-01-19T23:14:00Z">
        <w:r w:rsidR="00BA13F6" w:rsidRPr="00005E6E" w:rsidDel="00C025AD">
          <w:delText>over time</w:delText>
        </w:r>
        <w:r w:rsidR="008D7A01" w:rsidRPr="00005E6E" w:rsidDel="00C025AD">
          <w:delText xml:space="preserve"> </w:delText>
        </w:r>
      </w:del>
      <w:r w:rsidR="008D7A01" w:rsidRPr="00005E6E">
        <w:t xml:space="preserve">(see </w:t>
      </w:r>
      <w:r w:rsidR="008D7A01" w:rsidRPr="00005E6E">
        <w:fldChar w:fldCharType="begin"/>
      </w:r>
      <w:r w:rsidR="008D7A01" w:rsidRPr="00005E6E">
        <w:instrText xml:space="preserve"> REF _Ref80970016 \h </w:instrText>
      </w:r>
      <w:r w:rsidR="00B82758" w:rsidRPr="00005E6E">
        <w:instrText xml:space="preserve"> \* MERGEFORMAT </w:instrText>
      </w:r>
      <w:r w:rsidR="008D7A01" w:rsidRPr="00005E6E">
        <w:fldChar w:fldCharType="separate"/>
      </w:r>
      <w:r w:rsidR="00547E5C" w:rsidRPr="00005E6E">
        <w:t xml:space="preserve">Figure </w:t>
      </w:r>
      <w:r w:rsidR="00547E5C">
        <w:t>1</w:t>
      </w:r>
      <w:r w:rsidR="008D7A01" w:rsidRPr="00005E6E">
        <w:fldChar w:fldCharType="end"/>
      </w:r>
      <w:r w:rsidR="008D7A01" w:rsidRPr="00005E6E">
        <w:t>)</w:t>
      </w:r>
      <w:r w:rsidR="00333761" w:rsidRPr="00005E6E">
        <w:t xml:space="preserve">. In early </w:t>
      </w:r>
      <w:r w:rsidR="00530CDA" w:rsidRPr="00005E6E">
        <w:t>March 2020,</w:t>
      </w:r>
      <w:r w:rsidR="00BA13F6" w:rsidRPr="00005E6E">
        <w:t xml:space="preserve"> </w:t>
      </w:r>
      <w:ins w:id="523" w:author="Won Do Lee" w:date="2023-01-17T21:44:00Z">
        <w:r w:rsidR="003A4303" w:rsidRPr="00005E6E">
          <w:t xml:space="preserve">the average level of </w:t>
        </w:r>
      </w:ins>
      <w:r w:rsidR="00872D15" w:rsidRPr="00005E6E">
        <w:t xml:space="preserve">mobility </w:t>
      </w:r>
      <w:del w:id="524" w:author="Won Do Lee" w:date="2023-01-17T21:44:00Z">
        <w:r w:rsidR="00872D15" w:rsidRPr="00005E6E" w:rsidDel="003A4303">
          <w:delText xml:space="preserve">levels </w:delText>
        </w:r>
        <w:r w:rsidR="00F73A76" w:rsidRPr="00005E6E" w:rsidDel="003A4303">
          <w:delText xml:space="preserve">had </w:delText>
        </w:r>
      </w:del>
      <w:r w:rsidR="00530CDA" w:rsidRPr="00005E6E">
        <w:t>dropped</w:t>
      </w:r>
      <w:r w:rsidR="00872D15" w:rsidRPr="00005E6E">
        <w:t xml:space="preserve"> significantly </w:t>
      </w:r>
      <w:r w:rsidR="00333761" w:rsidRPr="00005E6E">
        <w:t xml:space="preserve">by about 50% </w:t>
      </w:r>
      <w:r w:rsidR="006E6F7D" w:rsidRPr="00005E6E">
        <w:t xml:space="preserve">before the pandemic </w:t>
      </w:r>
      <w:r w:rsidR="00333761" w:rsidRPr="00005E6E">
        <w:t>(</w:t>
      </w:r>
      <w:r w:rsidR="00BA13F6" w:rsidRPr="00005E6E">
        <w:t xml:space="preserve">see </w:t>
      </w:r>
      <w:r w:rsidR="00C915CC" w:rsidRPr="00005E6E">
        <w:fldChar w:fldCharType="begin"/>
      </w:r>
      <w:r w:rsidR="00C915CC" w:rsidRPr="00005E6E">
        <w:instrText xml:space="preserve"> REF _Ref81133981 \h </w:instrText>
      </w:r>
      <w:r w:rsidR="00B82758" w:rsidRPr="00005E6E">
        <w:instrText xml:space="preserve"> \* MERGEFORMAT </w:instrText>
      </w:r>
      <w:r w:rsidR="00C915CC" w:rsidRPr="00005E6E">
        <w:fldChar w:fldCharType="separate"/>
      </w:r>
      <w:r w:rsidR="00547E5C" w:rsidRPr="00005E6E">
        <w:t xml:space="preserve">Figure </w:t>
      </w:r>
      <w:r w:rsidR="00547E5C">
        <w:t>3</w:t>
      </w:r>
      <w:r w:rsidR="00C915CC" w:rsidRPr="00005E6E">
        <w:fldChar w:fldCharType="end"/>
      </w:r>
      <w:r w:rsidR="00333761" w:rsidRPr="00005E6E">
        <w:t>).</w:t>
      </w:r>
      <w:r w:rsidR="00530CDA" w:rsidRPr="00005E6E">
        <w:t xml:space="preserve"> </w:t>
      </w:r>
      <w:r w:rsidR="000D670A" w:rsidRPr="00005E6E">
        <w:t xml:space="preserve">This finding corresponds with Lee et al. </w:t>
      </w:r>
      <w:r w:rsidR="000D670A" w:rsidRPr="00005E6E">
        <w:fldChar w:fldCharType="begin" w:fldLock="1"/>
      </w:r>
      <w:r w:rsidR="000D670A"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suppress-author":1,"uris":["http://www.mendeley.com/documents/?uuid=ddec5fb3-f665-4874-becc-7fd487be00d2"]}],"mendeley":{"formattedCitation":"(2021)","plainTextFormattedCitation":"(2021)","previouslyFormattedCitation":"(2021)"},"properties":{"noteIndex":0},"schema":"https://github.com/citation-style-language/schema/raw/master/csl-citation.json"}</w:instrText>
      </w:r>
      <w:r w:rsidR="000D670A" w:rsidRPr="00005E6E">
        <w:fldChar w:fldCharType="separate"/>
      </w:r>
      <w:r w:rsidR="000D670A" w:rsidRPr="00005E6E">
        <w:t>(2021)</w:t>
      </w:r>
      <w:r w:rsidR="000D670A" w:rsidRPr="00005E6E">
        <w:fldChar w:fldCharType="end"/>
      </w:r>
      <w:del w:id="525" w:author="Won Do Lee" w:date="2023-01-17T22:26:00Z">
        <w:r w:rsidR="000D670A" w:rsidRPr="00005E6E" w:rsidDel="00A93152">
          <w:delText>, and it</w:delText>
        </w:r>
      </w:del>
      <w:ins w:id="526" w:author="Won Do Lee" w:date="2023-01-17T22:26:00Z">
        <w:r w:rsidR="00A93152" w:rsidRPr="00005E6E">
          <w:t xml:space="preserve"> and</w:t>
        </w:r>
      </w:ins>
      <w:r w:rsidR="000D670A" w:rsidRPr="00005E6E">
        <w:t xml:space="preserve"> is also broadly comparable with </w:t>
      </w:r>
      <w:r w:rsidR="00660715" w:rsidRPr="00005E6E">
        <w:t>other studies</w:t>
      </w:r>
      <w:r w:rsidR="00EE77C4" w:rsidRPr="00EE77C4">
        <w:rPr>
          <w:rFonts w:hint="eastAsia"/>
        </w:rPr>
        <w:t>.</w:t>
      </w:r>
    </w:p>
    <w:p w14:paraId="1F14DCD7" w14:textId="32EDCC7C" w:rsidR="00067CBC" w:rsidRPr="00005E6E" w:rsidRDefault="004E4054" w:rsidP="000F3486">
      <w:pPr>
        <w:spacing w:after="240"/>
      </w:pPr>
      <w:r w:rsidRPr="00005E6E">
        <w:t xml:space="preserve">Further mobility reductions </w:t>
      </w:r>
      <w:r w:rsidR="00C91C86" w:rsidRPr="00005E6E">
        <w:t xml:space="preserve">were </w:t>
      </w:r>
      <w:r w:rsidR="000348A7" w:rsidRPr="00005E6E">
        <w:t>indicated</w:t>
      </w:r>
      <w:r w:rsidR="00AD62C0" w:rsidRPr="00005E6E">
        <w:t xml:space="preserve"> </w:t>
      </w:r>
      <w:r w:rsidR="00787926" w:rsidRPr="00005E6E">
        <w:t xml:space="preserve">when </w:t>
      </w:r>
      <w:r w:rsidR="004E7C17" w:rsidRPr="00005E6E">
        <w:t>England entered the first nationwide lockdown</w:t>
      </w:r>
      <w:r w:rsidR="00AD62C0" w:rsidRPr="00005E6E">
        <w:t xml:space="preserve">. </w:t>
      </w:r>
      <w:r w:rsidR="00504FB3" w:rsidRPr="00005E6E">
        <w:t>T</w:t>
      </w:r>
      <w:r w:rsidR="00E50418" w:rsidRPr="00005E6E">
        <w:t>he</w:t>
      </w:r>
      <w:r w:rsidR="004E7C17" w:rsidRPr="00005E6E">
        <w:t xml:space="preserve"> </w:t>
      </w:r>
      <w:r w:rsidR="00DB19F8" w:rsidRPr="00005E6E">
        <w:t xml:space="preserve">UK government </w:t>
      </w:r>
      <w:del w:id="527" w:author="Won Do Lee" w:date="2023-01-17T22:27:00Z">
        <w:r w:rsidR="00DB19F8" w:rsidRPr="00005E6E" w:rsidDel="00A93152">
          <w:delText xml:space="preserve">was </w:delText>
        </w:r>
      </w:del>
      <w:r w:rsidR="004E7C17" w:rsidRPr="00005E6E">
        <w:t xml:space="preserve">encouraged </w:t>
      </w:r>
      <w:r w:rsidR="00DB19F8" w:rsidRPr="00005E6E">
        <w:t>people to start working from home</w:t>
      </w:r>
      <w:r w:rsidR="00FC4E5D" w:rsidRPr="00005E6E">
        <w:t xml:space="preserve">, </w:t>
      </w:r>
      <w:r w:rsidR="00DB19F8" w:rsidRPr="00005E6E">
        <w:t>and ban</w:t>
      </w:r>
      <w:ins w:id="528" w:author="Won Do Lee" w:date="2023-01-17T22:27:00Z">
        <w:r w:rsidR="00A93152" w:rsidRPr="00005E6E">
          <w:t>ned</w:t>
        </w:r>
      </w:ins>
      <w:r w:rsidR="00DB19F8" w:rsidRPr="00005E6E">
        <w:t xml:space="preserve"> the mass </w:t>
      </w:r>
      <w:r w:rsidR="00DB19F8" w:rsidRPr="00005E6E">
        <w:lastRenderedPageBreak/>
        <w:t>gatherings and all unnecessary social contact</w:t>
      </w:r>
      <w:del w:id="529" w:author="Won Do Lee" w:date="2023-01-17T22:27:00Z">
        <w:r w:rsidR="00DB19F8" w:rsidRPr="00005E6E" w:rsidDel="00A93152">
          <w:delText>s</w:delText>
        </w:r>
      </w:del>
      <w:r w:rsidR="00CF511E" w:rsidRPr="00005E6E">
        <w:t xml:space="preserve"> </w:t>
      </w:r>
      <w:r w:rsidR="00CF511E" w:rsidRPr="00005E6E">
        <w:fldChar w:fldCharType="begin" w:fldLock="1"/>
      </w:r>
      <w:r w:rsidR="00E934A8" w:rsidRPr="00005E6E">
        <w:instrText>ADDIN CSL_CITATION {"citationItems":[{"id":"ITEM-1","itemData":{"URL":"https://www.gov.uk/government/publications/covid-19-guidance-on-social-distancing-and-for-vulnerable-people/guidance-on-social-distancing-for-everyone-in-the-uk-and-protecting-older-people-and-vulnerable-adults","accessed":{"date-parts":[["2020","3","30"]]},"author":[{"dropping-particle":"","family":"Public Health England","given":"","non-dropping-particle":"","parse-names":false,"suffix":""}],"id":"ITEM-1","issued":{"date-parts":[["2020"]]},"title":"Guidance on social distancing for everyone in the UK","type":"webpage"},"uris":["http://www.mendeley.com/documents/?uuid=2645eafd-1107-4a7d-af22-6cde5beb36b0"]}],"mendeley":{"formattedCitation":"(Public Health England, 2020)","plainTextFormattedCitation":"(Public Health England, 2020)","previouslyFormattedCitation":"(Public Health England, 2020)"},"properties":{"noteIndex":0},"schema":"https://github.com/citation-style-language/schema/raw/master/csl-citation.json"}</w:instrText>
      </w:r>
      <w:r w:rsidR="00CF511E" w:rsidRPr="00005E6E">
        <w:fldChar w:fldCharType="separate"/>
      </w:r>
      <w:r w:rsidR="00CF511E" w:rsidRPr="00005E6E">
        <w:t>(Public Health England, 2020)</w:t>
      </w:r>
      <w:r w:rsidR="00CF511E" w:rsidRPr="00005E6E">
        <w:fldChar w:fldCharType="end"/>
      </w:r>
      <w:r w:rsidR="0083313B" w:rsidRPr="00005E6E">
        <w:t xml:space="preserve"> since </w:t>
      </w:r>
      <w:r w:rsidR="00E50418" w:rsidRPr="00005E6E">
        <w:t>the mid of March</w:t>
      </w:r>
      <w:r w:rsidR="00DB19F8" w:rsidRPr="00005E6E">
        <w:t>.</w:t>
      </w:r>
      <w:r w:rsidR="00CF511E" w:rsidRPr="00005E6E">
        <w:t xml:space="preserve"> </w:t>
      </w:r>
      <w:r w:rsidR="004C0211" w:rsidRPr="00005E6E">
        <w:t xml:space="preserve">Whilst </w:t>
      </w:r>
      <w:r w:rsidR="00EE2590" w:rsidRPr="00005E6E">
        <w:t>the lockdown has imposed in England</w:t>
      </w:r>
      <w:r w:rsidR="004C0211" w:rsidRPr="00005E6E">
        <w:t xml:space="preserve"> on 23 March 2020</w:t>
      </w:r>
      <w:r w:rsidR="00EE2590" w:rsidRPr="00005E6E">
        <w:t xml:space="preserve">, </w:t>
      </w:r>
      <w:r w:rsidR="00083BD4" w:rsidRPr="00005E6E">
        <w:t>mobility levels</w:t>
      </w:r>
      <w:r w:rsidR="00EE2590" w:rsidRPr="00005E6E">
        <w:t xml:space="preserve"> in England have </w:t>
      </w:r>
      <w:ins w:id="530" w:author="Won Do Lee" w:date="2023-01-17T22:27:00Z">
        <w:r w:rsidR="00A93152" w:rsidRPr="00005E6E">
          <w:t xml:space="preserve">been </w:t>
        </w:r>
      </w:ins>
      <w:r w:rsidR="00EE2590" w:rsidRPr="00005E6E">
        <w:t>su</w:t>
      </w:r>
      <w:r w:rsidR="00AD62C0" w:rsidRPr="00005E6E">
        <w:t>p</w:t>
      </w:r>
      <w:r w:rsidR="00EE2590" w:rsidRPr="00005E6E">
        <w:t xml:space="preserve">pressed </w:t>
      </w:r>
      <w:r w:rsidR="0087490E" w:rsidRPr="00005E6E">
        <w:t>more</w:t>
      </w:r>
      <w:r w:rsidR="00083BD4" w:rsidRPr="00005E6E">
        <w:t xml:space="preserve">, </w:t>
      </w:r>
      <w:r w:rsidR="003C33B4" w:rsidRPr="00005E6E">
        <w:t xml:space="preserve">represented by </w:t>
      </w:r>
      <w:r w:rsidR="00EE2590" w:rsidRPr="00005E6E">
        <w:t>less than 1km radial distance</w:t>
      </w:r>
      <w:r w:rsidR="00997C9A" w:rsidRPr="00005E6E">
        <w:t xml:space="preserve"> </w:t>
      </w:r>
      <w:r w:rsidR="0083313B" w:rsidRPr="00005E6E">
        <w:t>per day</w:t>
      </w:r>
      <w:r w:rsidR="0023441C" w:rsidRPr="00005E6E">
        <w:t>.</w:t>
      </w:r>
      <w:r w:rsidR="00C9134F" w:rsidRPr="00005E6E">
        <w:t xml:space="preserve"> </w:t>
      </w:r>
      <w:r w:rsidR="008D4741" w:rsidRPr="00005E6E">
        <w:t xml:space="preserve">However, </w:t>
      </w:r>
      <w:del w:id="531" w:author="Won Do Lee" w:date="2023-01-17T22:27:00Z">
        <w:r w:rsidR="00DA6923" w:rsidRPr="00005E6E" w:rsidDel="00A93152">
          <w:delText xml:space="preserve">after the lockdown, </w:delText>
        </w:r>
        <w:r w:rsidR="0038572A" w:rsidRPr="00005E6E" w:rsidDel="00A93152">
          <w:delText xml:space="preserve">mobility </w:delText>
        </w:r>
        <w:r w:rsidR="008D4741" w:rsidRPr="00005E6E" w:rsidDel="00A93152">
          <w:delText xml:space="preserve">levels </w:delText>
        </w:r>
        <w:r w:rsidR="0038572A" w:rsidRPr="00005E6E" w:rsidDel="00A93152">
          <w:delText>gradually returned towards normal</w:delText>
        </w:r>
        <w:r w:rsidR="001D4669" w:rsidRPr="00005E6E" w:rsidDel="00A93152">
          <w:delText xml:space="preserve"> </w:delText>
        </w:r>
        <w:r w:rsidR="00112A20" w:rsidRPr="00005E6E" w:rsidDel="00A93152">
          <w:delText>over</w:delText>
        </w:r>
        <w:r w:rsidR="00083BD4" w:rsidRPr="00005E6E" w:rsidDel="00A93152">
          <w:delText xml:space="preserve"> </w:delText>
        </w:r>
        <w:r w:rsidR="009F25A1" w:rsidRPr="00005E6E" w:rsidDel="00A93152">
          <w:delText>time</w:delText>
        </w:r>
      </w:del>
      <w:ins w:id="532" w:author="Won Do Lee" w:date="2023-01-17T22:27:00Z">
        <w:r w:rsidR="00A93152" w:rsidRPr="00005E6E">
          <w:t xml:space="preserve">mobility levels gradually </w:t>
        </w:r>
      </w:ins>
      <w:ins w:id="533" w:author="Won Do Lee" w:date="2023-01-17T22:30:00Z">
        <w:r w:rsidR="00A93152" w:rsidRPr="00005E6E">
          <w:t>return</w:t>
        </w:r>
      </w:ins>
      <w:ins w:id="534" w:author="Won Do Lee" w:date="2023-01-17T22:29:00Z">
        <w:r w:rsidR="00A93152" w:rsidRPr="00005E6E">
          <w:t xml:space="preserve"> to normal</w:t>
        </w:r>
      </w:ins>
      <w:ins w:id="535" w:author="Won Do Lee" w:date="2023-01-17T22:30:00Z">
        <w:r w:rsidR="00A93152" w:rsidRPr="00005E6E">
          <w:t>,</w:t>
        </w:r>
      </w:ins>
      <w:ins w:id="536" w:author="Won Do Lee" w:date="2023-01-17T22:29:00Z">
        <w:r w:rsidR="00A93152" w:rsidRPr="00005E6E">
          <w:t xml:space="preserve"> changing as restrictions ease</w:t>
        </w:r>
      </w:ins>
      <w:r w:rsidR="009F25A1" w:rsidRPr="00005E6E">
        <w:t xml:space="preserve">. </w:t>
      </w:r>
      <w:r w:rsidR="000D3C2A" w:rsidRPr="00005E6E">
        <w:t xml:space="preserve">In </w:t>
      </w:r>
      <w:r w:rsidR="00DA6923" w:rsidRPr="00005E6E">
        <w:t>other words</w:t>
      </w:r>
      <w:r w:rsidR="009F25A1" w:rsidRPr="00005E6E">
        <w:t xml:space="preserve">, </w:t>
      </w:r>
      <w:r w:rsidR="005C3938" w:rsidRPr="00005E6E">
        <w:t xml:space="preserve">lockdown lifting </w:t>
      </w:r>
      <w:del w:id="537" w:author="Won Do Lee" w:date="2023-01-17T22:31:00Z">
        <w:r w:rsidR="00FC2C57" w:rsidRPr="00005E6E" w:rsidDel="00A93152">
          <w:delText xml:space="preserve">has </w:delText>
        </w:r>
      </w:del>
      <w:ins w:id="538" w:author="Won Do Lee" w:date="2023-01-17T22:31:00Z">
        <w:r w:rsidR="00A93152" w:rsidRPr="00005E6E">
          <w:t>ha</w:t>
        </w:r>
      </w:ins>
      <w:ins w:id="539" w:author="Won Do Lee" w:date="2023-01-17T22:32:00Z">
        <w:r w:rsidR="00A93152" w:rsidRPr="00005E6E">
          <w:t>s</w:t>
        </w:r>
      </w:ins>
      <w:ins w:id="540" w:author="Won Do Lee" w:date="2023-01-17T22:31:00Z">
        <w:r w:rsidR="00A93152" w:rsidRPr="00005E6E">
          <w:t xml:space="preserve"> changed people’s mobility</w:t>
        </w:r>
      </w:ins>
      <w:del w:id="541" w:author="Won Do Lee" w:date="2023-01-17T22:30:00Z">
        <w:r w:rsidR="00FC2C57" w:rsidRPr="00005E6E" w:rsidDel="00A93152">
          <w:delText xml:space="preserve">certainly </w:delText>
        </w:r>
      </w:del>
      <w:del w:id="542" w:author="Won Do Lee" w:date="2023-01-17T22:31:00Z">
        <w:r w:rsidR="00FC2C57" w:rsidRPr="00005E6E" w:rsidDel="00A93152">
          <w:delText>b</w:delText>
        </w:r>
        <w:r w:rsidR="00A1020B" w:rsidRPr="00005E6E" w:rsidDel="00A93152">
          <w:delText>ounce</w:delText>
        </w:r>
        <w:r w:rsidR="00A84558" w:rsidRPr="00005E6E" w:rsidDel="00A93152">
          <w:delText>d</w:delText>
        </w:r>
        <w:r w:rsidR="00A1020B" w:rsidRPr="00005E6E" w:rsidDel="00A93152">
          <w:delText xml:space="preserve"> back </w:delText>
        </w:r>
        <w:r w:rsidR="00EA153F" w:rsidRPr="00005E6E" w:rsidDel="00A93152">
          <w:delText>people’s mobility</w:delText>
        </w:r>
        <w:r w:rsidR="00EC7795" w:rsidRPr="00005E6E" w:rsidDel="00A93152">
          <w:delText xml:space="preserve"> </w:delText>
        </w:r>
      </w:del>
      <w:del w:id="543" w:author="Won Do Lee" w:date="2023-01-17T22:30:00Z">
        <w:r w:rsidR="002F31D1" w:rsidRPr="00005E6E" w:rsidDel="00A93152">
          <w:delText xml:space="preserve">in the </w:delText>
        </w:r>
      </w:del>
      <w:del w:id="544" w:author="Won Do Lee" w:date="2023-01-17T22:31:00Z">
        <w:r w:rsidR="002F31D1" w:rsidRPr="00005E6E" w:rsidDel="00A93152">
          <w:delText>post-lockdown period</w:delText>
        </w:r>
      </w:del>
      <w:r w:rsidR="00661E3D" w:rsidRPr="00005E6E">
        <w:t xml:space="preserve">. </w:t>
      </w:r>
    </w:p>
    <w:p w14:paraId="716B060B" w14:textId="01DA6946" w:rsidR="003E14FC" w:rsidRPr="00005E6E" w:rsidRDefault="004B7B96" w:rsidP="000F3486">
      <w:r w:rsidRPr="00005E6E">
        <w:t xml:space="preserve">It </w:t>
      </w:r>
      <w:r w:rsidR="00174D83" w:rsidRPr="00005E6E">
        <w:t>confirms</w:t>
      </w:r>
      <w:r w:rsidRPr="00005E6E">
        <w:t xml:space="preserve"> </w:t>
      </w:r>
      <w:r w:rsidR="00C25C81" w:rsidRPr="00005E6E">
        <w:t xml:space="preserve">that </w:t>
      </w:r>
      <w:r w:rsidRPr="00005E6E">
        <w:t>m</w:t>
      </w:r>
      <w:r w:rsidR="00235B5E" w:rsidRPr="00005E6E">
        <w:t xml:space="preserve">obile phone data </w:t>
      </w:r>
      <w:r w:rsidR="00842F9C" w:rsidRPr="00005E6E">
        <w:t xml:space="preserve">will </w:t>
      </w:r>
      <w:r w:rsidR="00C25C81" w:rsidRPr="00005E6E">
        <w:t xml:space="preserve">help </w:t>
      </w:r>
      <w:del w:id="545" w:author="Won Do Lee" w:date="2023-01-17T22:32:00Z">
        <w:r w:rsidR="00C25C81" w:rsidRPr="00005E6E" w:rsidDel="00A93152">
          <w:delText>to assess</w:delText>
        </w:r>
        <w:r w:rsidR="00417CE0" w:rsidRPr="00005E6E" w:rsidDel="00A93152">
          <w:delText xml:space="preserve"> </w:delText>
        </w:r>
        <w:r w:rsidR="00896FCF" w:rsidRPr="00005E6E" w:rsidDel="00A93152">
          <w:delText xml:space="preserve">the </w:delText>
        </w:r>
        <w:r w:rsidR="00417CE0" w:rsidRPr="00005E6E" w:rsidDel="00A93152">
          <w:delText>efficacy of implemented policies through the monitoring of</w:delText>
        </w:r>
      </w:del>
      <w:ins w:id="546" w:author="Won Do Lee" w:date="2023-01-17T22:32:00Z">
        <w:r w:rsidR="00A93152" w:rsidRPr="00005E6E">
          <w:t xml:space="preserve">assess the </w:t>
        </w:r>
      </w:ins>
      <w:ins w:id="547" w:author="Won Do Lee" w:date="2023-01-19T23:16:00Z">
        <w:r w:rsidR="00C025AD" w:rsidRPr="00005E6E">
          <w:t xml:space="preserve">effectiveness </w:t>
        </w:r>
      </w:ins>
      <w:ins w:id="548" w:author="Won Do Lee" w:date="2023-01-17T22:32:00Z">
        <w:r w:rsidR="00A93152" w:rsidRPr="00005E6E">
          <w:t xml:space="preserve">of implemented policies </w:t>
        </w:r>
      </w:ins>
      <w:ins w:id="549" w:author="Won Do Lee" w:date="2023-01-17T22:33:00Z">
        <w:r w:rsidR="00A93152" w:rsidRPr="00005E6E">
          <w:t xml:space="preserve">in </w:t>
        </w:r>
      </w:ins>
      <w:ins w:id="550" w:author="Won Do Lee" w:date="2023-01-17T22:32:00Z">
        <w:r w:rsidR="00A93152" w:rsidRPr="00005E6E">
          <w:t>monitoring</w:t>
        </w:r>
      </w:ins>
      <w:r w:rsidR="00417CE0" w:rsidRPr="00005E6E">
        <w:t xml:space="preserve"> </w:t>
      </w:r>
      <w:r w:rsidR="007A3391" w:rsidRPr="00005E6E">
        <w:t xml:space="preserve">mobility </w:t>
      </w:r>
      <w:r w:rsidR="00254233" w:rsidRPr="00005E6E">
        <w:fldChar w:fldCharType="begin" w:fldLock="1"/>
      </w:r>
      <w:r w:rsidR="00140450" w:rsidRPr="00005E6E">
        <w:instrText>ADDIN CSL_CITATION {"citationItems":[{"id":"ITEM-1","itemData":{"DOI":"10.1126/sciadv.abc0764","ISSN":"2375-2548","author":[{"dropping-particle":"","family":"Oliver","given":"Nuria","non-dropping-particle":"","parse-names":false,"suffix":""},{"dropping-particle":"","family":"Lepri","given":"Bruno","non-dropping-particle":"","parse-names":false,"suffix":""},{"dropping-particle":"","family":"Sterly","given":"Harald","non-dropping-particle":"","parse-names":false,"suffix":""},{"dropping-particle":"","family":"Lambiotte","given":"Renaud","non-dropping-particle":"","parse-names":false,"suffix":""},{"dropping-particle":"","family":"Deletaille","given":"Sébastien","non-dropping-particle":"","parse-names":false,"suffix":""},{"dropping-particle":"","family":"Nadai","given":"Marco","non-dropping-particle":"De","parse-names":false,"suffix":""},{"dropping-particle":"","family":"Letouzé","given":"Emmanuel","non-dropping-particle":"","parse-names":false,"suffix":""},{"dropping-particle":"","family":"Salah","given":"Albert Ali","non-dropping-particle":"","parse-names":false,"suffix":""},{"dropping-particle":"","family":"Benjamins","given":"Richard","non-dropping-particle":"","parse-names":false,"suffix":""},{"dropping-particle":"","family":"Cattuto","given":"Ciro","non-dropping-particle":"","parse-names":false,"suffix":""},{"dropping-particle":"","family":"Colizza","given":"Vittoria","non-dropping-particle":"","parse-names":false,"suffix":""},{"dropping-particle":"","family":"Cordes","given":"Nicolas","non-dropping-particle":"de","parse-names":false,"suffix":""},{"dropping-particle":"","family":"Fraiberger","given":"Samuel P.","non-dropping-particle":"","parse-names":false,"suffix":""},{"dropping-particle":"","family":"Koebe","given":"Till","non-dropping-particle":"","parse-names":false,"suffix":""},{"dropping-particle":"","family":"Lehmann","given":"Sune","non-dropping-particle":"","parse-names":false,"suffix":""},{"dropping-particle":"","family":"Murillo","given":"Juan","non-dropping-particle":"","parse-names":false,"suffix":""},{"dropping-particle":"","family":"Pentland","given":"Alex","non-dropping-particle":"","parse-names":false,"suffix":""},{"dropping-particle":"","family":"Pham","given":"Phuong N","non-dropping-particle":"","parse-names":false,"suffix":""},{"dropping-particle":"","family":"Pivetta","given":"Frédéric","non-dropping-particle":"","parse-names":false,"suffix":""},{"dropping-particle":"","family":"Saramäki","given":"Jari","non-dropping-particle":"","parse-names":false,"suffix":""},{"dropping-particle":"V.","family":"Scarpino","given":"Samuel","non-dropping-particle":"","parse-names":false,"suffix":""},{"dropping-particle":"","family":"Tizzoni","given":"Michele","non-dropping-particle":"","parse-names":false,"suffix":""},{"dropping-particle":"","family":"Verhulst","given":"Stefaan","non-dropping-particle":"","parse-names":false,"suffix":""},{"dropping-particle":"","family":"Vinck","given":"Patrick","non-dropping-particle":"","parse-names":false,"suffix":""}],"container-title":"Science Advances","id":"ITEM-1","issue":"23","issued":{"date-parts":[["2020","6","27"]]},"page":"eabc0764","title":"Mobile phone data for informing public health actions across the COVID-19 pandemic life cycle","type":"article-journal","volume":"6"},"uris":["http://www.mendeley.com/documents/?uuid=068dd6bd-5a3a-4f95-a254-8d992ada4806"]}],"mendeley":{"formattedCitation":"(Oliver et al., 2020)","plainTextFormattedCitation":"(Oliver et al., 2020)","previouslyFormattedCitation":"(Oliver et al., 2020)"},"properties":{"noteIndex":0},"schema":"https://github.com/citation-style-language/schema/raw/master/csl-citation.json"}</w:instrText>
      </w:r>
      <w:r w:rsidR="00254233" w:rsidRPr="00005E6E">
        <w:fldChar w:fldCharType="separate"/>
      </w:r>
      <w:r w:rsidR="00BA5AEE" w:rsidRPr="00005E6E">
        <w:t>(Oliver et al., 2020)</w:t>
      </w:r>
      <w:r w:rsidR="00254233" w:rsidRPr="00005E6E">
        <w:fldChar w:fldCharType="end"/>
      </w:r>
      <w:r w:rsidR="00B5034B" w:rsidRPr="00005E6E">
        <w:t xml:space="preserve">. </w:t>
      </w:r>
      <w:r w:rsidR="00A13FF5" w:rsidRPr="00005E6E">
        <w:t>At the same time, i</w:t>
      </w:r>
      <w:r w:rsidR="00254233" w:rsidRPr="00005E6E">
        <w:t xml:space="preserve">t </w:t>
      </w:r>
      <w:r w:rsidR="00B56846" w:rsidRPr="00005E6E">
        <w:t>also show</w:t>
      </w:r>
      <w:r w:rsidR="00997C9A" w:rsidRPr="00005E6E">
        <w:t>s</w:t>
      </w:r>
      <w:r w:rsidR="00E245A2" w:rsidRPr="00005E6E">
        <w:t xml:space="preserve"> </w:t>
      </w:r>
      <w:r w:rsidR="005F4DF1" w:rsidRPr="00005E6E">
        <w:t>the effects of the pandemic</w:t>
      </w:r>
      <w:r w:rsidR="008B03F1" w:rsidRPr="00005E6E">
        <w:t xml:space="preserve"> on mobility</w:t>
      </w:r>
      <w:r w:rsidR="00B91255" w:rsidRPr="00005E6E">
        <w:t>,</w:t>
      </w:r>
      <w:r w:rsidR="003F57BE" w:rsidRPr="00005E6E">
        <w:t xml:space="preserve"> </w:t>
      </w:r>
      <w:r w:rsidR="00B91255" w:rsidRPr="00005E6E">
        <w:t>not without limitations</w:t>
      </w:r>
      <w:r w:rsidR="00B5034B" w:rsidRPr="00005E6E">
        <w:t xml:space="preserve">. </w:t>
      </w:r>
      <w:r w:rsidR="006E47F9" w:rsidRPr="00005E6E">
        <w:t>No</w:t>
      </w:r>
      <w:r w:rsidR="00652197" w:rsidRPr="00005E6E">
        <w:t xml:space="preserve"> study</w:t>
      </w:r>
      <w:r w:rsidR="00733182" w:rsidRPr="00005E6E">
        <w:t xml:space="preserve"> </w:t>
      </w:r>
      <w:r w:rsidR="003E12A2" w:rsidRPr="00005E6E">
        <w:t>has</w:t>
      </w:r>
      <w:r w:rsidR="003027B8" w:rsidRPr="00005E6E">
        <w:t xml:space="preserve"> </w:t>
      </w:r>
      <w:r w:rsidR="00733182" w:rsidRPr="00005E6E">
        <w:t xml:space="preserve">yet to </w:t>
      </w:r>
      <w:r w:rsidR="00652197" w:rsidRPr="00005E6E">
        <w:t>u</w:t>
      </w:r>
      <w:r w:rsidR="001F4671" w:rsidRPr="00005E6E">
        <w:t xml:space="preserve">ncover </w:t>
      </w:r>
      <w:del w:id="551" w:author="Won Do Lee" w:date="2023-01-13T00:06:00Z">
        <w:r w:rsidR="00110D6E" w:rsidRPr="00005E6E" w:rsidDel="006A48DE">
          <w:delText xml:space="preserve">the </w:delText>
        </w:r>
      </w:del>
      <w:ins w:id="552" w:author="Won Do Lee" w:date="2023-01-13T00:05:00Z">
        <w:r w:rsidR="006A48DE" w:rsidRPr="00005E6E">
          <w:t xml:space="preserve">trajectories of </w:t>
        </w:r>
      </w:ins>
      <w:del w:id="553" w:author="Won Do Lee" w:date="2023-01-13T00:06:00Z">
        <w:r w:rsidR="006E47F9" w:rsidRPr="00005E6E" w:rsidDel="006A48DE">
          <w:delText>evolution of mobility levels</w:delText>
        </w:r>
      </w:del>
      <w:ins w:id="554" w:author="Won Do Lee" w:date="2023-01-13T00:06:00Z">
        <w:r w:rsidR="006A48DE" w:rsidRPr="00005E6E">
          <w:t xml:space="preserve">mobility </w:t>
        </w:r>
      </w:ins>
      <w:ins w:id="555" w:author="Won Do Lee" w:date="2023-01-17T22:33:00Z">
        <w:r w:rsidR="00A93152" w:rsidRPr="00005E6E">
          <w:t xml:space="preserve">that </w:t>
        </w:r>
      </w:ins>
      <w:del w:id="556" w:author="Won Do Lee" w:date="2023-01-13T00:20:00Z">
        <w:r w:rsidR="006E47F9" w:rsidRPr="00005E6E" w:rsidDel="00FC3526">
          <w:delText xml:space="preserve"> t</w:delText>
        </w:r>
        <w:r w:rsidR="00985A9A" w:rsidRPr="00005E6E" w:rsidDel="00FC3526">
          <w:delText>h</w:delText>
        </w:r>
        <w:r w:rsidR="0053421C" w:rsidRPr="00005E6E" w:rsidDel="00FC3526">
          <w:delText xml:space="preserve">at </w:delText>
        </w:r>
      </w:del>
      <w:r w:rsidR="0053421C" w:rsidRPr="00005E6E">
        <w:t xml:space="preserve">would </w:t>
      </w:r>
      <w:bookmarkStart w:id="557" w:name="OLE_LINK3"/>
      <w:r w:rsidR="00E10B0B" w:rsidRPr="00005E6E">
        <w:t>strongly depend on</w:t>
      </w:r>
      <w:r w:rsidR="004E6D07" w:rsidRPr="00005E6E">
        <w:t xml:space="preserve"> </w:t>
      </w:r>
      <w:bookmarkEnd w:id="557"/>
      <w:del w:id="558" w:author="Won Do Lee" w:date="2023-01-17T22:33:00Z">
        <w:r w:rsidR="00A73534" w:rsidRPr="00005E6E" w:rsidDel="00A93152">
          <w:delText xml:space="preserve">the </w:delText>
        </w:r>
      </w:del>
      <w:r w:rsidR="000A52A3" w:rsidRPr="00005E6E">
        <w:t xml:space="preserve">socioeconomic </w:t>
      </w:r>
      <w:del w:id="559" w:author="Won Do Lee" w:date="2023-01-19T23:20:00Z">
        <w:r w:rsidR="000A52A3" w:rsidRPr="00005E6E" w:rsidDel="001E7E1F">
          <w:delText>and demographic factors</w:delText>
        </w:r>
      </w:del>
      <w:ins w:id="560" w:author="Won Do Lee" w:date="2023-01-19T23:20:00Z">
        <w:r w:rsidR="001E7E1F" w:rsidRPr="00005E6E">
          <w:t>ch</w:t>
        </w:r>
      </w:ins>
      <w:ins w:id="561" w:author="Won Do Lee" w:date="2023-01-19T23:22:00Z">
        <w:r w:rsidR="001E7E1F" w:rsidRPr="00005E6E">
          <w:t>a</w:t>
        </w:r>
      </w:ins>
      <w:ins w:id="562" w:author="Won Do Lee" w:date="2023-01-19T23:20:00Z">
        <w:r w:rsidR="001E7E1F" w:rsidRPr="00005E6E">
          <w:t>racteristics</w:t>
        </w:r>
      </w:ins>
      <w:r w:rsidR="003E12A2" w:rsidRPr="00005E6E">
        <w:t>, which</w:t>
      </w:r>
      <w:r w:rsidR="00E10B0B" w:rsidRPr="00005E6E">
        <w:t xml:space="preserve"> </w:t>
      </w:r>
      <w:r w:rsidR="003E12A2" w:rsidRPr="00005E6E">
        <w:t xml:space="preserve">varied </w:t>
      </w:r>
      <w:r w:rsidR="008677F5" w:rsidRPr="00005E6E">
        <w:t xml:space="preserve">markedly </w:t>
      </w:r>
      <w:r w:rsidR="0053421C" w:rsidRPr="00005E6E">
        <w:t>across space</w:t>
      </w:r>
      <w:r w:rsidR="000A52A3" w:rsidRPr="00005E6E">
        <w:t>.</w:t>
      </w:r>
    </w:p>
    <w:p w14:paraId="0A1B39CD" w14:textId="77777777" w:rsidR="00B912C3" w:rsidRPr="00005E6E" w:rsidRDefault="00B912C3" w:rsidP="000F3486">
      <w:pPr>
        <w:spacing w:after="240"/>
      </w:pPr>
    </w:p>
    <w:p w14:paraId="0EB4EC01" w14:textId="47331114" w:rsidR="00FE3D1A" w:rsidRPr="00005E6E" w:rsidRDefault="00CA60E3" w:rsidP="00CA60E3">
      <w:pPr>
        <w:jc w:val="center"/>
      </w:pPr>
      <w:r>
        <w:rPr>
          <w:noProof/>
          <w:lang w:eastAsia="en-GB"/>
        </w:rPr>
        <w:drawing>
          <wp:inline distT="0" distB="0" distL="0" distR="0" wp14:anchorId="4AAF1FD2" wp14:editId="31F60BE5">
            <wp:extent cx="5724525" cy="381508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815080"/>
                    </a:xfrm>
                    <a:prstGeom prst="rect">
                      <a:avLst/>
                    </a:prstGeom>
                    <a:noFill/>
                    <a:ln>
                      <a:noFill/>
                    </a:ln>
                  </pic:spPr>
                </pic:pic>
              </a:graphicData>
            </a:graphic>
          </wp:inline>
        </w:drawing>
      </w:r>
    </w:p>
    <w:p w14:paraId="27552753" w14:textId="1D080E07" w:rsidR="00027C49" w:rsidRPr="00005E6E" w:rsidRDefault="00FE3D1A" w:rsidP="000F3486">
      <w:pPr>
        <w:pStyle w:val="Caption"/>
      </w:pPr>
      <w:bookmarkStart w:id="563" w:name="_Ref80970016"/>
      <w:r w:rsidRPr="00005E6E">
        <w:t xml:space="preserve">Figure </w:t>
      </w:r>
      <w:fldSimple w:instr=" SEQ Figure \* ARABIC ">
        <w:r w:rsidR="00547E5C">
          <w:rPr>
            <w:noProof/>
          </w:rPr>
          <w:t>1</w:t>
        </w:r>
      </w:fldSimple>
      <w:bookmarkEnd w:id="563"/>
      <w:r w:rsidR="007D764E" w:rsidRPr="00005E6E">
        <w:t xml:space="preserve">. </w:t>
      </w:r>
      <w:ins w:id="564" w:author="Won Do Lee" w:date="2023-01-13T00:10:00Z">
        <w:r w:rsidR="006A48DE" w:rsidRPr="00005E6E">
          <w:t xml:space="preserve">Changes in </w:t>
        </w:r>
      </w:ins>
      <w:ins w:id="565" w:author="Won Do Lee" w:date="2023-01-17T21:41:00Z">
        <w:r w:rsidR="003A4303" w:rsidRPr="00005E6E">
          <w:t>(</w:t>
        </w:r>
      </w:ins>
      <w:ins w:id="566" w:author="Won Do Lee" w:date="2023-01-13T00:10:00Z">
        <w:r w:rsidR="006A48DE" w:rsidRPr="00005E6E">
          <w:t>the average levels of</w:t>
        </w:r>
      </w:ins>
      <w:ins w:id="567" w:author="Won Do Lee" w:date="2023-01-17T21:41:00Z">
        <w:r w:rsidR="003A4303" w:rsidRPr="00005E6E">
          <w:t>)</w:t>
        </w:r>
      </w:ins>
      <w:ins w:id="568" w:author="Won Do Lee" w:date="2023-01-13T00:10:00Z">
        <w:r w:rsidR="006A48DE" w:rsidRPr="00005E6E">
          <w:t xml:space="preserve"> </w:t>
        </w:r>
      </w:ins>
      <w:del w:id="569" w:author="Won Do Lee" w:date="2023-01-13T00:08:00Z">
        <w:r w:rsidR="00D03F18" w:rsidRPr="00005E6E" w:rsidDel="006A48DE">
          <w:delText>C</w:delText>
        </w:r>
        <w:r w:rsidR="00887A14" w:rsidRPr="00005E6E" w:rsidDel="006A48DE">
          <w:delText>hange</w:delText>
        </w:r>
        <w:r w:rsidR="007D764E" w:rsidRPr="00005E6E" w:rsidDel="006A48DE">
          <w:delText xml:space="preserve"> in mobility </w:delText>
        </w:r>
      </w:del>
      <w:del w:id="570" w:author="Won Do Lee" w:date="2023-01-13T00:07:00Z">
        <w:r w:rsidR="007D764E" w:rsidRPr="00005E6E" w:rsidDel="006A48DE">
          <w:delText xml:space="preserve">levels </w:delText>
        </w:r>
      </w:del>
      <w:del w:id="571" w:author="Won Do Lee" w:date="2023-01-13T00:08:00Z">
        <w:r w:rsidR="008B54EA" w:rsidRPr="00005E6E" w:rsidDel="006A48DE">
          <w:delText xml:space="preserve">over time </w:delText>
        </w:r>
        <w:r w:rsidR="007D764E" w:rsidRPr="00005E6E" w:rsidDel="006A48DE">
          <w:delText>in England.</w:delText>
        </w:r>
      </w:del>
      <w:ins w:id="572" w:author="Won Do Lee" w:date="2023-01-13T00:10:00Z">
        <w:r w:rsidR="006A48DE" w:rsidRPr="00005E6E">
          <w:t>m</w:t>
        </w:r>
      </w:ins>
      <w:ins w:id="573" w:author="Won Do Lee" w:date="2023-01-13T00:08:00Z">
        <w:r w:rsidR="006A48DE" w:rsidRPr="00005E6E">
          <w:t>obility</w:t>
        </w:r>
      </w:ins>
      <w:ins w:id="574" w:author="Won Do Lee" w:date="2023-01-13T00:10:00Z">
        <w:r w:rsidR="006A48DE" w:rsidRPr="00005E6E">
          <w:t xml:space="preserve"> across England</w:t>
        </w:r>
      </w:ins>
      <w:ins w:id="575" w:author="Won Do Lee" w:date="2023-01-13T00:08:00Z">
        <w:r w:rsidR="006A48DE" w:rsidRPr="00005E6E">
          <w:t xml:space="preserve"> in </w:t>
        </w:r>
      </w:ins>
      <w:ins w:id="576" w:author="Won Do Lee" w:date="2023-01-13T00:10:00Z">
        <w:r w:rsidR="006A48DE" w:rsidRPr="00005E6E">
          <w:t>2020</w:t>
        </w:r>
      </w:ins>
    </w:p>
    <w:p w14:paraId="7C5B8F8A" w14:textId="15B8A15B" w:rsidR="00926EB6" w:rsidRPr="00005E6E" w:rsidRDefault="00451A9F" w:rsidP="000F3486">
      <w:pPr>
        <w:rPr>
          <w:sz w:val="20"/>
          <w:szCs w:val="20"/>
        </w:rPr>
      </w:pPr>
      <w:r w:rsidRPr="00005E6E">
        <w:rPr>
          <w:sz w:val="20"/>
          <w:szCs w:val="20"/>
        </w:rPr>
        <w:t xml:space="preserve">Note: </w:t>
      </w:r>
      <w:r w:rsidR="00D119EB" w:rsidRPr="00005E6E">
        <w:rPr>
          <w:sz w:val="20"/>
          <w:szCs w:val="20"/>
        </w:rPr>
        <w:t>Using</w:t>
      </w:r>
      <w:r w:rsidR="007D764E" w:rsidRPr="00005E6E">
        <w:rPr>
          <w:sz w:val="20"/>
          <w:szCs w:val="20"/>
        </w:rPr>
        <w:t xml:space="preserve"> </w:t>
      </w:r>
      <w:r w:rsidR="004C58C9" w:rsidRPr="00005E6E">
        <w:rPr>
          <w:sz w:val="20"/>
          <w:szCs w:val="20"/>
        </w:rPr>
        <w:t xml:space="preserve">the </w:t>
      </w:r>
      <w:r w:rsidR="007D764E" w:rsidRPr="00005E6E">
        <w:rPr>
          <w:sz w:val="20"/>
          <w:szCs w:val="20"/>
        </w:rPr>
        <w:t xml:space="preserve">daily median radius of gyration (km), </w:t>
      </w:r>
      <w:ins w:id="577" w:author="Won Do Lee" w:date="2023-01-13T00:11:00Z">
        <w:r w:rsidR="006A48DE" w:rsidRPr="00005E6E">
          <w:rPr>
            <w:sz w:val="20"/>
            <w:szCs w:val="20"/>
          </w:rPr>
          <w:t xml:space="preserve">the </w:t>
        </w:r>
      </w:ins>
      <w:del w:id="578" w:author="Won Do Lee" w:date="2023-01-13T00:11:00Z">
        <w:r w:rsidR="00D119EB" w:rsidRPr="00005E6E" w:rsidDel="006A48DE">
          <w:rPr>
            <w:sz w:val="20"/>
            <w:szCs w:val="20"/>
          </w:rPr>
          <w:delText xml:space="preserve">temporal </w:delText>
        </w:r>
      </w:del>
      <w:r w:rsidR="00D119EB" w:rsidRPr="00005E6E">
        <w:rPr>
          <w:sz w:val="20"/>
          <w:szCs w:val="20"/>
        </w:rPr>
        <w:t>trend</w:t>
      </w:r>
      <w:ins w:id="579" w:author="Won Do Lee" w:date="2023-01-13T00:11:00Z">
        <w:r w:rsidR="006A48DE" w:rsidRPr="00005E6E">
          <w:rPr>
            <w:sz w:val="20"/>
            <w:szCs w:val="20"/>
          </w:rPr>
          <w:t xml:space="preserve"> </w:t>
        </w:r>
      </w:ins>
      <w:ins w:id="580" w:author="Won Do Lee" w:date="2023-01-17T22:33:00Z">
        <w:r w:rsidR="00A93152" w:rsidRPr="00005E6E">
          <w:rPr>
            <w:sz w:val="20"/>
            <w:szCs w:val="20"/>
          </w:rPr>
          <w:t>in mobility</w:t>
        </w:r>
      </w:ins>
      <w:ins w:id="581" w:author="Won Do Lee" w:date="2023-01-13T00:11:00Z">
        <w:r w:rsidR="006A48DE" w:rsidRPr="00005E6E">
          <w:rPr>
            <w:sz w:val="20"/>
            <w:szCs w:val="20"/>
          </w:rPr>
          <w:t xml:space="preserve"> over time</w:t>
        </w:r>
      </w:ins>
      <w:r w:rsidR="00D119EB" w:rsidRPr="00005E6E">
        <w:rPr>
          <w:sz w:val="20"/>
          <w:szCs w:val="20"/>
        </w:rPr>
        <w:t xml:space="preserve"> </w:t>
      </w:r>
      <w:ins w:id="582" w:author="Won Do Lee" w:date="2023-01-17T22:33:00Z">
        <w:r w:rsidR="00A93152" w:rsidRPr="00005E6E">
          <w:rPr>
            <w:sz w:val="20"/>
            <w:szCs w:val="20"/>
          </w:rPr>
          <w:t xml:space="preserve">was </w:t>
        </w:r>
      </w:ins>
      <w:r w:rsidR="007E6EAD" w:rsidRPr="00005E6E">
        <w:rPr>
          <w:sz w:val="20"/>
          <w:szCs w:val="20"/>
        </w:rPr>
        <w:t xml:space="preserve">estimated </w:t>
      </w:r>
      <w:r w:rsidR="00D119EB" w:rsidRPr="00005E6E">
        <w:rPr>
          <w:sz w:val="20"/>
          <w:szCs w:val="20"/>
        </w:rPr>
        <w:t xml:space="preserve">by using </w:t>
      </w:r>
      <w:ins w:id="583" w:author="Won Do Lee" w:date="2023-01-17T22:33:00Z">
        <w:r w:rsidR="00A93152" w:rsidRPr="00005E6E">
          <w:rPr>
            <w:sz w:val="20"/>
            <w:szCs w:val="20"/>
          </w:rPr>
          <w:t xml:space="preserve">the </w:t>
        </w:r>
      </w:ins>
      <w:r w:rsidR="007E6EAD" w:rsidRPr="00005E6E">
        <w:rPr>
          <w:sz w:val="20"/>
          <w:szCs w:val="20"/>
        </w:rPr>
        <w:t xml:space="preserve">local polynomial regression function (with span </w:t>
      </w:r>
      <w:r w:rsidR="007E6EAD" w:rsidRPr="00005E6E">
        <w:rPr>
          <w:i/>
          <w:iCs/>
          <w:sz w:val="20"/>
          <w:szCs w:val="20"/>
        </w:rPr>
        <w:t>s</w:t>
      </w:r>
      <w:r w:rsidR="007E6EAD" w:rsidRPr="00005E6E">
        <w:rPr>
          <w:sz w:val="20"/>
          <w:szCs w:val="20"/>
        </w:rPr>
        <w:t>=0.2)</w:t>
      </w:r>
      <w:r w:rsidR="00D119EB" w:rsidRPr="00005E6E">
        <w:rPr>
          <w:sz w:val="20"/>
          <w:szCs w:val="20"/>
        </w:rPr>
        <w:t xml:space="preserve">, </w:t>
      </w:r>
      <w:r w:rsidR="00537C36" w:rsidRPr="00005E6E">
        <w:rPr>
          <w:sz w:val="20"/>
          <w:szCs w:val="20"/>
        </w:rPr>
        <w:t xml:space="preserve">and </w:t>
      </w:r>
      <w:r w:rsidR="00B76A77" w:rsidRPr="00005E6E">
        <w:rPr>
          <w:sz w:val="20"/>
          <w:szCs w:val="20"/>
        </w:rPr>
        <w:t>dotted lines highlight</w:t>
      </w:r>
      <w:r w:rsidR="00A00E38" w:rsidRPr="00005E6E">
        <w:rPr>
          <w:sz w:val="20"/>
          <w:szCs w:val="20"/>
        </w:rPr>
        <w:t>ed</w:t>
      </w:r>
      <w:r w:rsidR="00B76A77" w:rsidRPr="00005E6E">
        <w:rPr>
          <w:sz w:val="20"/>
          <w:szCs w:val="20"/>
        </w:rPr>
        <w:t xml:space="preserve"> the important days; black – baseline (3 March 2020), and red </w:t>
      </w:r>
      <w:r w:rsidR="00FB3E5B" w:rsidRPr="00005E6E">
        <w:rPr>
          <w:sz w:val="20"/>
          <w:szCs w:val="20"/>
        </w:rPr>
        <w:t>–</w:t>
      </w:r>
      <w:r w:rsidR="00B76A77" w:rsidRPr="00005E6E">
        <w:rPr>
          <w:sz w:val="20"/>
          <w:szCs w:val="20"/>
        </w:rPr>
        <w:t xml:space="preserve"> </w:t>
      </w:r>
      <w:r w:rsidR="00366F02" w:rsidRPr="00005E6E">
        <w:rPr>
          <w:sz w:val="20"/>
          <w:szCs w:val="20"/>
        </w:rPr>
        <w:t xml:space="preserve">2020 Spring </w:t>
      </w:r>
      <w:r w:rsidR="00FB3E5B" w:rsidRPr="00005E6E">
        <w:rPr>
          <w:sz w:val="20"/>
          <w:szCs w:val="20"/>
        </w:rPr>
        <w:t>lockdown period in England.</w:t>
      </w:r>
      <w:r w:rsidR="007E6EAD" w:rsidRPr="00005E6E">
        <w:rPr>
          <w:sz w:val="20"/>
          <w:szCs w:val="20"/>
        </w:rPr>
        <w:t xml:space="preserve"> </w:t>
      </w:r>
    </w:p>
    <w:p w14:paraId="66D7D5C3" w14:textId="77777777" w:rsidR="00F16EF1" w:rsidRPr="00005E6E" w:rsidRDefault="00F16EF1" w:rsidP="000F3486"/>
    <w:p w14:paraId="21488CCA" w14:textId="09F65FF5" w:rsidR="00F73D7C" w:rsidRPr="00005E6E" w:rsidRDefault="008B54EA" w:rsidP="000F3486">
      <w:pPr>
        <w:pStyle w:val="Heading2"/>
      </w:pPr>
      <w:del w:id="584" w:author="Won Do Lee" w:date="2023-01-13T00:06:00Z">
        <w:r w:rsidRPr="00005E6E" w:rsidDel="006A48DE">
          <w:delText>T</w:delText>
        </w:r>
        <w:r w:rsidR="00AC3844" w:rsidRPr="00005E6E" w:rsidDel="006A48DE">
          <w:delText>emporal</w:delText>
        </w:r>
        <w:r w:rsidRPr="00005E6E" w:rsidDel="006A48DE">
          <w:delText xml:space="preserve"> </w:delText>
        </w:r>
        <w:r w:rsidR="00AC3844" w:rsidRPr="00005E6E" w:rsidDel="006A48DE">
          <w:delText>evolution of mobility levels</w:delText>
        </w:r>
      </w:del>
      <w:ins w:id="585" w:author="Won Do Lee" w:date="2023-01-13T00:06:00Z">
        <w:r w:rsidR="006A48DE" w:rsidRPr="00005E6E">
          <w:t xml:space="preserve">Trajectories of mobility </w:t>
        </w:r>
      </w:ins>
      <w:del w:id="586" w:author="Won Do Lee" w:date="2023-01-13T00:19:00Z">
        <w:r w:rsidR="00AC3844" w:rsidRPr="00005E6E" w:rsidDel="00FC3526">
          <w:delText xml:space="preserve"> </w:delText>
        </w:r>
      </w:del>
      <w:del w:id="587" w:author="Won Do Lee" w:date="2023-01-17T21:42:00Z">
        <w:r w:rsidR="00D03F18" w:rsidRPr="00005E6E" w:rsidDel="003A4303">
          <w:delText>during lockdown</w:delText>
        </w:r>
      </w:del>
      <w:ins w:id="588" w:author="Won Do Lee" w:date="2023-01-17T21:42:00Z">
        <w:r w:rsidR="003A4303" w:rsidRPr="00005E6E">
          <w:t>in lockdown phases</w:t>
        </w:r>
      </w:ins>
    </w:p>
    <w:p w14:paraId="22ED0674" w14:textId="6D9B0ABD" w:rsidR="004C6564" w:rsidRPr="00005E6E" w:rsidRDefault="00B66688" w:rsidP="000F3486">
      <w:del w:id="589" w:author="Won Do Lee" w:date="2023-01-17T21:45:00Z">
        <w:r w:rsidRPr="00005E6E" w:rsidDel="003A4303">
          <w:rPr>
            <w:rFonts w:eastAsia="맑은 고딕"/>
          </w:rPr>
          <w:delText xml:space="preserve">Time-series clustering analysis </w:delText>
        </w:r>
      </w:del>
      <w:ins w:id="590" w:author="Won Do Lee" w:date="2023-01-17T21:45:00Z">
        <w:r w:rsidR="003A4303" w:rsidRPr="00005E6E">
          <w:rPr>
            <w:rFonts w:eastAsia="맑은 고딕"/>
          </w:rPr>
          <w:t>Quantifying similar trajectories of mobility under the lockdown</w:t>
        </w:r>
        <w:r w:rsidR="003A4303" w:rsidRPr="00005E6E" w:rsidDel="003A4303">
          <w:rPr>
            <w:rFonts w:eastAsia="맑은 고딕"/>
          </w:rPr>
          <w:t xml:space="preserve"> </w:t>
        </w:r>
      </w:ins>
      <w:del w:id="591" w:author="Won Do Lee" w:date="2023-01-17T21:45:00Z">
        <w:r w:rsidR="00616230" w:rsidRPr="00005E6E" w:rsidDel="003A4303">
          <w:rPr>
            <w:rFonts w:eastAsia="맑은 고딕"/>
          </w:rPr>
          <w:delText xml:space="preserve">was </w:delText>
        </w:r>
      </w:del>
      <w:del w:id="592" w:author="Won Do Lee" w:date="2023-01-13T00:19:00Z">
        <w:r w:rsidR="00033EB4" w:rsidRPr="00005E6E" w:rsidDel="00FC3526">
          <w:rPr>
            <w:rFonts w:eastAsia="맑은 고딕"/>
          </w:rPr>
          <w:delText xml:space="preserve">suggested </w:delText>
        </w:r>
      </w:del>
      <w:del w:id="593" w:author="Won Do Lee" w:date="2023-01-17T21:45:00Z">
        <w:r w:rsidR="00485CCC" w:rsidRPr="00005E6E" w:rsidDel="003A4303">
          <w:rPr>
            <w:rFonts w:eastAsia="맑은 고딕"/>
          </w:rPr>
          <w:delText xml:space="preserve">to </w:delText>
        </w:r>
        <w:r w:rsidR="00CF4F0E" w:rsidRPr="00005E6E" w:rsidDel="003A4303">
          <w:rPr>
            <w:rFonts w:eastAsia="맑은 고딕"/>
          </w:rPr>
          <w:delText xml:space="preserve">quantify </w:delText>
        </w:r>
        <w:r w:rsidR="00370B7B" w:rsidRPr="00005E6E" w:rsidDel="003A4303">
          <w:rPr>
            <w:rFonts w:eastAsia="맑은 고딕"/>
          </w:rPr>
          <w:delText>similar trajector</w:delText>
        </w:r>
        <w:r w:rsidR="00322F20" w:rsidRPr="00005E6E" w:rsidDel="003A4303">
          <w:rPr>
            <w:rFonts w:eastAsia="맑은 고딕"/>
          </w:rPr>
          <w:delText>ies</w:delText>
        </w:r>
        <w:r w:rsidR="00CF4F0E" w:rsidRPr="00005E6E" w:rsidDel="003A4303">
          <w:rPr>
            <w:rFonts w:eastAsia="맑은 고딕"/>
          </w:rPr>
          <w:delText xml:space="preserve"> </w:delText>
        </w:r>
        <w:r w:rsidR="00485CCC" w:rsidRPr="00005E6E" w:rsidDel="003A4303">
          <w:rPr>
            <w:rFonts w:eastAsia="맑은 고딕"/>
          </w:rPr>
          <w:delText xml:space="preserve">of </w:delText>
        </w:r>
        <w:r w:rsidR="00322F20" w:rsidRPr="00005E6E" w:rsidDel="003A4303">
          <w:rPr>
            <w:rFonts w:eastAsia="맑은 고딕"/>
          </w:rPr>
          <w:delText>mobility</w:delText>
        </w:r>
      </w:del>
      <w:ins w:id="594" w:author="Won Do Lee" w:date="2023-01-17T21:45:00Z">
        <w:r w:rsidR="003A4303" w:rsidRPr="00005E6E">
          <w:rPr>
            <w:rFonts w:eastAsia="맑은 고딕"/>
          </w:rPr>
          <w:t>has been identified by employing time-series clustering analysis</w:t>
        </w:r>
      </w:ins>
      <w:ins w:id="595" w:author="Won Do Lee" w:date="2023-01-17T21:46:00Z">
        <w:r w:rsidR="003A4303" w:rsidRPr="00005E6E">
          <w:rPr>
            <w:rFonts w:eastAsia="맑은 고딕"/>
          </w:rPr>
          <w:t>.</w:t>
        </w:r>
      </w:ins>
      <w:ins w:id="596" w:author="Won Do Lee" w:date="2023-01-17T21:47:00Z">
        <w:r w:rsidR="003A4303" w:rsidRPr="00005E6E">
          <w:rPr>
            <w:rFonts w:eastAsia="맑은 고딕"/>
          </w:rPr>
          <w:t xml:space="preserve"> 315 LTLA levels in England were grouped into </w:t>
        </w:r>
        <w:r w:rsidR="003A4303" w:rsidRPr="00005E6E">
          <w:rPr>
            <w:rFonts w:eastAsia="맑은 고딕"/>
            <w:i/>
            <w:iCs/>
          </w:rPr>
          <w:t>K</w:t>
        </w:r>
        <w:r w:rsidR="003A4303" w:rsidRPr="00005E6E">
          <w:rPr>
            <w:rFonts w:eastAsia="맑은 고딕"/>
          </w:rPr>
          <w:t xml:space="preserve"> clusters benchmarked </w:t>
        </w:r>
      </w:ins>
      <w:ins w:id="597" w:author="Won Do Lee" w:date="2023-01-17T22:34:00Z">
        <w:r w:rsidR="00A93152" w:rsidRPr="00005E6E">
          <w:rPr>
            <w:rFonts w:eastAsia="맑은 고딕"/>
          </w:rPr>
          <w:t>us</w:t>
        </w:r>
      </w:ins>
      <w:ins w:id="598" w:author="Won Do Lee" w:date="2023-01-17T21:48:00Z">
        <w:r w:rsidR="003A4303" w:rsidRPr="00005E6E">
          <w:rPr>
            <w:rFonts w:eastAsia="맑은 고딕"/>
          </w:rPr>
          <w:t>ing e</w:t>
        </w:r>
      </w:ins>
      <w:del w:id="599" w:author="Won Do Lee" w:date="2023-01-17T21:45:00Z">
        <w:r w:rsidR="00322F20" w:rsidRPr="00005E6E" w:rsidDel="003A4303">
          <w:rPr>
            <w:rFonts w:eastAsia="맑은 고딕"/>
          </w:rPr>
          <w:delText xml:space="preserve"> under </w:delText>
        </w:r>
        <w:r w:rsidR="00370B7B" w:rsidRPr="00005E6E" w:rsidDel="003A4303">
          <w:rPr>
            <w:rFonts w:eastAsia="맑은 고딕"/>
          </w:rPr>
          <w:delText xml:space="preserve">the </w:delText>
        </w:r>
        <w:r w:rsidR="003E5523" w:rsidRPr="00005E6E" w:rsidDel="003A4303">
          <w:rPr>
            <w:rFonts w:eastAsia="맑은 고딕"/>
          </w:rPr>
          <w:delText>lockdown</w:delText>
        </w:r>
      </w:del>
      <w:del w:id="600" w:author="Won Do Lee" w:date="2023-01-17T21:46:00Z">
        <w:r w:rsidR="00EF0E3B" w:rsidRPr="00005E6E" w:rsidDel="003A4303">
          <w:rPr>
            <w:rFonts w:eastAsia="맑은 고딕"/>
          </w:rPr>
          <w:delText>.</w:delText>
        </w:r>
      </w:del>
      <w:ins w:id="601" w:author="Won Do Lee" w:date="2023-01-17T21:46:00Z">
        <w:r w:rsidR="003A4303" w:rsidRPr="00005E6E">
          <w:rPr>
            <w:rFonts w:eastAsia="맑은 고딕"/>
          </w:rPr>
          <w:t>ight agglomerative hierarchical clustering algorithms</w:t>
        </w:r>
      </w:ins>
      <w:ins w:id="602" w:author="Won Do Lee" w:date="2023-01-17T21:47:00Z">
        <w:r w:rsidR="003A4303" w:rsidRPr="00005E6E">
          <w:rPr>
            <w:rStyle w:val="FootnoteReference"/>
          </w:rPr>
          <w:footnoteReference w:id="8"/>
        </w:r>
      </w:ins>
      <w:del w:id="603" w:author="Won Do Lee" w:date="2023-01-17T21:48:00Z">
        <w:r w:rsidR="00EF0E3B" w:rsidRPr="00005E6E" w:rsidDel="003A4303">
          <w:rPr>
            <w:rFonts w:eastAsia="맑은 고딕"/>
          </w:rPr>
          <w:delText xml:space="preserve"> </w:delText>
        </w:r>
      </w:del>
      <w:del w:id="604" w:author="Won Do Lee" w:date="2023-01-17T21:47:00Z">
        <w:r w:rsidR="00C20A05" w:rsidRPr="00005E6E" w:rsidDel="003A4303">
          <w:rPr>
            <w:rFonts w:eastAsia="맑은 고딕"/>
          </w:rPr>
          <w:delText>315 LTLA level</w:delText>
        </w:r>
        <w:r w:rsidR="00B156D3" w:rsidRPr="00005E6E" w:rsidDel="003A4303">
          <w:rPr>
            <w:rFonts w:eastAsia="맑은 고딕"/>
          </w:rPr>
          <w:delText>s</w:delText>
        </w:r>
        <w:r w:rsidR="00C20A05" w:rsidRPr="00005E6E" w:rsidDel="003A4303">
          <w:rPr>
            <w:rFonts w:eastAsia="맑은 고딕"/>
          </w:rPr>
          <w:delText xml:space="preserve"> in England were </w:delText>
        </w:r>
        <w:r w:rsidR="00730215" w:rsidRPr="00005E6E" w:rsidDel="003A4303">
          <w:rPr>
            <w:rFonts w:eastAsia="맑은 고딕"/>
          </w:rPr>
          <w:delText xml:space="preserve">grouped into </w:delText>
        </w:r>
        <w:r w:rsidR="00730215" w:rsidRPr="00005E6E" w:rsidDel="003A4303">
          <w:rPr>
            <w:rFonts w:eastAsia="맑은 고딕"/>
            <w:i/>
            <w:iCs/>
          </w:rPr>
          <w:delText>K</w:delText>
        </w:r>
        <w:r w:rsidR="00730215" w:rsidRPr="00005E6E" w:rsidDel="003A4303">
          <w:rPr>
            <w:rFonts w:eastAsia="맑은 고딕"/>
          </w:rPr>
          <w:delText xml:space="preserve"> </w:delText>
        </w:r>
        <w:r w:rsidR="00FA79FA" w:rsidRPr="00005E6E" w:rsidDel="003A4303">
          <w:rPr>
            <w:rFonts w:eastAsia="맑은 고딕"/>
          </w:rPr>
          <w:delText xml:space="preserve">clusters </w:delText>
        </w:r>
      </w:del>
      <w:del w:id="605" w:author="Won Do Lee" w:date="2023-01-17T21:46:00Z">
        <w:r w:rsidR="00FA79FA" w:rsidRPr="00005E6E" w:rsidDel="003A4303">
          <w:rPr>
            <w:rFonts w:eastAsia="맑은 고딕"/>
          </w:rPr>
          <w:delText xml:space="preserve">tested </w:delText>
        </w:r>
      </w:del>
      <w:del w:id="606" w:author="Won Do Lee" w:date="2023-01-17T21:48:00Z">
        <w:r w:rsidR="00FA79FA" w:rsidRPr="00005E6E" w:rsidDel="003A4303">
          <w:rPr>
            <w:rFonts w:eastAsia="맑은 고딕"/>
          </w:rPr>
          <w:delText>by</w:delText>
        </w:r>
        <w:r w:rsidR="00CE0DBA" w:rsidRPr="00005E6E" w:rsidDel="003A4303">
          <w:rPr>
            <w:rFonts w:eastAsia="맑은 고딕"/>
          </w:rPr>
          <w:delText xml:space="preserve"> </w:delText>
        </w:r>
        <w:r w:rsidR="007538D5" w:rsidRPr="00005E6E" w:rsidDel="003A4303">
          <w:rPr>
            <w:rFonts w:eastAsia="맑은 고딕"/>
          </w:rPr>
          <w:delText>using</w:delText>
        </w:r>
      </w:del>
      <w:del w:id="607" w:author="Won Do Lee" w:date="2023-01-17T21:46:00Z">
        <w:r w:rsidR="007538D5" w:rsidRPr="00005E6E" w:rsidDel="003A4303">
          <w:rPr>
            <w:rFonts w:eastAsia="맑은 고딕"/>
          </w:rPr>
          <w:delText xml:space="preserve"> </w:delText>
        </w:r>
        <w:r w:rsidR="00524BE8" w:rsidRPr="00005E6E" w:rsidDel="003A4303">
          <w:rPr>
            <w:rFonts w:eastAsia="맑은 고딕"/>
          </w:rPr>
          <w:delText xml:space="preserve">eight different </w:delText>
        </w:r>
        <w:r w:rsidR="00CE0DBA" w:rsidRPr="00005E6E" w:rsidDel="003A4303">
          <w:rPr>
            <w:rFonts w:eastAsia="맑은 고딕"/>
          </w:rPr>
          <w:delText>agglomerative hierarchical clustering algorithms</w:delText>
        </w:r>
      </w:del>
      <w:del w:id="608" w:author="Won Do Lee" w:date="2023-01-17T21:47:00Z">
        <w:r w:rsidR="003C0DA9" w:rsidRPr="00005E6E" w:rsidDel="003A4303">
          <w:rPr>
            <w:rStyle w:val="FootnoteReference"/>
          </w:rPr>
          <w:footnoteReference w:id="9"/>
        </w:r>
      </w:del>
      <w:r w:rsidR="00CE0DBA" w:rsidRPr="00005E6E">
        <w:rPr>
          <w:rFonts w:eastAsia="맑은 고딕"/>
        </w:rPr>
        <w:t xml:space="preserve">. </w:t>
      </w:r>
      <w:r w:rsidR="000B3DE2" w:rsidRPr="00005E6E">
        <w:rPr>
          <w:rFonts w:eastAsia="맑은 고딕"/>
        </w:rPr>
        <w:t>T</w:t>
      </w:r>
      <w:r w:rsidR="00CE0DBA" w:rsidRPr="00005E6E">
        <w:rPr>
          <w:rFonts w:eastAsia="맑은 고딕"/>
        </w:rPr>
        <w:t xml:space="preserve">he optimal number of </w:t>
      </w:r>
      <w:r w:rsidR="007066B2" w:rsidRPr="00005E6E">
        <w:rPr>
          <w:rFonts w:eastAsia="맑은 고딕"/>
        </w:rPr>
        <w:t xml:space="preserve">clusters </w:t>
      </w:r>
      <w:del w:id="610" w:author="Won Do Lee" w:date="2023-01-17T22:34:00Z">
        <w:r w:rsidR="007066B2" w:rsidRPr="00005E6E" w:rsidDel="00A93152">
          <w:rPr>
            <w:rFonts w:eastAsia="맑은 고딕"/>
          </w:rPr>
          <w:delText xml:space="preserve">have </w:delText>
        </w:r>
      </w:del>
      <w:ins w:id="611" w:author="Won Do Lee" w:date="2023-01-17T22:34:00Z">
        <w:r w:rsidR="00A93152" w:rsidRPr="00005E6E">
          <w:rPr>
            <w:rFonts w:eastAsia="맑은 고딕"/>
          </w:rPr>
          <w:t xml:space="preserve">has </w:t>
        </w:r>
      </w:ins>
      <w:r w:rsidR="00FA79FA" w:rsidRPr="00005E6E">
        <w:rPr>
          <w:rFonts w:eastAsia="맑은 고딕"/>
        </w:rPr>
        <w:lastRenderedPageBreak/>
        <w:t xml:space="preserve">been </w:t>
      </w:r>
      <w:ins w:id="612" w:author="Won Do Lee" w:date="2023-01-17T21:48:00Z">
        <w:r w:rsidR="003A4303" w:rsidRPr="00005E6E">
          <w:rPr>
            <w:rFonts w:eastAsia="맑은 고딕"/>
          </w:rPr>
          <w:t xml:space="preserve">selected </w:t>
        </w:r>
      </w:ins>
      <w:del w:id="613" w:author="Won Do Lee" w:date="2023-01-17T21:48:00Z">
        <w:r w:rsidR="00FA79FA" w:rsidRPr="00005E6E" w:rsidDel="003A4303">
          <w:rPr>
            <w:rFonts w:eastAsia="맑은 고딕"/>
          </w:rPr>
          <w:delText>evaluated</w:delText>
        </w:r>
        <w:r w:rsidR="007066B2" w:rsidRPr="00005E6E" w:rsidDel="003A4303">
          <w:rPr>
            <w:rFonts w:eastAsia="맑은 고딕"/>
          </w:rPr>
          <w:delText xml:space="preserve"> </w:delText>
        </w:r>
      </w:del>
      <w:r w:rsidR="000B3DE2" w:rsidRPr="00005E6E">
        <w:rPr>
          <w:rFonts w:eastAsia="맑은 고딕"/>
        </w:rPr>
        <w:t xml:space="preserve">through </w:t>
      </w:r>
      <w:r w:rsidR="00370B7B" w:rsidRPr="00005E6E">
        <w:rPr>
          <w:rFonts w:eastAsia="맑은 고딕"/>
        </w:rPr>
        <w:t xml:space="preserve">the </w:t>
      </w:r>
      <w:ins w:id="614" w:author="Won Do Lee" w:date="2023-01-17T21:48:00Z">
        <w:r w:rsidR="003A4303" w:rsidRPr="00005E6E">
          <w:rPr>
            <w:rFonts w:eastAsia="맑은 고딕"/>
          </w:rPr>
          <w:t xml:space="preserve">levels of performance, i.e., </w:t>
        </w:r>
      </w:ins>
      <w:del w:id="615" w:author="Won Do Lee" w:date="2023-01-17T21:48:00Z">
        <w:r w:rsidR="00E44A15" w:rsidRPr="00005E6E" w:rsidDel="003A4303">
          <w:rPr>
            <w:rFonts w:eastAsia="맑은 고딕"/>
          </w:rPr>
          <w:delText xml:space="preserve">comparison </w:delText>
        </w:r>
        <w:r w:rsidR="007B3293" w:rsidRPr="00005E6E" w:rsidDel="003A4303">
          <w:rPr>
            <w:rFonts w:eastAsia="맑은 고딕"/>
          </w:rPr>
          <w:delText xml:space="preserve">of </w:delText>
        </w:r>
      </w:del>
      <w:r w:rsidR="007066B2" w:rsidRPr="00005E6E">
        <w:rPr>
          <w:rFonts w:eastAsia="맑은 고딕"/>
          <w:i/>
          <w:iCs/>
        </w:rPr>
        <w:t>Sil</w:t>
      </w:r>
      <w:r w:rsidR="007066B2" w:rsidRPr="00005E6E">
        <w:rPr>
          <w:rFonts w:eastAsia="맑은 고딕"/>
        </w:rPr>
        <w:t xml:space="preserve">. </w:t>
      </w:r>
      <w:r w:rsidR="008753F4">
        <w:rPr>
          <w:rFonts w:eastAsia="맑은 고딕"/>
        </w:rPr>
        <w:fldChar w:fldCharType="begin"/>
      </w:r>
      <w:r w:rsidR="008753F4">
        <w:rPr>
          <w:rFonts w:eastAsia="맑은 고딕"/>
        </w:rPr>
        <w:instrText xml:space="preserve"> REF _Ref80806617 \h </w:instrText>
      </w:r>
      <w:r w:rsidR="008753F4">
        <w:rPr>
          <w:rFonts w:eastAsia="맑은 고딕"/>
        </w:rPr>
      </w:r>
      <w:r w:rsidR="008753F4">
        <w:rPr>
          <w:rFonts w:eastAsia="맑은 고딕"/>
        </w:rPr>
        <w:fldChar w:fldCharType="separate"/>
      </w:r>
      <w:r w:rsidR="008753F4" w:rsidRPr="00005E6E">
        <w:t xml:space="preserve">Figure </w:t>
      </w:r>
      <w:r w:rsidR="008753F4">
        <w:rPr>
          <w:noProof/>
        </w:rPr>
        <w:t>2</w:t>
      </w:r>
      <w:r w:rsidR="008753F4">
        <w:rPr>
          <w:rFonts w:eastAsia="맑은 고딕"/>
        </w:rPr>
        <w:fldChar w:fldCharType="end"/>
      </w:r>
      <w:r w:rsidR="0011794E" w:rsidRPr="00005E6E">
        <w:rPr>
          <w:rFonts w:eastAsia="맑은 고딕"/>
        </w:rPr>
        <w:fldChar w:fldCharType="begin"/>
      </w:r>
      <w:r w:rsidR="0011794E" w:rsidRPr="00005E6E">
        <w:rPr>
          <w:rFonts w:eastAsia="맑은 고딕"/>
        </w:rPr>
        <w:instrText xml:space="preserve"> REF _Ref80806617 \h </w:instrText>
      </w:r>
      <w:r w:rsidR="00B82758" w:rsidRPr="00005E6E">
        <w:rPr>
          <w:rFonts w:eastAsia="맑은 고딕"/>
        </w:rPr>
        <w:instrText xml:space="preserve"> \* MERGEFORMAT </w:instrText>
      </w:r>
      <w:r w:rsidR="0011794E" w:rsidRPr="00005E6E">
        <w:rPr>
          <w:rFonts w:eastAsia="맑은 고딕"/>
        </w:rPr>
      </w:r>
      <w:r w:rsidR="00000000">
        <w:rPr>
          <w:rFonts w:eastAsia="맑은 고딕"/>
        </w:rPr>
        <w:fldChar w:fldCharType="separate"/>
      </w:r>
      <w:r w:rsidR="0011794E" w:rsidRPr="00005E6E">
        <w:rPr>
          <w:rFonts w:eastAsia="맑은 고딕"/>
        </w:rPr>
        <w:fldChar w:fldCharType="end"/>
      </w:r>
      <w:r w:rsidR="0011794E" w:rsidRPr="00005E6E">
        <w:rPr>
          <w:rFonts w:eastAsia="맑은 고딕"/>
        </w:rPr>
        <w:t xml:space="preserve"> </w:t>
      </w:r>
      <w:r w:rsidR="002A332D" w:rsidRPr="00005E6E">
        <w:rPr>
          <w:rFonts w:eastAsia="맑은 고딕"/>
        </w:rPr>
        <w:t xml:space="preserve">shows </w:t>
      </w:r>
      <w:del w:id="616" w:author="Won Do Lee" w:date="2023-01-17T21:49:00Z">
        <w:r w:rsidR="008A57A0" w:rsidRPr="00005E6E" w:rsidDel="003A4303">
          <w:rPr>
            <w:rFonts w:eastAsia="맑은 고딕"/>
          </w:rPr>
          <w:delText xml:space="preserve">the </w:delText>
        </w:r>
        <w:r w:rsidR="003B0836" w:rsidRPr="00005E6E" w:rsidDel="003A4303">
          <w:rPr>
            <w:rFonts w:eastAsia="맑은 고딕"/>
          </w:rPr>
          <w:delText>variation</w:delText>
        </w:r>
      </w:del>
      <w:ins w:id="617" w:author="Won Do Lee" w:date="2023-01-17T21:49:00Z">
        <w:r w:rsidR="003A4303" w:rsidRPr="00005E6E">
          <w:rPr>
            <w:rFonts w:eastAsia="맑은 고딕"/>
          </w:rPr>
          <w:t>variations</w:t>
        </w:r>
      </w:ins>
      <w:r w:rsidR="003B0836" w:rsidRPr="00005E6E">
        <w:rPr>
          <w:rFonts w:eastAsia="맑은 고딕"/>
        </w:rPr>
        <w:t xml:space="preserve"> in</w:t>
      </w:r>
      <w:r w:rsidR="008A57A0" w:rsidRPr="00005E6E">
        <w:rPr>
          <w:rFonts w:eastAsia="맑은 고딕"/>
        </w:rPr>
        <w:t xml:space="preserve"> </w:t>
      </w:r>
      <w:ins w:id="618" w:author="Won Do Lee" w:date="2023-01-17T21:49:00Z">
        <w:r w:rsidR="003A4303" w:rsidRPr="00005E6E">
          <w:rPr>
            <w:rFonts w:eastAsia="맑은 고딕"/>
          </w:rPr>
          <w:t xml:space="preserve">the </w:t>
        </w:r>
      </w:ins>
      <w:r w:rsidR="002A332D" w:rsidRPr="00005E6E">
        <w:rPr>
          <w:rFonts w:eastAsia="맑은 고딕"/>
          <w:i/>
          <w:iCs/>
        </w:rPr>
        <w:t xml:space="preserve">Sil </w:t>
      </w:r>
      <w:r w:rsidR="007066B2" w:rsidRPr="00005E6E">
        <w:rPr>
          <w:rFonts w:eastAsia="맑은 고딕"/>
        </w:rPr>
        <w:t xml:space="preserve">against </w:t>
      </w:r>
      <w:r w:rsidR="002A332D" w:rsidRPr="00005E6E">
        <w:rPr>
          <w:rFonts w:eastAsia="맑은 고딕"/>
        </w:rPr>
        <w:t>the number of clusters</w:t>
      </w:r>
      <w:r w:rsidR="007066B2" w:rsidRPr="00005E6E">
        <w:rPr>
          <w:rFonts w:eastAsia="맑은 고딕"/>
        </w:rPr>
        <w:t xml:space="preserve">. </w:t>
      </w:r>
      <w:r w:rsidR="0023556D" w:rsidRPr="00005E6E">
        <w:rPr>
          <w:rFonts w:eastAsia="맑은 고딕"/>
          <w:i/>
          <w:iCs/>
        </w:rPr>
        <w:t>Sil</w:t>
      </w:r>
      <w:r w:rsidR="001822F6" w:rsidRPr="00005E6E">
        <w:rPr>
          <w:rFonts w:eastAsia="맑은 고딕"/>
          <w:i/>
          <w:iCs/>
        </w:rPr>
        <w:t xml:space="preserve"> </w:t>
      </w:r>
      <w:r w:rsidR="001822F6" w:rsidRPr="00005E6E">
        <w:rPr>
          <w:rFonts w:eastAsia="맑은 고딕"/>
        </w:rPr>
        <w:t>drop</w:t>
      </w:r>
      <w:r w:rsidR="00335228" w:rsidRPr="00005E6E">
        <w:rPr>
          <w:rFonts w:eastAsia="맑은 고딕"/>
        </w:rPr>
        <w:t>p</w:t>
      </w:r>
      <w:r w:rsidR="001822F6" w:rsidRPr="00005E6E">
        <w:rPr>
          <w:rFonts w:eastAsia="맑은 고딕"/>
        </w:rPr>
        <w:t>ed</w:t>
      </w:r>
      <w:r w:rsidR="00335228" w:rsidRPr="00005E6E">
        <w:rPr>
          <w:rFonts w:eastAsia="맑은 고딕"/>
        </w:rPr>
        <w:t xml:space="preserve"> when </w:t>
      </w:r>
      <w:r w:rsidR="00335228" w:rsidRPr="00005E6E">
        <w:rPr>
          <w:rFonts w:eastAsia="맑은 고딕"/>
          <w:i/>
          <w:iCs/>
        </w:rPr>
        <w:t>K</w:t>
      </w:r>
      <w:r w:rsidR="00335228" w:rsidRPr="00005E6E">
        <w:rPr>
          <w:rFonts w:eastAsia="맑은 고딕"/>
        </w:rPr>
        <w:t xml:space="preserve"> increases </w:t>
      </w:r>
      <w:r w:rsidR="00C860BD" w:rsidRPr="00005E6E">
        <w:rPr>
          <w:rFonts w:eastAsia="맑은 고딕"/>
        </w:rPr>
        <w:t>(except</w:t>
      </w:r>
      <w:r w:rsidR="00C860BD" w:rsidRPr="00005E6E">
        <w:rPr>
          <w:rFonts w:eastAsia="맑은 고딕"/>
          <w:i/>
          <w:iCs/>
        </w:rPr>
        <w:t xml:space="preserve"> K</w:t>
      </w:r>
      <w:r w:rsidR="00C860BD" w:rsidRPr="00005E6E">
        <w:rPr>
          <w:rFonts w:eastAsia="맑은 고딕"/>
        </w:rPr>
        <w:t>=6 and 9)</w:t>
      </w:r>
      <w:r w:rsidR="00597BD2" w:rsidRPr="00005E6E">
        <w:rPr>
          <w:rFonts w:eastAsia="맑은 고딕"/>
        </w:rPr>
        <w:t xml:space="preserve">, in other words, </w:t>
      </w:r>
      <w:r w:rsidR="00A15123" w:rsidRPr="00005E6E">
        <w:rPr>
          <w:rFonts w:eastAsia="맑은 고딕"/>
        </w:rPr>
        <w:t>t</w:t>
      </w:r>
      <w:r w:rsidR="00816786" w:rsidRPr="00005E6E">
        <w:rPr>
          <w:rFonts w:eastAsia="맑은 고딕"/>
        </w:rPr>
        <w:t>he decrease of</w:t>
      </w:r>
      <w:r w:rsidR="00AC0AB4" w:rsidRPr="00005E6E">
        <w:rPr>
          <w:rFonts w:eastAsia="맑은 고딕"/>
        </w:rPr>
        <w:t xml:space="preserve"> </w:t>
      </w:r>
      <w:r w:rsidR="00335228" w:rsidRPr="00005E6E">
        <w:rPr>
          <w:rFonts w:eastAsia="맑은 고딕"/>
        </w:rPr>
        <w:t xml:space="preserve">average inter-cluster similarity. </w:t>
      </w:r>
      <w:r w:rsidR="00C860BD" w:rsidRPr="00005E6E">
        <w:rPr>
          <w:rFonts w:eastAsia="맑은 고딕"/>
        </w:rPr>
        <w:t>Finally</w:t>
      </w:r>
      <w:r w:rsidR="00335228" w:rsidRPr="00005E6E">
        <w:rPr>
          <w:rFonts w:eastAsia="맑은 고딕"/>
        </w:rPr>
        <w:t xml:space="preserve">, </w:t>
      </w:r>
      <w:r w:rsidR="00992D06">
        <w:rPr>
          <w:rFonts w:eastAsia="맑은 고딕"/>
        </w:rPr>
        <w:fldChar w:fldCharType="begin"/>
      </w:r>
      <w:r w:rsidR="00992D06">
        <w:rPr>
          <w:rFonts w:eastAsia="맑은 고딕"/>
        </w:rPr>
        <w:instrText xml:space="preserve"> REF _Ref80806617 \h </w:instrText>
      </w:r>
      <w:r w:rsidR="00992D06">
        <w:rPr>
          <w:rFonts w:eastAsia="맑은 고딕"/>
        </w:rPr>
      </w:r>
      <w:r w:rsidR="00992D06">
        <w:rPr>
          <w:rFonts w:eastAsia="맑은 고딕"/>
        </w:rPr>
        <w:fldChar w:fldCharType="separate"/>
      </w:r>
      <w:r w:rsidR="00992D06" w:rsidRPr="00005E6E">
        <w:t xml:space="preserve">Figure </w:t>
      </w:r>
      <w:r w:rsidR="00992D06">
        <w:rPr>
          <w:noProof/>
        </w:rPr>
        <w:t>2</w:t>
      </w:r>
      <w:r w:rsidR="00992D06">
        <w:rPr>
          <w:rFonts w:eastAsia="맑은 고딕"/>
        </w:rPr>
        <w:fldChar w:fldCharType="end"/>
      </w:r>
      <w:r w:rsidR="00992D06">
        <w:rPr>
          <w:rFonts w:eastAsia="맑은 고딕"/>
        </w:rPr>
        <w:t xml:space="preserve"> presents </w:t>
      </w:r>
      <w:r w:rsidR="00335228" w:rsidRPr="00005E6E">
        <w:rPr>
          <w:rFonts w:eastAsia="맑은 고딕"/>
        </w:rPr>
        <w:fldChar w:fldCharType="begin"/>
      </w:r>
      <w:r w:rsidR="00335228" w:rsidRPr="00005E6E">
        <w:rPr>
          <w:rFonts w:eastAsia="맑은 고딕"/>
        </w:rPr>
        <w:instrText xml:space="preserve"> REF _Ref80971221 \h </w:instrText>
      </w:r>
      <w:r w:rsidR="00B82758" w:rsidRPr="00005E6E">
        <w:rPr>
          <w:rFonts w:eastAsia="맑은 고딕"/>
        </w:rPr>
        <w:instrText xml:space="preserve"> \* MERGEFORMAT </w:instrText>
      </w:r>
      <w:r w:rsidR="00335228" w:rsidRPr="00005E6E">
        <w:rPr>
          <w:rFonts w:eastAsia="맑은 고딕"/>
        </w:rPr>
      </w:r>
      <w:r w:rsidR="00000000">
        <w:rPr>
          <w:rFonts w:eastAsia="맑은 고딕"/>
        </w:rPr>
        <w:fldChar w:fldCharType="separate"/>
      </w:r>
      <w:r w:rsidR="00335228" w:rsidRPr="00005E6E">
        <w:rPr>
          <w:rFonts w:eastAsia="맑은 고딕"/>
        </w:rPr>
        <w:fldChar w:fldCharType="end"/>
      </w:r>
      <w:r w:rsidR="002B34E8" w:rsidRPr="00005E6E">
        <w:rPr>
          <w:rFonts w:eastAsia="맑은 고딕"/>
        </w:rPr>
        <w:t xml:space="preserve">the </w:t>
      </w:r>
      <w:r w:rsidR="00887070" w:rsidRPr="00005E6E">
        <w:rPr>
          <w:rFonts w:eastAsia="맑은 고딕"/>
        </w:rPr>
        <w:t xml:space="preserve">above-described cluster analysis generated four prominent </w:t>
      </w:r>
      <w:r w:rsidR="00B57A3E" w:rsidRPr="00005E6E">
        <w:t xml:space="preserve">clusters </w:t>
      </w:r>
      <w:r w:rsidR="00887070" w:rsidRPr="00005E6E">
        <w:t xml:space="preserve">based on </w:t>
      </w:r>
      <w:r w:rsidR="00B57A3E" w:rsidRPr="00005E6E">
        <w:t>their similarities</w:t>
      </w:r>
      <w:r w:rsidR="009C3C9D" w:rsidRPr="00005E6E">
        <w:t>.</w:t>
      </w:r>
    </w:p>
    <w:p w14:paraId="33343A20" w14:textId="77777777" w:rsidR="00B57A3E" w:rsidRPr="00005E6E" w:rsidRDefault="00B57A3E" w:rsidP="000F3486">
      <w:pPr>
        <w:rPr>
          <w:color w:val="FF0000"/>
        </w:rPr>
      </w:pPr>
    </w:p>
    <w:p w14:paraId="610D52C2" w14:textId="1C804484" w:rsidR="008B7BF7" w:rsidRPr="00005E6E" w:rsidRDefault="00E61BE0" w:rsidP="000F3486">
      <w:r w:rsidRPr="00005E6E">
        <w:rPr>
          <w:noProof/>
          <w:lang w:eastAsia="en-GB"/>
        </w:rPr>
        <w:drawing>
          <wp:inline distT="0" distB="0" distL="0" distR="0" wp14:anchorId="1A9E99E7" wp14:editId="68CD3240">
            <wp:extent cx="5719445" cy="381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572CB724" w14:textId="3DBEC83F" w:rsidR="008B7BF7" w:rsidRPr="00005E6E" w:rsidRDefault="008B7BF7" w:rsidP="000F3486">
      <w:pPr>
        <w:pStyle w:val="Caption"/>
      </w:pPr>
      <w:bookmarkStart w:id="619" w:name="_Ref80806617"/>
      <w:bookmarkStart w:id="620" w:name="_Ref80806614"/>
      <w:r w:rsidRPr="00005E6E">
        <w:t xml:space="preserve">Figure </w:t>
      </w:r>
      <w:fldSimple w:instr=" SEQ Figure \* ARABIC ">
        <w:r w:rsidR="00547E5C">
          <w:rPr>
            <w:noProof/>
          </w:rPr>
          <w:t>2</w:t>
        </w:r>
      </w:fldSimple>
      <w:bookmarkEnd w:id="619"/>
      <w:r w:rsidRPr="00005E6E">
        <w:t xml:space="preserve">. </w:t>
      </w:r>
      <w:r w:rsidR="00766098" w:rsidRPr="00005E6E">
        <w:t>Variation</w:t>
      </w:r>
      <w:ins w:id="621" w:author="Won Do Lee" w:date="2023-01-17T21:49:00Z">
        <w:r w:rsidR="003A4303" w:rsidRPr="00005E6E">
          <w:t>s</w:t>
        </w:r>
      </w:ins>
      <w:r w:rsidR="00766098" w:rsidRPr="00005E6E">
        <w:t xml:space="preserve"> </w:t>
      </w:r>
      <w:r w:rsidRPr="00005E6E">
        <w:t xml:space="preserve">in the </w:t>
      </w:r>
      <w:r w:rsidRPr="00005E6E">
        <w:rPr>
          <w:i/>
          <w:iCs/>
        </w:rPr>
        <w:t>Silhouette index</w:t>
      </w:r>
      <w:r w:rsidRPr="00005E6E">
        <w:t xml:space="preserve"> </w:t>
      </w:r>
      <w:r w:rsidR="004C6564" w:rsidRPr="00005E6E">
        <w:t>against</w:t>
      </w:r>
      <w:r w:rsidRPr="00005E6E">
        <w:t xml:space="preserve"> the number of Clusters (</w:t>
      </w:r>
      <w:r w:rsidRPr="00005E6E">
        <w:rPr>
          <w:i/>
          <w:iCs/>
        </w:rPr>
        <w:t>K</w:t>
      </w:r>
      <w:r w:rsidRPr="00005E6E">
        <w:t>= 2 to 20).</w:t>
      </w:r>
      <w:bookmarkEnd w:id="620"/>
      <w:r w:rsidRPr="00005E6E">
        <w:t xml:space="preserve"> </w:t>
      </w:r>
    </w:p>
    <w:p w14:paraId="1355C5CC" w14:textId="77777777" w:rsidR="008B7BF7" w:rsidRPr="00005E6E" w:rsidRDefault="008B7BF7" w:rsidP="000F3486"/>
    <w:p w14:paraId="1809C842" w14:textId="621989FC" w:rsidR="00224FEF" w:rsidRPr="00005E6E" w:rsidRDefault="00661E3D" w:rsidP="000F3486">
      <w:pPr>
        <w:spacing w:after="240"/>
      </w:pPr>
      <w:r w:rsidRPr="00005E6E">
        <w:t xml:space="preserve">In overview, </w:t>
      </w:r>
      <w:r w:rsidR="00DB6DFF" w:rsidRPr="00005E6E">
        <w:fldChar w:fldCharType="begin"/>
      </w:r>
      <w:r w:rsidR="00DB6DFF" w:rsidRPr="00005E6E">
        <w:instrText xml:space="preserve"> REF _Ref81133981 \h </w:instrText>
      </w:r>
      <w:r w:rsidR="00B82758" w:rsidRPr="00005E6E">
        <w:instrText xml:space="preserve"> \* MERGEFORMAT </w:instrText>
      </w:r>
      <w:r w:rsidR="00DB6DFF" w:rsidRPr="00005E6E">
        <w:fldChar w:fldCharType="separate"/>
      </w:r>
      <w:r w:rsidR="00547E5C" w:rsidRPr="00005E6E">
        <w:t xml:space="preserve">Figure </w:t>
      </w:r>
      <w:r w:rsidR="00547E5C">
        <w:t>3</w:t>
      </w:r>
      <w:r w:rsidR="00DB6DFF" w:rsidRPr="00005E6E">
        <w:fldChar w:fldCharType="end"/>
      </w:r>
      <w:r w:rsidR="00992D06">
        <w:t xml:space="preserve"> and </w:t>
      </w:r>
      <w:r w:rsidR="00024124" w:rsidRPr="00005E6E">
        <w:fldChar w:fldCharType="begin"/>
      </w:r>
      <w:r w:rsidR="00024124" w:rsidRPr="00005E6E">
        <w:instrText xml:space="preserve"> REF _Ref81127049 \h </w:instrText>
      </w:r>
      <w:r w:rsidR="00B82758" w:rsidRPr="00005E6E">
        <w:instrText xml:space="preserve"> \* MERGEFORMAT </w:instrText>
      </w:r>
      <w:r w:rsidR="00024124" w:rsidRPr="00005E6E">
        <w:fldChar w:fldCharType="separate"/>
      </w:r>
      <w:r w:rsidR="00547E5C" w:rsidRPr="00005E6E">
        <w:t xml:space="preserve">Figure </w:t>
      </w:r>
      <w:r w:rsidR="00547E5C">
        <w:rPr>
          <w:noProof/>
        </w:rPr>
        <w:t>4</w:t>
      </w:r>
      <w:r w:rsidR="00024124" w:rsidRPr="00005E6E">
        <w:fldChar w:fldCharType="end"/>
      </w:r>
      <w:r w:rsidR="00024124" w:rsidRPr="00005E6E">
        <w:t xml:space="preserve"> </w:t>
      </w:r>
      <w:r w:rsidR="00662200" w:rsidRPr="00005E6E">
        <w:t xml:space="preserve">depicts </w:t>
      </w:r>
      <w:r w:rsidR="00DF3537" w:rsidRPr="00005E6E">
        <w:t>identified clusters (</w:t>
      </w:r>
      <w:r w:rsidR="00DF3537" w:rsidRPr="00005E6E">
        <w:rPr>
          <w:i/>
          <w:iCs/>
        </w:rPr>
        <w:t>K</w:t>
      </w:r>
      <w:r w:rsidR="00DF3537" w:rsidRPr="00005E6E">
        <w:t>=4) based on</w:t>
      </w:r>
      <w:del w:id="622" w:author="Won Do Lee" w:date="2023-01-19T23:17:00Z">
        <w:r w:rsidR="00DF3537" w:rsidRPr="00005E6E" w:rsidDel="00C025AD">
          <w:delText xml:space="preserve"> </w:delText>
        </w:r>
        <w:r w:rsidR="00AF0FD1" w:rsidRPr="00005E6E" w:rsidDel="00C025AD">
          <w:delText>the</w:delText>
        </w:r>
        <w:r w:rsidR="00766098" w:rsidRPr="00005E6E" w:rsidDel="00C025AD">
          <w:delText xml:space="preserve"> trajectory of</w:delText>
        </w:r>
        <w:r w:rsidR="000D4AC8" w:rsidRPr="00005E6E" w:rsidDel="00C025AD">
          <w:delText xml:space="preserve"> </w:delText>
        </w:r>
        <w:r w:rsidR="005C10ED" w:rsidRPr="00005E6E" w:rsidDel="00C025AD">
          <w:delText>mobility</w:delText>
        </w:r>
      </w:del>
      <w:ins w:id="623" w:author="Won Do Lee" w:date="2023-01-19T23:17:00Z">
        <w:r w:rsidR="00C025AD" w:rsidRPr="00005E6E">
          <w:t xml:space="preserve"> trajectories</w:t>
        </w:r>
      </w:ins>
      <w:r w:rsidR="005C10ED" w:rsidRPr="00005E6E">
        <w:t xml:space="preserve"> </w:t>
      </w:r>
      <w:ins w:id="624" w:author="Won Do Lee" w:date="2023-01-19T23:17:00Z">
        <w:r w:rsidR="00C025AD" w:rsidRPr="00005E6E">
          <w:t xml:space="preserve">of mobility </w:t>
        </w:r>
      </w:ins>
      <w:del w:id="625" w:author="Won Do Lee" w:date="2023-01-19T23:16:00Z">
        <w:r w:rsidR="005C10ED" w:rsidRPr="00005E6E" w:rsidDel="00C025AD">
          <w:delText>reduction</w:delText>
        </w:r>
        <w:r w:rsidR="007C556F" w:rsidRPr="00005E6E" w:rsidDel="00C025AD">
          <w:delText xml:space="preserve"> </w:delText>
        </w:r>
      </w:del>
      <w:del w:id="626" w:author="Won Do Lee" w:date="2023-01-19T23:17:00Z">
        <w:r w:rsidR="00DF3537" w:rsidRPr="00005E6E" w:rsidDel="00C025AD">
          <w:delText>under</w:delText>
        </w:r>
        <w:r w:rsidR="000C1A3D" w:rsidRPr="00005E6E" w:rsidDel="00C025AD">
          <w:delText xml:space="preserve"> the lockdow</w:delText>
        </w:r>
      </w:del>
      <w:ins w:id="627" w:author="Won Do Lee" w:date="2023-01-19T23:17:00Z">
        <w:r w:rsidR="00C025AD" w:rsidRPr="00005E6E">
          <w:t>in lockdown phase</w:t>
        </w:r>
      </w:ins>
      <w:del w:id="628" w:author="Won Do Lee" w:date="2023-01-19T23:17:00Z">
        <w:r w:rsidR="000C1A3D" w:rsidRPr="00005E6E" w:rsidDel="00C025AD">
          <w:delText>n</w:delText>
        </w:r>
      </w:del>
      <w:r w:rsidR="000C1A3D" w:rsidRPr="00005E6E">
        <w:t>.</w:t>
      </w:r>
      <w:del w:id="629" w:author="Won Do Lee" w:date="2023-01-19T23:17:00Z">
        <w:r w:rsidR="000C1A3D" w:rsidRPr="00005E6E" w:rsidDel="00C025AD">
          <w:delText xml:space="preserve"> </w:delText>
        </w:r>
      </w:del>
      <w:del w:id="630" w:author="Won Do Lee" w:date="2023-01-13T00:11:00Z">
        <w:r w:rsidR="00B23365" w:rsidRPr="00005E6E" w:rsidDel="006A48DE">
          <w:delText>T</w:delText>
        </w:r>
        <w:r w:rsidR="00E811C4" w:rsidRPr="00005E6E" w:rsidDel="006A48DE">
          <w:delText xml:space="preserve">he </w:delText>
        </w:r>
        <w:r w:rsidR="005C10ED" w:rsidRPr="00005E6E" w:rsidDel="006A48DE">
          <w:delText>evolution of mobility levels</w:delText>
        </w:r>
      </w:del>
      <w:ins w:id="631" w:author="Won Do Lee" w:date="2023-01-19T23:17:00Z">
        <w:r w:rsidR="00C025AD" w:rsidRPr="00005E6E">
          <w:t xml:space="preserve"> It was </w:t>
        </w:r>
      </w:ins>
      <w:del w:id="632" w:author="Won Do Lee" w:date="2023-01-13T00:21:00Z">
        <w:r w:rsidR="005C10ED" w:rsidRPr="00005E6E" w:rsidDel="00FC3526">
          <w:delText xml:space="preserve"> </w:delText>
        </w:r>
      </w:del>
      <w:del w:id="633" w:author="Won Do Lee" w:date="2023-01-19T23:17:00Z">
        <w:r w:rsidR="005C10ED" w:rsidRPr="00005E6E" w:rsidDel="00C025AD">
          <w:delText>during lockdown</w:delText>
        </w:r>
        <w:r w:rsidR="00AF0FD1" w:rsidRPr="00005E6E" w:rsidDel="00C025AD">
          <w:delText xml:space="preserve"> </w:delText>
        </w:r>
      </w:del>
      <w:bookmarkStart w:id="634" w:name="OLE_LINK2"/>
      <w:del w:id="635" w:author="Won Do Lee" w:date="2023-01-17T22:34:00Z">
        <w:r w:rsidR="00E811C4" w:rsidRPr="00005E6E" w:rsidDel="00A93152">
          <w:delText xml:space="preserve">is </w:delText>
        </w:r>
      </w:del>
      <w:r w:rsidR="003A28FB" w:rsidRPr="00005E6E">
        <w:t>ref</w:t>
      </w:r>
      <w:r w:rsidR="001C5E86" w:rsidRPr="00005E6E">
        <w:t>lect</w:t>
      </w:r>
      <w:r w:rsidR="005C10ED" w:rsidRPr="00005E6E">
        <w:t>ed</w:t>
      </w:r>
      <w:r w:rsidR="001C5E86" w:rsidRPr="00005E6E">
        <w:t xml:space="preserve"> </w:t>
      </w:r>
      <w:bookmarkEnd w:id="634"/>
      <w:r w:rsidR="00FD4FA6" w:rsidRPr="00005E6E">
        <w:t>in the timestamps</w:t>
      </w:r>
      <w:r w:rsidR="000C62EC" w:rsidRPr="00005E6E">
        <w:t xml:space="preserve"> </w:t>
      </w:r>
      <w:r w:rsidR="005B2678" w:rsidRPr="00005E6E">
        <w:t xml:space="preserve">of </w:t>
      </w:r>
      <w:commentRangeStart w:id="636"/>
      <w:r w:rsidR="005B2678" w:rsidRPr="00005E6E">
        <w:t>generated</w:t>
      </w:r>
      <w:r w:rsidR="000C62EC" w:rsidRPr="00005E6E">
        <w:t xml:space="preserve"> clusters</w:t>
      </w:r>
      <w:r w:rsidR="00D62420" w:rsidRPr="00005E6E">
        <w:t xml:space="preserve"> </w:t>
      </w:r>
      <w:commentRangeEnd w:id="636"/>
      <w:r w:rsidR="008E4BBE">
        <w:rPr>
          <w:rStyle w:val="CommentReference"/>
        </w:rPr>
        <w:commentReference w:id="636"/>
      </w:r>
      <w:r w:rsidR="00B23365" w:rsidRPr="00005E6E">
        <w:t xml:space="preserve">in </w:t>
      </w:r>
      <w:r w:rsidR="00B23365" w:rsidRPr="00005E6E">
        <w:fldChar w:fldCharType="begin"/>
      </w:r>
      <w:r w:rsidR="00B23365" w:rsidRPr="00005E6E">
        <w:instrText xml:space="preserve"> REF _Ref81127049 \h </w:instrText>
      </w:r>
      <w:r w:rsidR="00B82758" w:rsidRPr="00005E6E">
        <w:instrText xml:space="preserve"> \* MERGEFORMAT </w:instrText>
      </w:r>
      <w:r w:rsidR="00B23365" w:rsidRPr="00005E6E">
        <w:fldChar w:fldCharType="separate"/>
      </w:r>
      <w:r w:rsidR="00547E5C" w:rsidRPr="00005E6E">
        <w:t xml:space="preserve">Figure </w:t>
      </w:r>
      <w:r w:rsidR="00547E5C">
        <w:t>4</w:t>
      </w:r>
      <w:r w:rsidR="00B23365" w:rsidRPr="00005E6E">
        <w:fldChar w:fldCharType="end"/>
      </w:r>
      <w:r w:rsidR="00A00444" w:rsidRPr="00005E6E">
        <w:t>.</w:t>
      </w:r>
      <w:r w:rsidR="00E811C4" w:rsidRPr="00005E6E">
        <w:t xml:space="preserve"> </w:t>
      </w:r>
      <w:r w:rsidR="00D777AB" w:rsidRPr="00005E6E">
        <w:t>More importantly</w:t>
      </w:r>
      <w:r w:rsidR="00E811C4" w:rsidRPr="00005E6E">
        <w:t xml:space="preserve">, </w:t>
      </w:r>
      <w:r w:rsidR="00224FEF" w:rsidRPr="00005E6E">
        <w:fldChar w:fldCharType="begin"/>
      </w:r>
      <w:r w:rsidR="00224FEF" w:rsidRPr="00005E6E">
        <w:instrText xml:space="preserve"> REF _Ref81157865 \h </w:instrText>
      </w:r>
      <w:r w:rsidR="00B82758" w:rsidRPr="00005E6E">
        <w:instrText xml:space="preserve"> \* MERGEFORMAT </w:instrText>
      </w:r>
      <w:r w:rsidR="00224FEF" w:rsidRPr="00005E6E">
        <w:fldChar w:fldCharType="separate"/>
      </w:r>
      <w:r w:rsidR="00547E5C" w:rsidRPr="00005E6E">
        <w:t xml:space="preserve">Table </w:t>
      </w:r>
      <w:r w:rsidR="00547E5C">
        <w:t>1</w:t>
      </w:r>
      <w:r w:rsidR="00224FEF" w:rsidRPr="00005E6E">
        <w:fldChar w:fldCharType="end"/>
      </w:r>
      <w:r w:rsidR="00224FEF" w:rsidRPr="00005E6E">
        <w:t xml:space="preserve"> </w:t>
      </w:r>
      <w:r w:rsidR="005A33B7" w:rsidRPr="00005E6E">
        <w:t>presents</w:t>
      </w:r>
      <w:r w:rsidR="00035407" w:rsidRPr="00005E6E">
        <w:t xml:space="preserve"> </w:t>
      </w:r>
      <w:ins w:id="637" w:author="Won Do Lee [2]" w:date="2023-07-13T06:21:00Z">
        <w:r w:rsidR="00DC5F07">
          <w:t xml:space="preserve">average monthly reductions in mobility </w:t>
        </w:r>
      </w:ins>
      <w:del w:id="638" w:author="Won Do Lee [2]" w:date="2023-07-13T06:21:00Z">
        <w:r w:rsidR="00035407" w:rsidRPr="00005E6E" w:rsidDel="00DC5F07">
          <w:delText xml:space="preserve">the </w:delText>
        </w:r>
        <w:r w:rsidR="00224FEF" w:rsidRPr="00005E6E" w:rsidDel="00DC5F07">
          <w:delText>characteristics of change in mobility</w:delText>
        </w:r>
        <w:r w:rsidR="00E55B94" w:rsidRPr="00005E6E" w:rsidDel="00DC5F07">
          <w:delText xml:space="preserve"> levels </w:delText>
        </w:r>
      </w:del>
      <w:r w:rsidR="00E8336C" w:rsidRPr="00005E6E">
        <w:t>during lockdown</w:t>
      </w:r>
      <w:r w:rsidR="00A05BDA" w:rsidRPr="00005E6E">
        <w:t xml:space="preserve"> </w:t>
      </w:r>
      <w:r w:rsidR="00E55B94" w:rsidRPr="00005E6E">
        <w:t>between</w:t>
      </w:r>
      <w:r w:rsidR="00224FEF" w:rsidRPr="00005E6E">
        <w:t xml:space="preserve"> cluster</w:t>
      </w:r>
      <w:r w:rsidR="00E55B94" w:rsidRPr="00005E6E">
        <w:t>s</w:t>
      </w:r>
      <w:r w:rsidR="00224FEF" w:rsidRPr="00005E6E">
        <w:t xml:space="preserve">. </w:t>
      </w:r>
      <w:r w:rsidR="00E93F1C" w:rsidRPr="00005E6E">
        <w:t>We compute</w:t>
      </w:r>
      <w:r w:rsidR="005E6A4D" w:rsidRPr="00005E6E">
        <w:t>d</w:t>
      </w:r>
      <w:r w:rsidR="00E93F1C" w:rsidRPr="00005E6E">
        <w:t xml:space="preserve"> the median value </w:t>
      </w:r>
      <w:r w:rsidR="00986BBA" w:rsidRPr="00005E6E">
        <w:t xml:space="preserve">of mobility levels </w:t>
      </w:r>
      <w:r w:rsidR="00E93F1C" w:rsidRPr="00005E6E">
        <w:t xml:space="preserve">for </w:t>
      </w:r>
      <w:r w:rsidR="00637992" w:rsidRPr="00005E6E">
        <w:t>each cluster</w:t>
      </w:r>
      <w:r w:rsidR="00E93F1C" w:rsidRPr="00005E6E">
        <w:t xml:space="preserve"> to avoid the bias</w:t>
      </w:r>
      <w:r w:rsidR="005D48F7" w:rsidRPr="00005E6E">
        <w:t xml:space="preserve"> in each</w:t>
      </w:r>
      <w:r w:rsidR="00E93F1C" w:rsidRPr="00005E6E">
        <w:t xml:space="preserve"> tail of the distribution</w:t>
      </w:r>
      <w:r w:rsidR="005E6A4D" w:rsidRPr="00005E6E">
        <w:t xml:space="preserve"> and </w:t>
      </w:r>
      <w:r w:rsidR="00224640" w:rsidRPr="00005E6E">
        <w:t xml:space="preserve">disguise </w:t>
      </w:r>
      <w:r w:rsidR="0040151C" w:rsidRPr="00005E6E">
        <w:t xml:space="preserve">intra-cluster </w:t>
      </w:r>
      <w:r w:rsidR="00DA283B" w:rsidRPr="00005E6E">
        <w:t>variations</w:t>
      </w:r>
      <w:r w:rsidR="00777FA5" w:rsidRPr="00005E6E">
        <w:t xml:space="preserve"> </w:t>
      </w:r>
      <w:r w:rsidR="00D702B0" w:rsidRPr="00005E6E">
        <w:t xml:space="preserve">more accurately </w:t>
      </w:r>
      <w:r w:rsidR="00E93F1C" w:rsidRPr="00005E6E">
        <w:t>on a given day</w:t>
      </w:r>
      <w:r w:rsidR="00224640" w:rsidRPr="00005E6E">
        <w:t>. B</w:t>
      </w:r>
      <w:r w:rsidR="00084437" w:rsidRPr="00005E6E">
        <w:t xml:space="preserve">y examining the relative magnitude </w:t>
      </w:r>
      <w:r w:rsidR="00CD6B64" w:rsidRPr="00005E6E">
        <w:t xml:space="preserve">of mobility levels </w:t>
      </w:r>
      <w:r w:rsidR="00084437" w:rsidRPr="00005E6E">
        <w:t>throughout the lockdown</w:t>
      </w:r>
      <w:r w:rsidR="00E8336C" w:rsidRPr="00005E6E">
        <w:t xml:space="preserve"> </w:t>
      </w:r>
      <w:r w:rsidR="002B0705" w:rsidRPr="00005E6E">
        <w:t>to describe</w:t>
      </w:r>
      <w:r w:rsidR="00CF48D2" w:rsidRPr="00005E6E">
        <w:t xml:space="preserve"> </w:t>
      </w:r>
      <w:r w:rsidR="00E7765B" w:rsidRPr="00005E6E">
        <w:t xml:space="preserve">the </w:t>
      </w:r>
      <w:r w:rsidR="004B14AC" w:rsidRPr="00005E6E">
        <w:t xml:space="preserve">heterogeneous </w:t>
      </w:r>
      <w:r w:rsidR="00E8336C" w:rsidRPr="00005E6E">
        <w:t>nature between clusters</w:t>
      </w:r>
      <w:r w:rsidR="00224FEF" w:rsidRPr="00005E6E">
        <w:t xml:space="preserve">. </w:t>
      </w:r>
    </w:p>
    <w:p w14:paraId="18A7913C" w14:textId="300F0212" w:rsidR="00ED430D" w:rsidRPr="00005E6E" w:rsidRDefault="00CB03B1" w:rsidP="000F3486">
      <w:pPr>
        <w:spacing w:after="240"/>
        <w:rPr>
          <w:iCs/>
          <w:color w:val="000000"/>
        </w:rPr>
      </w:pPr>
      <w:commentRangeStart w:id="639"/>
      <w:r w:rsidRPr="00005E6E">
        <w:t xml:space="preserve">Two observations can be made </w:t>
      </w:r>
      <w:r w:rsidR="005A33B7" w:rsidRPr="00005E6E">
        <w:t>in these figures and table</w:t>
      </w:r>
      <w:r w:rsidRPr="00005E6E">
        <w:t xml:space="preserve">. First, </w:t>
      </w:r>
      <w:r w:rsidR="00D701AB">
        <w:rPr>
          <w:rFonts w:hint="eastAsia"/>
        </w:rPr>
        <w:t>G1</w:t>
      </w:r>
      <w:r w:rsidR="0023194C" w:rsidRPr="00005E6E">
        <w:t xml:space="preserve"> </w:t>
      </w:r>
      <w:r w:rsidR="005742B7" w:rsidRPr="00005E6E">
        <w:t>ha</w:t>
      </w:r>
      <w:r w:rsidR="00DD619E" w:rsidRPr="00005E6E">
        <w:t xml:space="preserve">ve shown </w:t>
      </w:r>
      <w:r w:rsidR="005742B7" w:rsidRPr="00005E6E">
        <w:t xml:space="preserve">the </w:t>
      </w:r>
      <w:r w:rsidR="00836D97" w:rsidRPr="00005E6E">
        <w:t>largest</w:t>
      </w:r>
      <w:r w:rsidR="00205BDE" w:rsidRPr="00005E6E">
        <w:t xml:space="preserve"> reduction</w:t>
      </w:r>
      <w:r w:rsidR="00CF361B" w:rsidRPr="00005E6E">
        <w:t xml:space="preserve"> </w:t>
      </w:r>
      <m:oMath>
        <m:sSub>
          <m:sSubPr>
            <m:ctrlPr>
              <w:del w:id="640" w:author="Won Do Lee [2]" w:date="2023-07-13T06:18:00Z">
                <w:rPr>
                  <w:rFonts w:ascii="Cambria Math" w:eastAsia="Times New Roman" w:hAnsi="Cambria Math"/>
                  <w:i/>
                  <w:iCs/>
                  <w:color w:val="000000"/>
                </w:rPr>
              </w:del>
            </m:ctrlPr>
          </m:sSubPr>
          <m:e>
            <m:r>
              <w:del w:id="641" w:author="Won Do Lee [2]" w:date="2023-07-13T06:18:00Z">
                <w:rPr>
                  <w:rFonts w:ascii="Cambria Math" w:eastAsia="Times New Roman" w:hAnsi="Cambria Math"/>
                  <w:color w:val="000000"/>
                </w:rPr>
                <m:t>Mob</m:t>
              </w:del>
            </m:r>
          </m:e>
          <m:sub>
            <m:r>
              <w:del w:id="642" w:author="Won Do Lee [2]" w:date="2023-07-13T06:18:00Z">
                <w:rPr>
                  <w:rFonts w:ascii="Cambria Math" w:eastAsia="Times New Roman" w:hAnsi="Cambria Math"/>
                  <w:color w:val="000000"/>
                </w:rPr>
                <m:t>min</m:t>
              </w:del>
            </m:r>
          </m:sub>
        </m:sSub>
      </m:oMath>
      <w:del w:id="643" w:author="Won Do Lee [2]" w:date="2023-07-13T06:18:00Z">
        <w:r w:rsidR="00F35FA3" w:rsidRPr="00005E6E" w:rsidDel="0006202D">
          <w:rPr>
            <w:iCs/>
            <w:color w:val="000000"/>
          </w:rPr>
          <w:delText xml:space="preserve"> </w:delText>
        </w:r>
      </w:del>
      <w:r w:rsidR="00F35FA3" w:rsidRPr="00005E6E">
        <w:rPr>
          <w:iCs/>
          <w:color w:val="000000"/>
        </w:rPr>
        <w:t xml:space="preserve">on 29 March, </w:t>
      </w:r>
      <w:r w:rsidR="00205BDE" w:rsidRPr="00005E6E">
        <w:rPr>
          <w:iCs/>
          <w:color w:val="000000"/>
        </w:rPr>
        <w:t>in terms of day 7 of lockdown, 88.5%</w:t>
      </w:r>
      <w:r w:rsidR="005F53B2" w:rsidRPr="00005E6E">
        <w:rPr>
          <w:iCs/>
          <w:color w:val="000000"/>
        </w:rPr>
        <w:t xml:space="preserve"> </w:t>
      </w:r>
      <w:r w:rsidR="00003E90" w:rsidRPr="00005E6E">
        <w:rPr>
          <w:iCs/>
          <w:color w:val="000000"/>
        </w:rPr>
        <w:t xml:space="preserve">mobility reduction </w:t>
      </w:r>
      <w:r w:rsidR="00FB3DFE" w:rsidRPr="00005E6E">
        <w:rPr>
          <w:iCs/>
          <w:color w:val="000000"/>
        </w:rPr>
        <w:t>compared to normal levels before the pandemic</w:t>
      </w:r>
      <w:r w:rsidR="00844FEF" w:rsidRPr="00005E6E">
        <w:rPr>
          <w:iCs/>
          <w:color w:val="000000"/>
        </w:rPr>
        <w:t xml:space="preserve">. In contrast, </w:t>
      </w:r>
      <w:r w:rsidR="00D701AB">
        <w:rPr>
          <w:rFonts w:hint="eastAsia"/>
          <w:iCs/>
          <w:color w:val="000000"/>
        </w:rPr>
        <w:t>G4</w:t>
      </w:r>
      <w:r w:rsidR="00D701AB">
        <w:rPr>
          <w:iCs/>
          <w:color w:val="000000"/>
        </w:rPr>
        <w:t xml:space="preserve"> </w:t>
      </w:r>
      <w:del w:id="644" w:author="Won Do Lee" w:date="2023-01-17T22:34:00Z">
        <w:r w:rsidR="00E079B1" w:rsidRPr="00005E6E" w:rsidDel="00B97F5A">
          <w:rPr>
            <w:iCs/>
            <w:color w:val="000000"/>
          </w:rPr>
          <w:delText xml:space="preserve">have </w:delText>
        </w:r>
      </w:del>
      <w:r w:rsidR="00E079B1" w:rsidRPr="00005E6E">
        <w:rPr>
          <w:iCs/>
          <w:color w:val="000000"/>
        </w:rPr>
        <w:t xml:space="preserve">observed </w:t>
      </w:r>
      <w:r w:rsidR="00175A52" w:rsidRPr="00005E6E">
        <w:rPr>
          <w:iCs/>
          <w:color w:val="000000"/>
        </w:rPr>
        <w:t xml:space="preserve">the </w:t>
      </w:r>
      <w:r w:rsidR="00836D97" w:rsidRPr="00005E6E">
        <w:rPr>
          <w:iCs/>
          <w:color w:val="000000"/>
        </w:rPr>
        <w:t>lowest</w:t>
      </w:r>
      <w:r w:rsidR="00175A52" w:rsidRPr="00005E6E">
        <w:rPr>
          <w:iCs/>
          <w:color w:val="000000"/>
        </w:rPr>
        <w:t xml:space="preserve"> </w:t>
      </w:r>
      <w:r w:rsidR="00C00C41" w:rsidRPr="00005E6E">
        <w:rPr>
          <w:iCs/>
          <w:color w:val="000000"/>
        </w:rPr>
        <w:t>67.3%</w:t>
      </w:r>
      <w:r w:rsidR="00003E90" w:rsidRPr="00005E6E">
        <w:rPr>
          <w:iCs/>
          <w:color w:val="000000"/>
        </w:rPr>
        <w:t xml:space="preserve"> mobility</w:t>
      </w:r>
      <w:r w:rsidR="00E079B1" w:rsidRPr="00005E6E">
        <w:rPr>
          <w:iCs/>
          <w:color w:val="000000"/>
        </w:rPr>
        <w:t xml:space="preserve"> </w:t>
      </w:r>
      <w:r w:rsidR="00003E90" w:rsidRPr="00005E6E">
        <w:rPr>
          <w:iCs/>
          <w:color w:val="000000"/>
        </w:rPr>
        <w:t xml:space="preserve">reduction </w:t>
      </w:r>
      <w:r w:rsidR="00E079B1" w:rsidRPr="00005E6E">
        <w:rPr>
          <w:iCs/>
          <w:color w:val="000000"/>
        </w:rPr>
        <w:t>on the same day</w:t>
      </w:r>
      <w:r w:rsidR="00C00C41" w:rsidRPr="00005E6E">
        <w:rPr>
          <w:iCs/>
          <w:color w:val="000000"/>
        </w:rPr>
        <w:t xml:space="preserve">. </w:t>
      </w:r>
      <w:r w:rsidR="005F3213" w:rsidRPr="00005E6E">
        <w:rPr>
          <w:iCs/>
          <w:color w:val="000000"/>
        </w:rPr>
        <w:t>T</w:t>
      </w:r>
      <w:r w:rsidR="00962A18" w:rsidRPr="00005E6E">
        <w:rPr>
          <w:iCs/>
          <w:color w:val="000000"/>
        </w:rPr>
        <w:t>here w</w:t>
      </w:r>
      <w:r w:rsidR="004D2EA1" w:rsidRPr="00005E6E">
        <w:rPr>
          <w:iCs/>
          <w:color w:val="000000"/>
        </w:rPr>
        <w:t>as</w:t>
      </w:r>
      <w:r w:rsidR="00962A18" w:rsidRPr="00005E6E">
        <w:rPr>
          <w:iCs/>
          <w:color w:val="000000"/>
        </w:rPr>
        <w:t xml:space="preserve"> </w:t>
      </w:r>
      <w:r w:rsidR="0074260F" w:rsidRPr="00005E6E">
        <w:rPr>
          <w:iCs/>
          <w:color w:val="000000"/>
        </w:rPr>
        <w:t>a</w:t>
      </w:r>
      <w:r w:rsidR="00A3091D" w:rsidRPr="00005E6E">
        <w:rPr>
          <w:iCs/>
          <w:color w:val="000000"/>
        </w:rPr>
        <w:t>n accel</w:t>
      </w:r>
      <w:r w:rsidR="0015363A" w:rsidRPr="00005E6E">
        <w:rPr>
          <w:iCs/>
          <w:color w:val="000000"/>
        </w:rPr>
        <w:t>er</w:t>
      </w:r>
      <w:r w:rsidR="00A3091D" w:rsidRPr="00005E6E">
        <w:rPr>
          <w:iCs/>
          <w:color w:val="000000"/>
        </w:rPr>
        <w:t xml:space="preserve">ated </w:t>
      </w:r>
      <w:r w:rsidR="004D2EA1" w:rsidRPr="00005E6E">
        <w:rPr>
          <w:iCs/>
          <w:color w:val="000000"/>
        </w:rPr>
        <w:t>mobility</w:t>
      </w:r>
      <w:r w:rsidR="00962A18" w:rsidRPr="00005E6E">
        <w:rPr>
          <w:iCs/>
          <w:color w:val="000000"/>
        </w:rPr>
        <w:t xml:space="preserve"> </w:t>
      </w:r>
      <w:r w:rsidR="0074260F" w:rsidRPr="00005E6E">
        <w:rPr>
          <w:iCs/>
          <w:color w:val="000000"/>
        </w:rPr>
        <w:t xml:space="preserve">decline </w:t>
      </w:r>
      <w:r w:rsidR="00962A18" w:rsidRPr="00005E6E">
        <w:rPr>
          <w:iCs/>
          <w:color w:val="000000"/>
        </w:rPr>
        <w:t xml:space="preserve">in </w:t>
      </w:r>
      <w:r w:rsidR="00D701AB">
        <w:rPr>
          <w:rFonts w:hint="eastAsia"/>
          <w:iCs/>
          <w:color w:val="000000"/>
        </w:rPr>
        <w:t>G4</w:t>
      </w:r>
      <w:r w:rsidR="00680399" w:rsidRPr="00005E6E">
        <w:rPr>
          <w:iCs/>
          <w:color w:val="000000"/>
        </w:rPr>
        <w:t xml:space="preserve"> </w:t>
      </w:r>
      <w:r w:rsidR="00D47BE6" w:rsidRPr="00005E6E">
        <w:rPr>
          <w:iCs/>
          <w:color w:val="000000"/>
        </w:rPr>
        <w:t xml:space="preserve">(31.1%) relative to </w:t>
      </w:r>
      <w:r w:rsidR="00D701AB">
        <w:rPr>
          <w:rFonts w:hint="eastAsia"/>
          <w:iCs/>
          <w:color w:val="000000"/>
        </w:rPr>
        <w:t>G1</w:t>
      </w:r>
      <w:r w:rsidR="00D701AB">
        <w:rPr>
          <w:iCs/>
          <w:color w:val="000000"/>
        </w:rPr>
        <w:t xml:space="preserve"> </w:t>
      </w:r>
      <w:r w:rsidR="00D47BE6" w:rsidRPr="00005E6E">
        <w:rPr>
          <w:iCs/>
          <w:color w:val="000000"/>
        </w:rPr>
        <w:t xml:space="preserve">(21.4%) </w:t>
      </w:r>
      <w:r w:rsidR="00962A18" w:rsidRPr="00005E6E">
        <w:rPr>
          <w:iCs/>
          <w:color w:val="000000"/>
        </w:rPr>
        <w:t xml:space="preserve">during </w:t>
      </w:r>
      <w:r w:rsidR="00224640" w:rsidRPr="00005E6E">
        <w:rPr>
          <w:iCs/>
          <w:color w:val="000000"/>
        </w:rPr>
        <w:t xml:space="preserve">the </w:t>
      </w:r>
      <w:r w:rsidR="00962A18" w:rsidRPr="00005E6E">
        <w:rPr>
          <w:iCs/>
          <w:color w:val="000000"/>
        </w:rPr>
        <w:t>lockdown</w:t>
      </w:r>
      <w:del w:id="645" w:author="Won Do Lee" w:date="2023-01-17T22:34:00Z">
        <w:r w:rsidR="003324A3" w:rsidRPr="00005E6E" w:rsidDel="00B97F5A">
          <w:rPr>
            <w:iCs/>
            <w:color w:val="000000"/>
          </w:rPr>
          <w:delText>,</w:delText>
        </w:r>
      </w:del>
      <w:r w:rsidR="003324A3" w:rsidRPr="00005E6E">
        <w:rPr>
          <w:iCs/>
          <w:color w:val="000000"/>
        </w:rPr>
        <w:t xml:space="preserve"> b</w:t>
      </w:r>
      <w:r w:rsidR="008512F0" w:rsidRPr="00005E6E">
        <w:rPr>
          <w:iCs/>
          <w:color w:val="000000"/>
        </w:rPr>
        <w:t xml:space="preserve">y calculating </w:t>
      </w:r>
      <w:r w:rsidR="00F66843" w:rsidRPr="00005E6E">
        <w:rPr>
          <w:iCs/>
          <w:color w:val="000000"/>
        </w:rPr>
        <w:t>the maximum mobility reduction</w:t>
      </w:r>
      <w:r w:rsidR="00D47BE6" w:rsidRPr="00005E6E">
        <w:rPr>
          <w:iCs/>
          <w:color w:val="000000"/>
        </w:rPr>
        <w:t xml:space="preserve"> during </w:t>
      </w:r>
      <w:ins w:id="646" w:author="Won Do Lee" w:date="2023-01-17T22:35:00Z">
        <w:r w:rsidR="00B97F5A" w:rsidRPr="00005E6E">
          <w:rPr>
            <w:iCs/>
            <w:color w:val="000000"/>
          </w:rPr>
          <w:t xml:space="preserve">the </w:t>
        </w:r>
      </w:ins>
      <w:r w:rsidR="00D47BE6" w:rsidRPr="00005E6E">
        <w:rPr>
          <w:iCs/>
          <w:color w:val="000000"/>
        </w:rPr>
        <w:t>lockdown</w:t>
      </w:r>
      <w:r w:rsidR="00F66843" w:rsidRPr="00005E6E">
        <w:rPr>
          <w:iCs/>
          <w:color w:val="000000"/>
        </w:rPr>
        <w:t xml:space="preserve"> </w:t>
      </w:r>
      <m:oMath>
        <m:sSub>
          <m:sSubPr>
            <m:ctrlPr>
              <w:del w:id="647" w:author="Won Do Lee [2]" w:date="2023-07-13T06:18:00Z">
                <w:rPr>
                  <w:rFonts w:ascii="Cambria Math" w:eastAsia="Times New Roman" w:hAnsi="Cambria Math"/>
                  <w:i/>
                  <w:iCs/>
                  <w:color w:val="000000"/>
                </w:rPr>
              </w:del>
            </m:ctrlPr>
          </m:sSubPr>
          <m:e>
            <m:r>
              <w:del w:id="648" w:author="Won Do Lee [2]" w:date="2023-07-13T06:18:00Z">
                <w:rPr>
                  <w:rFonts w:ascii="Cambria Math" w:eastAsia="Times New Roman" w:hAnsi="Cambria Math"/>
                  <w:color w:val="000000"/>
                </w:rPr>
                <m:t>R</m:t>
              </w:del>
            </m:r>
          </m:e>
          <m:sub>
            <m:r>
              <w:del w:id="649" w:author="Won Do Lee [2]" w:date="2023-07-13T06:18:00Z">
                <w:rPr>
                  <w:rFonts w:ascii="Cambria Math" w:eastAsia="Times New Roman" w:hAnsi="Cambria Math"/>
                  <w:color w:val="000000"/>
                </w:rPr>
                <m:t>max</m:t>
              </w:del>
            </m:r>
          </m:sub>
        </m:sSub>
      </m:oMath>
      <w:r w:rsidR="00962A18" w:rsidRPr="00005E6E">
        <w:rPr>
          <w:iCs/>
          <w:color w:val="000000"/>
        </w:rPr>
        <w:t xml:space="preserve"> </w:t>
      </w:r>
      <w:r w:rsidR="00BF5CD1" w:rsidRPr="00005E6E">
        <w:rPr>
          <w:iCs/>
          <w:color w:val="000000"/>
        </w:rPr>
        <w:t xml:space="preserve"> </w:t>
      </w:r>
      <w:r w:rsidR="00D47BE6" w:rsidRPr="00005E6E">
        <w:rPr>
          <w:iCs/>
          <w:color w:val="000000"/>
        </w:rPr>
        <w:t>compared</w:t>
      </w:r>
      <w:r w:rsidR="00F66843" w:rsidRPr="00005E6E">
        <w:rPr>
          <w:iCs/>
          <w:color w:val="000000"/>
        </w:rPr>
        <w:t xml:space="preserve"> to </w:t>
      </w:r>
      <w:r w:rsidR="00D47BE6" w:rsidRPr="00005E6E">
        <w:rPr>
          <w:iCs/>
          <w:color w:val="000000"/>
        </w:rPr>
        <w:t xml:space="preserve">the </w:t>
      </w:r>
      <w:r w:rsidR="00FA56B9" w:rsidRPr="00005E6E">
        <w:rPr>
          <w:iCs/>
          <w:color w:val="000000"/>
        </w:rPr>
        <w:t xml:space="preserve">mobility level </w:t>
      </w:r>
      <w:r w:rsidR="0015363A" w:rsidRPr="00005E6E">
        <w:rPr>
          <w:iCs/>
          <w:color w:val="000000"/>
        </w:rPr>
        <w:t>on</w:t>
      </w:r>
      <w:r w:rsidR="00F66843" w:rsidRPr="00005E6E">
        <w:rPr>
          <w:iCs/>
          <w:color w:val="000000"/>
        </w:rPr>
        <w:t xml:space="preserve"> the first day of </w:t>
      </w:r>
      <w:ins w:id="650" w:author="Won Do Lee" w:date="2023-01-17T22:35:00Z">
        <w:r w:rsidR="00B97F5A" w:rsidRPr="00005E6E">
          <w:rPr>
            <w:iCs/>
            <w:color w:val="000000"/>
          </w:rPr>
          <w:t xml:space="preserve">the </w:t>
        </w:r>
      </w:ins>
      <w:r w:rsidR="00F66843" w:rsidRPr="00005E6E">
        <w:rPr>
          <w:iCs/>
          <w:color w:val="000000"/>
        </w:rPr>
        <w:t>lockdown</w:t>
      </w:r>
      <w:del w:id="651" w:author="Won Do Lee [2]" w:date="2023-07-13T06:18:00Z">
        <w:r w:rsidR="00962A18" w:rsidRPr="00005E6E" w:rsidDel="0006202D">
          <w:rPr>
            <w:iCs/>
            <w:color w:val="000000"/>
          </w:rPr>
          <w:delText xml:space="preserve"> </w:delText>
        </w:r>
      </w:del>
      <w:ins w:id="652" w:author="Won Do Lee [2]" w:date="2023-07-13T06:18:00Z">
        <w:r w:rsidR="0006202D">
          <w:rPr>
            <w:iCs/>
            <w:color w:val="000000"/>
          </w:rPr>
          <w:t xml:space="preserve"> </w:t>
        </w:r>
      </w:ins>
      <m:oMath>
        <m:sSub>
          <m:sSubPr>
            <m:ctrlPr>
              <w:del w:id="653" w:author="Won Do Lee [2]" w:date="2023-07-13T06:18:00Z">
                <w:rPr>
                  <w:rFonts w:ascii="Cambria Math" w:eastAsia="Times New Roman" w:hAnsi="Cambria Math"/>
                  <w:i/>
                  <w:iCs/>
                  <w:color w:val="000000"/>
                </w:rPr>
              </w:del>
            </m:ctrlPr>
          </m:sSubPr>
          <m:e>
            <m:r>
              <w:del w:id="654" w:author="Won Do Lee [2]" w:date="2023-07-13T06:18:00Z">
                <w:rPr>
                  <w:rFonts w:ascii="Cambria Math" w:eastAsia="Times New Roman" w:hAnsi="Cambria Math"/>
                  <w:color w:val="000000"/>
                </w:rPr>
                <m:t>Mob</m:t>
              </w:del>
            </m:r>
          </m:e>
          <m:sub>
            <m:r>
              <w:del w:id="655" w:author="Won Do Lee [2]" w:date="2023-07-13T06:18:00Z">
                <w:rPr>
                  <w:rFonts w:ascii="Cambria Math" w:eastAsia="Times New Roman" w:hAnsi="Cambria Math"/>
                  <w:color w:val="000000"/>
                </w:rPr>
                <m:t>t=0</m:t>
              </w:del>
            </m:r>
          </m:sub>
        </m:sSub>
      </m:oMath>
      <w:r w:rsidR="00D47BE6" w:rsidRPr="00005E6E">
        <w:rPr>
          <w:iCs/>
          <w:color w:val="000000"/>
        </w:rPr>
        <w:t>.</w:t>
      </w:r>
      <w:r w:rsidR="00E53A1F" w:rsidRPr="00005E6E">
        <w:rPr>
          <w:iCs/>
          <w:color w:val="000000"/>
        </w:rPr>
        <w:t xml:space="preserve"> </w:t>
      </w:r>
      <w:r w:rsidR="00EA024D" w:rsidRPr="00005E6E">
        <w:rPr>
          <w:iCs/>
          <w:color w:val="000000"/>
        </w:rPr>
        <w:t>To date, l</w:t>
      </w:r>
      <w:r w:rsidR="00C46D8E" w:rsidRPr="00005E6E">
        <w:rPr>
          <w:iCs/>
          <w:color w:val="000000"/>
        </w:rPr>
        <w:t xml:space="preserve">ockdown measures </w:t>
      </w:r>
      <w:r w:rsidR="008512F0" w:rsidRPr="00005E6E">
        <w:rPr>
          <w:iCs/>
          <w:color w:val="000000"/>
        </w:rPr>
        <w:t xml:space="preserve">were </w:t>
      </w:r>
      <w:r w:rsidR="003E28A1" w:rsidRPr="00005E6E">
        <w:rPr>
          <w:iCs/>
          <w:color w:val="000000"/>
        </w:rPr>
        <w:t xml:space="preserve">effectively </w:t>
      </w:r>
      <w:r w:rsidR="00AE3903" w:rsidRPr="00005E6E">
        <w:rPr>
          <w:iCs/>
          <w:color w:val="000000"/>
        </w:rPr>
        <w:t>diminished</w:t>
      </w:r>
      <w:r w:rsidR="008D7BBA" w:rsidRPr="00005E6E">
        <w:rPr>
          <w:iCs/>
          <w:color w:val="000000"/>
        </w:rPr>
        <w:t xml:space="preserve"> people’s mobility levels </w:t>
      </w:r>
      <w:r w:rsidR="00AE3903" w:rsidRPr="00005E6E">
        <w:rPr>
          <w:iCs/>
          <w:color w:val="000000"/>
        </w:rPr>
        <w:t>for</w:t>
      </w:r>
      <w:r w:rsidR="008D7BBA" w:rsidRPr="00005E6E">
        <w:rPr>
          <w:iCs/>
          <w:color w:val="000000"/>
        </w:rPr>
        <w:t xml:space="preserve"> </w:t>
      </w:r>
      <w:r w:rsidR="006F3D9C">
        <w:rPr>
          <w:iCs/>
          <w:color w:val="000000"/>
        </w:rPr>
        <w:t>G4</w:t>
      </w:r>
      <w:r w:rsidR="008D7BBA" w:rsidRPr="00005E6E">
        <w:rPr>
          <w:iCs/>
          <w:color w:val="000000"/>
        </w:rPr>
        <w:t xml:space="preserve"> </w:t>
      </w:r>
      <w:r w:rsidR="00BF1233" w:rsidRPr="00005E6E">
        <w:rPr>
          <w:iCs/>
          <w:color w:val="000000"/>
        </w:rPr>
        <w:t xml:space="preserve">relative </w:t>
      </w:r>
      <w:r w:rsidR="008D7BBA" w:rsidRPr="00005E6E">
        <w:rPr>
          <w:iCs/>
          <w:color w:val="000000"/>
        </w:rPr>
        <w:t xml:space="preserve">to </w:t>
      </w:r>
      <w:r w:rsidR="006F3D9C">
        <w:rPr>
          <w:iCs/>
          <w:color w:val="000000"/>
        </w:rPr>
        <w:t>G1</w:t>
      </w:r>
      <w:r w:rsidR="008D7BBA" w:rsidRPr="00005E6E">
        <w:rPr>
          <w:iCs/>
          <w:color w:val="000000"/>
        </w:rPr>
        <w:t>.</w:t>
      </w:r>
      <w:r w:rsidR="00432005" w:rsidRPr="00005E6E">
        <w:rPr>
          <w:iCs/>
          <w:color w:val="000000"/>
        </w:rPr>
        <w:t xml:space="preserve"> </w:t>
      </w:r>
      <w:r w:rsidRPr="00005E6E">
        <w:fldChar w:fldCharType="begin"/>
      </w:r>
      <w:r w:rsidRPr="00005E6E">
        <w:instrText xml:space="preserve"> REF _Ref81167577 \h </w:instrText>
      </w:r>
      <w:r w:rsidR="00AA0DC4" w:rsidRPr="00005E6E">
        <w:instrText xml:space="preserve"> \* MERGEFORMAT </w:instrText>
      </w:r>
      <w:r w:rsidRPr="00005E6E">
        <w:fldChar w:fldCharType="separate"/>
      </w:r>
      <w:r w:rsidR="00547E5C" w:rsidRPr="00005E6E">
        <w:t xml:space="preserve">Table </w:t>
      </w:r>
      <w:r w:rsidR="00547E5C">
        <w:rPr>
          <w:noProof/>
        </w:rPr>
        <w:t>1</w:t>
      </w:r>
      <w:r w:rsidR="00547E5C" w:rsidRPr="00005E6E">
        <w:rPr>
          <w:noProof/>
        </w:rPr>
        <w:t>.</w:t>
      </w:r>
      <w:r w:rsidR="00547E5C" w:rsidRPr="00005E6E">
        <w:t xml:space="preserve"> Characteristics of change in </w:t>
      </w:r>
      <w:r w:rsidR="00547E5C" w:rsidRPr="00005E6E">
        <w:lastRenderedPageBreak/>
        <w:t>mobility during lockdown by clusters.</w:t>
      </w:r>
      <w:r w:rsidRPr="00005E6E">
        <w:fldChar w:fldCharType="end"/>
      </w:r>
      <w:r w:rsidR="00547E5C">
        <w:t xml:space="preserve"> </w:t>
      </w:r>
      <w:r w:rsidR="00224FEF" w:rsidRPr="00005E6E">
        <w:t xml:space="preserve">Second, </w:t>
      </w:r>
      <w:r w:rsidR="006F3D9C">
        <w:t>G4</w:t>
      </w:r>
      <w:r w:rsidR="00084437" w:rsidRPr="00005E6E">
        <w:t xml:space="preserve"> </w:t>
      </w:r>
      <w:r w:rsidR="00182C9E" w:rsidRPr="00005E6E">
        <w:t>ha</w:t>
      </w:r>
      <w:r w:rsidR="003E28A1" w:rsidRPr="00005E6E">
        <w:t>s</w:t>
      </w:r>
      <w:r w:rsidR="00182C9E" w:rsidRPr="00005E6E">
        <w:t xml:space="preserve"> shown</w:t>
      </w:r>
      <w:r w:rsidR="00084437" w:rsidRPr="00005E6E">
        <w:t xml:space="preserve"> the </w:t>
      </w:r>
      <w:r w:rsidR="00092717" w:rsidRPr="00005E6E">
        <w:t xml:space="preserve">highest </w:t>
      </w:r>
      <w:r w:rsidR="002F2439" w:rsidRPr="00005E6E">
        <w:t>people’s mobility bounce back</w:t>
      </w:r>
      <w:r w:rsidR="0091676F" w:rsidRPr="00005E6E">
        <w:t xml:space="preserve"> during </w:t>
      </w:r>
      <w:r w:rsidR="003E28A1" w:rsidRPr="00005E6E">
        <w:t xml:space="preserve">the </w:t>
      </w:r>
      <w:r w:rsidR="0091676F" w:rsidRPr="00005E6E">
        <w:t xml:space="preserve">lockdown </w:t>
      </w:r>
      <w:del w:id="656" w:author="Won Do Lee" w:date="2023-01-17T22:35:00Z">
        <w:r w:rsidR="0091676F" w:rsidRPr="00005E6E" w:rsidDel="00B97F5A">
          <w:delText xml:space="preserve">as </w:delText>
        </w:r>
      </w:del>
      <w:ins w:id="657" w:author="Won Do Lee" w:date="2023-01-17T22:35:00Z">
        <w:r w:rsidR="00B97F5A" w:rsidRPr="00005E6E">
          <w:t xml:space="preserve">at </w:t>
        </w:r>
      </w:ins>
      <w:r w:rsidR="0091676F" w:rsidRPr="00005E6E">
        <w:t>40.6%</w:t>
      </w:r>
      <w:r w:rsidR="003E28A1" w:rsidRPr="00005E6E">
        <w:t xml:space="preserve">, </w:t>
      </w:r>
      <w:r w:rsidR="0091676F" w:rsidRPr="00005E6E">
        <w:t>compared to</w:t>
      </w:r>
      <w:r w:rsidR="00D93A4B" w:rsidRPr="00005E6E">
        <w:t xml:space="preserve"> the</w:t>
      </w:r>
      <w:r w:rsidR="0091676F" w:rsidRPr="00005E6E">
        <w:t xml:space="preserve"> </w:t>
      </w:r>
      <w:r w:rsidR="00092717" w:rsidRPr="00005E6E">
        <w:t xml:space="preserve">lowest </w:t>
      </w:r>
      <w:r w:rsidR="007D2D3E" w:rsidRPr="00005E6E">
        <w:t xml:space="preserve">mobility recovery at 15.3% in </w:t>
      </w:r>
      <w:r w:rsidR="006F3D9C">
        <w:t>G1</w:t>
      </w:r>
      <w:r w:rsidR="007D2D3E" w:rsidRPr="00005E6E">
        <w:t xml:space="preserve">. </w:t>
      </w:r>
      <w:commentRangeEnd w:id="639"/>
      <w:r w:rsidR="0006202D">
        <w:rPr>
          <w:rStyle w:val="CommentReference"/>
        </w:rPr>
        <w:commentReference w:id="639"/>
      </w:r>
    </w:p>
    <w:p w14:paraId="55DBEF88" w14:textId="4A091FBB" w:rsidR="00A733A9" w:rsidRPr="00005E6E" w:rsidRDefault="003A4652" w:rsidP="000F3486">
      <w:pPr>
        <w:spacing w:after="240"/>
      </w:pPr>
      <w:r w:rsidRPr="00005E6E">
        <w:t>The first observation</w:t>
      </w:r>
      <w:r w:rsidR="00FA1022" w:rsidRPr="00005E6E">
        <w:t xml:space="preserve"> confirms our hypothesis </w:t>
      </w:r>
      <w:r w:rsidR="00DA61C4" w:rsidRPr="00005E6E">
        <w:t xml:space="preserve">on </w:t>
      </w:r>
      <w:ins w:id="658" w:author="Won Do Lee" w:date="2023-01-13T00:21:00Z">
        <w:r w:rsidR="00FC3526" w:rsidRPr="00005E6E">
          <w:t>group he</w:t>
        </w:r>
      </w:ins>
      <w:ins w:id="659" w:author="Won Do Lee" w:date="2023-01-13T00:22:00Z">
        <w:r w:rsidR="00FC3526" w:rsidRPr="00005E6E">
          <w:t xml:space="preserve">terogeneity in </w:t>
        </w:r>
      </w:ins>
      <w:del w:id="660" w:author="Won Do Lee" w:date="2023-01-13T00:22:00Z">
        <w:r w:rsidR="00AE3903" w:rsidRPr="00005E6E" w:rsidDel="00FC3526">
          <w:delText>heterogeneous</w:delText>
        </w:r>
        <w:r w:rsidR="002F13FA" w:rsidRPr="00005E6E" w:rsidDel="00FC3526">
          <w:delText xml:space="preserve"> </w:delText>
        </w:r>
      </w:del>
      <w:r w:rsidR="00FD2B92" w:rsidRPr="00005E6E">
        <w:t xml:space="preserve">trajectories of mobility </w:t>
      </w:r>
      <w:del w:id="661" w:author="Won Do Lee" w:date="2023-01-13T00:22:00Z">
        <w:r w:rsidR="00FD2B92" w:rsidRPr="00005E6E" w:rsidDel="00FC3526">
          <w:delText>reduction</w:delText>
        </w:r>
        <w:r w:rsidR="008E04E2" w:rsidRPr="00005E6E" w:rsidDel="00FC3526">
          <w:delText xml:space="preserve"> </w:delText>
        </w:r>
      </w:del>
      <w:ins w:id="662" w:author="Won Do Lee" w:date="2023-01-13T00:22:00Z">
        <w:r w:rsidR="00FC3526" w:rsidRPr="00005E6E">
          <w:t xml:space="preserve">change </w:t>
        </w:r>
      </w:ins>
      <w:r w:rsidR="00FD2B92" w:rsidRPr="00005E6E">
        <w:t xml:space="preserve">between </w:t>
      </w:r>
      <w:r w:rsidR="00E12FF8" w:rsidRPr="00005E6E">
        <w:t>c</w:t>
      </w:r>
      <w:r w:rsidR="008E04E2" w:rsidRPr="00005E6E">
        <w:t xml:space="preserve">lusters. </w:t>
      </w:r>
      <w:r w:rsidR="005C656C" w:rsidRPr="00005E6E">
        <w:fldChar w:fldCharType="begin"/>
      </w:r>
      <w:r w:rsidR="005C656C" w:rsidRPr="00005E6E">
        <w:instrText xml:space="preserve"> REF _Ref63168568 \h </w:instrText>
      </w:r>
      <w:r w:rsidR="00B82758" w:rsidRPr="00005E6E">
        <w:instrText xml:space="preserve"> \* MERGEFORMAT </w:instrText>
      </w:r>
      <w:r w:rsidR="005C656C" w:rsidRPr="00005E6E">
        <w:fldChar w:fldCharType="separate"/>
      </w:r>
      <w:ins w:id="663" w:author="Won Do Lee [2]" w:date="2023-07-13T13:10:00Z">
        <w:r w:rsidR="00270360" w:rsidRPr="00005E6E">
          <w:t xml:space="preserve">Figure </w:t>
        </w:r>
        <w:r w:rsidR="00270360">
          <w:t>5</w:t>
        </w:r>
      </w:ins>
      <w:del w:id="664" w:author="Won Do Lee [2]" w:date="2023-07-13T13:10:00Z">
        <w:r w:rsidR="00547E5C" w:rsidRPr="00005E6E" w:rsidDel="00270360">
          <w:delText xml:space="preserve">Figure </w:delText>
        </w:r>
        <w:r w:rsidR="00547E5C" w:rsidDel="00270360">
          <w:delText>5</w:delText>
        </w:r>
      </w:del>
      <w:r w:rsidR="005C656C" w:rsidRPr="00005E6E">
        <w:fldChar w:fldCharType="end"/>
      </w:r>
      <w:r w:rsidR="005C656C" w:rsidRPr="00005E6E">
        <w:t xml:space="preserve"> </w:t>
      </w:r>
      <w:del w:id="665" w:author="Won Do Lee" w:date="2023-01-17T22:35:00Z">
        <w:r w:rsidR="00017025" w:rsidRPr="00005E6E" w:rsidDel="00B97F5A">
          <w:delText>illustrate</w:delText>
        </w:r>
        <w:r w:rsidR="00D93E73" w:rsidRPr="00005E6E" w:rsidDel="00B97F5A">
          <w:delText>d</w:delText>
        </w:r>
        <w:r w:rsidR="00017025" w:rsidRPr="00005E6E" w:rsidDel="00B97F5A">
          <w:delText xml:space="preserve"> </w:delText>
        </w:r>
      </w:del>
      <w:ins w:id="666" w:author="Won Do Lee" w:date="2023-01-17T22:35:00Z">
        <w:r w:rsidR="00B97F5A" w:rsidRPr="00005E6E">
          <w:t xml:space="preserve">illustrates </w:t>
        </w:r>
      </w:ins>
      <w:r w:rsidR="00017025" w:rsidRPr="00005E6E">
        <w:t>the spatial cluster distributions</w:t>
      </w:r>
      <w:r w:rsidR="00BE317E" w:rsidRPr="00005E6E">
        <w:t xml:space="preserve"> when </w:t>
      </w:r>
      <w:r w:rsidR="00BE317E" w:rsidRPr="00005E6E">
        <w:rPr>
          <w:i/>
          <w:iCs/>
        </w:rPr>
        <w:t xml:space="preserve">K </w:t>
      </w:r>
      <w:r w:rsidR="00BE317E" w:rsidRPr="00005E6E">
        <w:t>is 4</w:t>
      </w:r>
      <w:r w:rsidR="00017025" w:rsidRPr="00005E6E">
        <w:t xml:space="preserve">. </w:t>
      </w:r>
      <w:r w:rsidR="006F3D9C">
        <w:t>G1</w:t>
      </w:r>
      <w:r w:rsidR="005304B0" w:rsidRPr="00005E6E">
        <w:t xml:space="preserve"> </w:t>
      </w:r>
      <w:r w:rsidR="002B639E" w:rsidRPr="00005E6E">
        <w:t xml:space="preserve">(45 LTLAs) </w:t>
      </w:r>
      <w:r w:rsidR="008757A3" w:rsidRPr="00005E6E">
        <w:t xml:space="preserve">consists of </w:t>
      </w:r>
      <w:r w:rsidR="004D7C40" w:rsidRPr="00005E6E">
        <w:t xml:space="preserve">relatively </w:t>
      </w:r>
      <w:r w:rsidR="009F38B7" w:rsidRPr="00005E6E">
        <w:t>wealthy</w:t>
      </w:r>
      <w:r w:rsidR="008757A3" w:rsidRPr="00005E6E">
        <w:t xml:space="preserve"> </w:t>
      </w:r>
      <w:r w:rsidR="00935C9D" w:rsidRPr="00005E6E">
        <w:t xml:space="preserve">and diverse </w:t>
      </w:r>
      <w:r w:rsidR="00AC2225" w:rsidRPr="00005E6E">
        <w:t xml:space="preserve">local authorities </w:t>
      </w:r>
      <w:r w:rsidR="005E498A" w:rsidRPr="00005E6E">
        <w:t>m</w:t>
      </w:r>
      <w:r w:rsidR="000557DC" w:rsidRPr="00005E6E">
        <w:t>ain</w:t>
      </w:r>
      <w:r w:rsidR="005E498A" w:rsidRPr="00005E6E">
        <w:t xml:space="preserve">ly </w:t>
      </w:r>
      <w:r w:rsidR="00D51C51" w:rsidRPr="00005E6E">
        <w:t xml:space="preserve">distributed over </w:t>
      </w:r>
      <w:r w:rsidR="008757A3" w:rsidRPr="00005E6E">
        <w:t>Inner London</w:t>
      </w:r>
      <w:r w:rsidR="00EE77C4">
        <w:t xml:space="preserve"> </w:t>
      </w:r>
      <w:r w:rsidR="00EE77C4">
        <w:rPr>
          <w:rFonts w:hint="eastAsia"/>
        </w:rPr>
        <w:t>(see</w:t>
      </w:r>
      <w:r w:rsidR="00EE77C4">
        <w:t xml:space="preserve"> </w:t>
      </w:r>
      <w:r w:rsidR="00EE77C4">
        <w:fldChar w:fldCharType="begin"/>
      </w:r>
      <w:r w:rsidR="00EE77C4">
        <w:instrText xml:space="preserve"> REF _Ref131109280 \h  \* MERGEFORMAT </w:instrText>
      </w:r>
      <w:r w:rsidR="00EE77C4">
        <w:fldChar w:fldCharType="separate"/>
      </w:r>
      <w:r w:rsidR="00547E5C">
        <w:t>Table 2</w:t>
      </w:r>
      <w:r w:rsidR="00EE77C4">
        <w:fldChar w:fldCharType="end"/>
      </w:r>
      <w:r w:rsidR="00EE77C4">
        <w:rPr>
          <w:rFonts w:hint="eastAsia"/>
        </w:rPr>
        <w:t>)</w:t>
      </w:r>
      <w:r w:rsidR="002B639E" w:rsidRPr="00005E6E">
        <w:t xml:space="preserve">. </w:t>
      </w:r>
      <w:r w:rsidR="00836D97" w:rsidRPr="00005E6E">
        <w:t>In</w:t>
      </w:r>
      <w:r w:rsidR="00015739" w:rsidRPr="00005E6E">
        <w:t xml:space="preserve"> contrast</w:t>
      </w:r>
      <w:r w:rsidR="00836D97" w:rsidRPr="00005E6E">
        <w:t xml:space="preserve">, </w:t>
      </w:r>
      <w:r w:rsidR="006F3D9C">
        <w:t>G4</w:t>
      </w:r>
      <w:r w:rsidR="00935C9D" w:rsidRPr="00005E6E">
        <w:t xml:space="preserve"> </w:t>
      </w:r>
      <w:r w:rsidR="002B639E" w:rsidRPr="00005E6E">
        <w:t>(69 LTLAs</w:t>
      </w:r>
      <w:r w:rsidR="00D93E73" w:rsidRPr="00005E6E">
        <w:t xml:space="preserve">) </w:t>
      </w:r>
      <w:r w:rsidR="00836D97" w:rsidRPr="00005E6E">
        <w:t xml:space="preserve">is </w:t>
      </w:r>
      <w:r w:rsidR="00401735" w:rsidRPr="00005E6E">
        <w:t xml:space="preserve">relatively </w:t>
      </w:r>
      <w:r w:rsidR="00421BB9" w:rsidRPr="00005E6E">
        <w:t xml:space="preserve">deprived </w:t>
      </w:r>
      <w:r w:rsidR="00AC2225" w:rsidRPr="00005E6E">
        <w:t xml:space="preserve">local authorities </w:t>
      </w:r>
      <w:r w:rsidR="00BA276E" w:rsidRPr="00005E6E">
        <w:t xml:space="preserve">located </w:t>
      </w:r>
      <w:r w:rsidR="00AC2225" w:rsidRPr="00005E6E">
        <w:t xml:space="preserve">in </w:t>
      </w:r>
      <w:r w:rsidR="00F903EC" w:rsidRPr="00005E6E">
        <w:t>North West</w:t>
      </w:r>
      <w:r w:rsidR="00AC2225" w:rsidRPr="00005E6E">
        <w:t xml:space="preserve"> and Yorkshire and The Humber</w:t>
      </w:r>
      <w:r w:rsidR="00C26FF1" w:rsidRPr="00005E6E">
        <w:t xml:space="preserve">. </w:t>
      </w:r>
      <w:r w:rsidR="00D93E73" w:rsidRPr="00005E6E">
        <w:t>In general</w:t>
      </w:r>
      <w:r w:rsidR="00EE77C4">
        <w:rPr>
          <w:rFonts w:hint="eastAsia"/>
        </w:rPr>
        <w:t>,</w:t>
      </w:r>
      <w:r w:rsidR="00C26FF1" w:rsidRPr="00005E6E">
        <w:t xml:space="preserve"> </w:t>
      </w:r>
      <w:r w:rsidR="006F3D9C">
        <w:t>G2</w:t>
      </w:r>
      <w:r w:rsidR="00C26FF1" w:rsidRPr="00005E6E">
        <w:t xml:space="preserve"> </w:t>
      </w:r>
      <w:r w:rsidR="00B4190C" w:rsidRPr="00005E6E">
        <w:t xml:space="preserve">(96 LTLAs) </w:t>
      </w:r>
      <w:r w:rsidR="00EE77C4">
        <w:rPr>
          <w:rFonts w:hint="eastAsia"/>
        </w:rPr>
        <w:t>and</w:t>
      </w:r>
      <w:r w:rsidR="00EE77C4">
        <w:t xml:space="preserve"> G3</w:t>
      </w:r>
      <w:r w:rsidR="00EE77C4" w:rsidRPr="00005E6E">
        <w:t xml:space="preserve"> (105 LTLAs) </w:t>
      </w:r>
      <w:r w:rsidR="00C26FF1" w:rsidRPr="00005E6E">
        <w:t>represent</w:t>
      </w:r>
      <w:del w:id="667" w:author="Won Do Lee" w:date="2023-01-17T22:35:00Z">
        <w:r w:rsidR="00C26FF1" w:rsidRPr="00005E6E" w:rsidDel="00B97F5A">
          <w:delText>s</w:delText>
        </w:r>
      </w:del>
      <w:r w:rsidR="00C26FF1" w:rsidRPr="00005E6E">
        <w:t xml:space="preserve"> </w:t>
      </w:r>
      <w:proofErr w:type="gramStart"/>
      <w:r w:rsidR="00A11B34" w:rsidRPr="00005E6E">
        <w:t xml:space="preserve">the </w:t>
      </w:r>
      <w:r w:rsidR="00C26FF1" w:rsidRPr="00005E6E">
        <w:t>majority of</w:t>
      </w:r>
      <w:proofErr w:type="gramEnd"/>
      <w:r w:rsidR="00C26FF1" w:rsidRPr="00005E6E">
        <w:t xml:space="preserve"> the clusters</w:t>
      </w:r>
      <w:r w:rsidR="00B4190C" w:rsidRPr="00005E6E">
        <w:t xml:space="preserve">. </w:t>
      </w:r>
      <w:r w:rsidR="006F3D9C">
        <w:t>G3</w:t>
      </w:r>
      <w:r w:rsidR="00B4190C" w:rsidRPr="00005E6E">
        <w:t xml:space="preserve"> </w:t>
      </w:r>
      <w:r w:rsidR="00A11B34" w:rsidRPr="00005E6E">
        <w:t>resembles</w:t>
      </w:r>
      <w:r w:rsidR="006E6B27" w:rsidRPr="00005E6E">
        <w:t xml:space="preserve"> </w:t>
      </w:r>
      <w:r w:rsidR="006F3D9C">
        <w:t>G4</w:t>
      </w:r>
      <w:r w:rsidR="00D93E73" w:rsidRPr="00005E6E">
        <w:t>, with</w:t>
      </w:r>
      <w:r w:rsidR="006E6B27" w:rsidRPr="00005E6E">
        <w:t xml:space="preserve"> </w:t>
      </w:r>
      <w:del w:id="668" w:author="Won Do Lee" w:date="2023-01-17T22:35:00Z">
        <w:r w:rsidR="00A11B34" w:rsidRPr="00005E6E" w:rsidDel="00B97F5A">
          <w:delText xml:space="preserve">the </w:delText>
        </w:r>
      </w:del>
      <w:r w:rsidR="006E6B27" w:rsidRPr="00005E6E">
        <w:t xml:space="preserve">abundant clinical capacity (hospitals) and allowed premises (parks) in </w:t>
      </w:r>
      <w:r w:rsidR="00F903EC" w:rsidRPr="00005E6E">
        <w:t>North West</w:t>
      </w:r>
      <w:r w:rsidR="00BA276E" w:rsidRPr="00005E6E">
        <w:t xml:space="preserve"> </w:t>
      </w:r>
      <w:r w:rsidR="006E6B27" w:rsidRPr="00005E6E">
        <w:t xml:space="preserve">and </w:t>
      </w:r>
      <w:r w:rsidR="00BA276E" w:rsidRPr="00005E6E">
        <w:t xml:space="preserve">East </w:t>
      </w:r>
      <w:r w:rsidR="006E6B27" w:rsidRPr="00005E6E">
        <w:t>Midlands</w:t>
      </w:r>
      <w:r w:rsidR="00D93E73" w:rsidRPr="00005E6E">
        <w:t>.</w:t>
      </w:r>
      <w:r w:rsidR="009B472A" w:rsidRPr="00005E6E">
        <w:t xml:space="preserve"> </w:t>
      </w:r>
      <w:r w:rsidR="00D93E73" w:rsidRPr="00005E6E">
        <w:t>W</w:t>
      </w:r>
      <w:r w:rsidR="009B472A" w:rsidRPr="00005E6E">
        <w:t xml:space="preserve">hile </w:t>
      </w:r>
      <w:r w:rsidR="006F3D9C">
        <w:t>G2</w:t>
      </w:r>
      <w:r w:rsidR="00B4190C" w:rsidRPr="00005E6E">
        <w:t xml:space="preserve"> </w:t>
      </w:r>
      <w:r w:rsidR="00A733A9" w:rsidRPr="00005E6E">
        <w:t>is more h</w:t>
      </w:r>
      <w:r w:rsidR="0081114E" w:rsidRPr="00005E6E">
        <w:t xml:space="preserve">omogenous </w:t>
      </w:r>
      <w:r w:rsidR="00A733A9" w:rsidRPr="00005E6E">
        <w:t xml:space="preserve">to </w:t>
      </w:r>
      <w:r w:rsidR="006F3D9C">
        <w:t>G1</w:t>
      </w:r>
      <w:r w:rsidR="00A733A9" w:rsidRPr="00005E6E">
        <w:t xml:space="preserve">, </w:t>
      </w:r>
      <w:proofErr w:type="gramStart"/>
      <w:r w:rsidR="00D93E73" w:rsidRPr="00005E6E">
        <w:t xml:space="preserve">fairly </w:t>
      </w:r>
      <w:r w:rsidR="00A733A9" w:rsidRPr="00005E6E">
        <w:t>affluent</w:t>
      </w:r>
      <w:proofErr w:type="gramEnd"/>
      <w:r w:rsidR="0081114E" w:rsidRPr="00005E6E">
        <w:t xml:space="preserve"> local authorities in Outer London and Southern England</w:t>
      </w:r>
      <w:commentRangeStart w:id="669"/>
      <w:commentRangeEnd w:id="669"/>
      <w:r w:rsidR="0081114E" w:rsidRPr="00005E6E">
        <w:commentReference w:id="669"/>
      </w:r>
      <w:commentRangeStart w:id="670"/>
      <w:commentRangeEnd w:id="670"/>
      <w:r w:rsidR="0081114E" w:rsidRPr="00005E6E">
        <w:commentReference w:id="670"/>
      </w:r>
      <w:r w:rsidR="00A733A9" w:rsidRPr="00005E6E">
        <w:t xml:space="preserve">. Descriptive statistics </w:t>
      </w:r>
      <w:del w:id="671" w:author="Won Do Lee" w:date="2023-01-19T23:21:00Z">
        <w:r w:rsidR="00C217E5" w:rsidRPr="00005E6E" w:rsidDel="001E7E1F">
          <w:delText>are evidenced</w:delText>
        </w:r>
        <w:r w:rsidR="00E86B09" w:rsidRPr="00005E6E" w:rsidDel="001E7E1F">
          <w:delText xml:space="preserve"> </w:delText>
        </w:r>
        <w:r w:rsidR="00A733A9" w:rsidRPr="00005E6E" w:rsidDel="001E7E1F">
          <w:delText xml:space="preserve">to </w:delText>
        </w:r>
        <w:r w:rsidR="00C217E5" w:rsidRPr="00005E6E" w:rsidDel="001E7E1F">
          <w:delText xml:space="preserve">confirm </w:delText>
        </w:r>
      </w:del>
      <w:ins w:id="672" w:author="Won Do Lee" w:date="2023-01-19T23:21:00Z">
        <w:r w:rsidR="001E7E1F" w:rsidRPr="00005E6E">
          <w:t xml:space="preserve">showed </w:t>
        </w:r>
      </w:ins>
      <w:ins w:id="673" w:author="Won Do Lee" w:date="2023-01-19T23:22:00Z">
        <w:r w:rsidR="001E7E1F" w:rsidRPr="00005E6E">
          <w:t xml:space="preserve">that </w:t>
        </w:r>
      </w:ins>
      <w:del w:id="674" w:author="Won Do Lee" w:date="2023-01-17T22:36:00Z">
        <w:r w:rsidR="00A733A9" w:rsidRPr="00005E6E" w:rsidDel="00B97F5A">
          <w:delText xml:space="preserve">the </w:delText>
        </w:r>
        <w:r w:rsidR="00B22B82" w:rsidRPr="00005E6E" w:rsidDel="00B97F5A">
          <w:delText>differences</w:delText>
        </w:r>
        <w:r w:rsidR="00A733A9" w:rsidRPr="00005E6E" w:rsidDel="00B97F5A">
          <w:delText xml:space="preserve"> in local socioeconomic and demographic fact</w:delText>
        </w:r>
      </w:del>
      <w:ins w:id="675" w:author="Won Do Lee" w:date="2023-01-19T23:21:00Z">
        <w:r w:rsidR="001E7E1F" w:rsidRPr="00005E6E">
          <w:t>l</w:t>
        </w:r>
      </w:ins>
      <w:del w:id="676" w:author="Won Do Lee" w:date="2023-01-17T22:36:00Z">
        <w:r w:rsidR="00A733A9" w:rsidRPr="00005E6E" w:rsidDel="00B97F5A">
          <w:delText>or</w:delText>
        </w:r>
      </w:del>
      <w:ins w:id="677" w:author="Won Do Lee" w:date="2023-01-17T22:36:00Z">
        <w:r w:rsidR="00B97F5A" w:rsidRPr="00005E6E">
          <w:t xml:space="preserve">ocal socioeconomic </w:t>
        </w:r>
      </w:ins>
      <w:ins w:id="678" w:author="Won Do Lee" w:date="2023-01-19T23:21:00Z">
        <w:r w:rsidR="001E7E1F" w:rsidRPr="00005E6E">
          <w:t>characteristics</w:t>
        </w:r>
      </w:ins>
      <w:ins w:id="679" w:author="Won Do Lee" w:date="2023-01-19T23:20:00Z">
        <w:r w:rsidR="001E7E1F" w:rsidRPr="00005E6E">
          <w:t xml:space="preserve"> </w:t>
        </w:r>
      </w:ins>
      <w:ins w:id="680" w:author="Won Do Lee" w:date="2023-01-19T23:21:00Z">
        <w:r w:rsidR="001E7E1F" w:rsidRPr="00005E6E">
          <w:t>differed</w:t>
        </w:r>
      </w:ins>
      <w:ins w:id="681" w:author="Won Do Lee" w:date="2023-01-19T23:20:00Z">
        <w:r w:rsidR="001E7E1F" w:rsidRPr="00005E6E">
          <w:t xml:space="preserve"> </w:t>
        </w:r>
      </w:ins>
      <w:del w:id="682" w:author="Won Do Lee" w:date="2023-01-19T23:20:00Z">
        <w:r w:rsidR="00A733A9" w:rsidRPr="00005E6E" w:rsidDel="001E7E1F">
          <w:delText xml:space="preserve">s </w:delText>
        </w:r>
      </w:del>
      <w:r w:rsidR="00A733A9" w:rsidRPr="00005E6E">
        <w:t xml:space="preserve">between clusters (see </w:t>
      </w:r>
      <w:r w:rsidR="006336B2" w:rsidRPr="00005E6E">
        <w:fldChar w:fldCharType="begin"/>
      </w:r>
      <w:r w:rsidR="006336B2" w:rsidRPr="00005E6E">
        <w:instrText xml:space="preserve"> REF _Ref65028141 \h </w:instrText>
      </w:r>
      <w:r w:rsidR="00B82758" w:rsidRPr="00005E6E">
        <w:instrText xml:space="preserve"> \* MERGEFORMAT </w:instrText>
      </w:r>
      <w:r w:rsidR="006336B2" w:rsidRPr="00005E6E">
        <w:fldChar w:fldCharType="separate"/>
      </w:r>
      <w:ins w:id="683" w:author="Won Do Lee [2]" w:date="2023-07-13T13:09:00Z">
        <w:r w:rsidR="00270360" w:rsidRPr="00005E6E">
          <w:t xml:space="preserve">Table </w:t>
        </w:r>
        <w:r w:rsidR="00270360">
          <w:t>3</w:t>
        </w:r>
      </w:ins>
      <w:del w:id="684" w:author="Won Do Lee [2]" w:date="2023-07-13T13:09:00Z">
        <w:r w:rsidR="00547E5C" w:rsidRPr="00005E6E" w:rsidDel="00270360">
          <w:delText xml:space="preserve">Table </w:delText>
        </w:r>
        <w:r w:rsidR="00547E5C" w:rsidDel="00270360">
          <w:delText>3</w:delText>
        </w:r>
      </w:del>
      <w:r w:rsidR="006336B2" w:rsidRPr="00005E6E">
        <w:fldChar w:fldCharType="end"/>
      </w:r>
      <w:r w:rsidR="00A733A9" w:rsidRPr="00005E6E">
        <w:t>).</w:t>
      </w:r>
    </w:p>
    <w:p w14:paraId="38320C75" w14:textId="752B430B" w:rsidR="00AE40C9" w:rsidRPr="00005E6E" w:rsidRDefault="008E56CE" w:rsidP="000F3486">
      <w:r w:rsidRPr="00005E6E">
        <w:rPr>
          <w:iCs/>
          <w:color w:val="000000"/>
        </w:rPr>
        <w:t>The second observation</w:t>
      </w:r>
      <w:r w:rsidR="00A733A9" w:rsidRPr="00005E6E">
        <w:rPr>
          <w:iCs/>
          <w:color w:val="000000"/>
        </w:rPr>
        <w:t xml:space="preserve"> </w:t>
      </w:r>
      <w:r w:rsidR="00FF2CC9" w:rsidRPr="00005E6E">
        <w:rPr>
          <w:iCs/>
          <w:color w:val="000000"/>
        </w:rPr>
        <w:t>also reveal</w:t>
      </w:r>
      <w:r w:rsidR="00BB482F" w:rsidRPr="00005E6E">
        <w:rPr>
          <w:iCs/>
          <w:color w:val="000000"/>
        </w:rPr>
        <w:t xml:space="preserve">ed </w:t>
      </w:r>
      <w:r w:rsidR="00FF2CC9" w:rsidRPr="00005E6E">
        <w:rPr>
          <w:iCs/>
          <w:color w:val="000000"/>
        </w:rPr>
        <w:t>differences</w:t>
      </w:r>
      <w:r w:rsidR="00081B91" w:rsidRPr="00005E6E">
        <w:rPr>
          <w:iCs/>
          <w:color w:val="000000"/>
        </w:rPr>
        <w:t xml:space="preserve"> in</w:t>
      </w:r>
      <w:r w:rsidR="00D720F3" w:rsidRPr="00005E6E">
        <w:rPr>
          <w:iCs/>
          <w:color w:val="000000"/>
        </w:rPr>
        <w:t xml:space="preserve"> </w:t>
      </w:r>
      <w:r w:rsidR="00C4253F" w:rsidRPr="00005E6E">
        <w:rPr>
          <w:iCs/>
          <w:color w:val="000000"/>
        </w:rPr>
        <w:t xml:space="preserve">the </w:t>
      </w:r>
      <w:r w:rsidR="00D720F3" w:rsidRPr="00005E6E">
        <w:rPr>
          <w:iCs/>
          <w:color w:val="000000"/>
        </w:rPr>
        <w:t>recovery</w:t>
      </w:r>
      <w:r w:rsidR="00C4253F" w:rsidRPr="00005E6E">
        <w:rPr>
          <w:iCs/>
          <w:color w:val="000000"/>
        </w:rPr>
        <w:t xml:space="preserve"> of mobility levels</w:t>
      </w:r>
      <w:r w:rsidR="00D720F3" w:rsidRPr="00005E6E">
        <w:rPr>
          <w:iCs/>
          <w:color w:val="000000"/>
        </w:rPr>
        <w:t xml:space="preserve"> during </w:t>
      </w:r>
      <w:r w:rsidR="00A11B34" w:rsidRPr="00005E6E">
        <w:rPr>
          <w:iCs/>
          <w:color w:val="000000"/>
        </w:rPr>
        <w:t xml:space="preserve">the </w:t>
      </w:r>
      <w:r w:rsidR="00D720F3" w:rsidRPr="00005E6E">
        <w:rPr>
          <w:iCs/>
          <w:color w:val="000000"/>
        </w:rPr>
        <w:t>lockdown</w:t>
      </w:r>
      <w:r w:rsidR="000E15F7" w:rsidRPr="00005E6E">
        <w:rPr>
          <w:iCs/>
          <w:color w:val="000000"/>
        </w:rPr>
        <w:t xml:space="preserve"> </w:t>
      </w:r>
      <w:r w:rsidR="00FC4544" w:rsidRPr="00005E6E">
        <w:rPr>
          <w:iCs/>
          <w:color w:val="000000"/>
        </w:rPr>
        <w:t>between</w:t>
      </w:r>
      <w:r w:rsidR="000E15F7" w:rsidRPr="00005E6E">
        <w:rPr>
          <w:iCs/>
          <w:color w:val="000000"/>
        </w:rPr>
        <w:t xml:space="preserve"> clusters</w:t>
      </w:r>
      <w:r w:rsidR="00D720F3" w:rsidRPr="00005E6E">
        <w:rPr>
          <w:iCs/>
          <w:color w:val="000000"/>
        </w:rPr>
        <w:t xml:space="preserve">. </w:t>
      </w:r>
      <w:r w:rsidR="005515F2" w:rsidRPr="00005E6E">
        <w:t xml:space="preserve">Lockdown measures had worked effectively </w:t>
      </w:r>
      <w:r w:rsidR="00A11B34" w:rsidRPr="00005E6E">
        <w:t xml:space="preserve">for </w:t>
      </w:r>
      <w:r w:rsidR="002112DA" w:rsidRPr="00005E6E">
        <w:t xml:space="preserve">at least </w:t>
      </w:r>
      <w:r w:rsidR="00A11B34" w:rsidRPr="00005E6E">
        <w:t>a week</w:t>
      </w:r>
      <w:r w:rsidR="002112DA" w:rsidRPr="00005E6E">
        <w:t xml:space="preserve"> according to the </w:t>
      </w:r>
      <w:r w:rsidR="00553DF3" w:rsidRPr="00005E6E">
        <w:t xml:space="preserve">minimum level of mobility indicated on </w:t>
      </w:r>
      <w:r w:rsidR="003048DC" w:rsidRPr="00005E6E">
        <w:t>seven-</w:t>
      </w:r>
      <w:r w:rsidR="001A164E" w:rsidRPr="00005E6E">
        <w:t xml:space="preserve">day of </w:t>
      </w:r>
      <w:ins w:id="685" w:author="Won Do Lee" w:date="2023-01-17T22:36:00Z">
        <w:r w:rsidR="00B97F5A" w:rsidRPr="00005E6E">
          <w:t xml:space="preserve">the </w:t>
        </w:r>
      </w:ins>
      <w:r w:rsidR="001A164E" w:rsidRPr="00005E6E">
        <w:t>lockdown (i.e., 29 March)</w:t>
      </w:r>
      <w:r w:rsidR="00F05586" w:rsidRPr="00005E6E">
        <w:t xml:space="preserve">. </w:t>
      </w:r>
      <w:r w:rsidR="005E2615" w:rsidRPr="00005E6E">
        <w:t>However, its</w:t>
      </w:r>
      <w:r w:rsidR="002112DA" w:rsidRPr="00005E6E">
        <w:t xml:space="preserve"> effectiveness </w:t>
      </w:r>
      <w:r w:rsidR="00035C9E" w:rsidRPr="00005E6E">
        <w:t xml:space="preserve">had </w:t>
      </w:r>
      <w:r w:rsidR="00553DF3" w:rsidRPr="00005E6E">
        <w:t xml:space="preserve">declined </w:t>
      </w:r>
      <w:r w:rsidR="001A164E" w:rsidRPr="00005E6E">
        <w:t>over time</w:t>
      </w:r>
      <w:r w:rsidR="00A327F9" w:rsidRPr="00005E6E">
        <w:t>,</w:t>
      </w:r>
      <w:r w:rsidR="001A164E" w:rsidRPr="00005E6E">
        <w:t xml:space="preserve"> </w:t>
      </w:r>
      <w:r w:rsidR="00E342D8" w:rsidRPr="00005E6E">
        <w:t xml:space="preserve">and </w:t>
      </w:r>
      <w:r w:rsidR="00FE72EA" w:rsidRPr="00005E6E">
        <w:t xml:space="preserve">was </w:t>
      </w:r>
      <w:r w:rsidR="00E81DCF" w:rsidRPr="00005E6E">
        <w:t>observed</w:t>
      </w:r>
      <w:r w:rsidR="001A164E" w:rsidRPr="00005E6E">
        <w:t xml:space="preserve"> </w:t>
      </w:r>
      <w:r w:rsidR="00E342D8" w:rsidRPr="00005E6E">
        <w:t xml:space="preserve">to lessen </w:t>
      </w:r>
      <w:ins w:id="686" w:author="Won Do Lee" w:date="2023-01-17T22:36:00Z">
        <w:r w:rsidR="00B97F5A" w:rsidRPr="00005E6E">
          <w:t xml:space="preserve">the </w:t>
        </w:r>
      </w:ins>
      <w:r w:rsidR="00E342D8" w:rsidRPr="00005E6E">
        <w:t>reduction</w:t>
      </w:r>
      <w:r w:rsidR="00583E35" w:rsidRPr="00005E6E">
        <w:t xml:space="preserve"> in mobility</w:t>
      </w:r>
      <w:r w:rsidR="00E342D8" w:rsidRPr="00005E6E">
        <w:t xml:space="preserve"> </w:t>
      </w:r>
      <w:r w:rsidR="00877F4C" w:rsidRPr="00005E6E">
        <w:t>over the course of the lockdown</w:t>
      </w:r>
      <w:r w:rsidR="00583E35" w:rsidRPr="00005E6E">
        <w:t xml:space="preserve"> in </w:t>
      </w:r>
      <w:r w:rsidR="00583E35" w:rsidRPr="00005E6E">
        <w:fldChar w:fldCharType="begin"/>
      </w:r>
      <w:r w:rsidR="00583E35" w:rsidRPr="00005E6E">
        <w:instrText xml:space="preserve"> REF _Ref81133981 \h </w:instrText>
      </w:r>
      <w:r w:rsidR="00B82758" w:rsidRPr="00005E6E">
        <w:instrText xml:space="preserve"> \* MERGEFORMAT </w:instrText>
      </w:r>
      <w:r w:rsidR="00583E35" w:rsidRPr="00005E6E">
        <w:fldChar w:fldCharType="separate"/>
      </w:r>
      <w:r w:rsidR="00547E5C" w:rsidRPr="00005E6E">
        <w:t xml:space="preserve">Figure </w:t>
      </w:r>
      <w:r w:rsidR="00547E5C">
        <w:t>3</w:t>
      </w:r>
      <w:r w:rsidR="00583E35" w:rsidRPr="00005E6E">
        <w:fldChar w:fldCharType="end"/>
      </w:r>
      <w:r w:rsidR="00583E35" w:rsidRPr="00005E6E">
        <w:t xml:space="preserve"> and </w:t>
      </w:r>
      <w:r w:rsidR="00583E35" w:rsidRPr="00005E6E">
        <w:fldChar w:fldCharType="begin"/>
      </w:r>
      <w:r w:rsidR="00583E35" w:rsidRPr="00005E6E">
        <w:instrText xml:space="preserve"> REF _Ref81127049 \h </w:instrText>
      </w:r>
      <w:r w:rsidR="00B82758" w:rsidRPr="00005E6E">
        <w:instrText xml:space="preserve"> \* MERGEFORMAT </w:instrText>
      </w:r>
      <w:r w:rsidR="00583E35" w:rsidRPr="00005E6E">
        <w:fldChar w:fldCharType="separate"/>
      </w:r>
      <w:r w:rsidR="00547E5C" w:rsidRPr="00005E6E">
        <w:t xml:space="preserve">Figure </w:t>
      </w:r>
      <w:r w:rsidR="00547E5C">
        <w:t>4</w:t>
      </w:r>
      <w:r w:rsidR="00583E35" w:rsidRPr="00005E6E">
        <w:fldChar w:fldCharType="end"/>
      </w:r>
      <w:r w:rsidR="00877F4C" w:rsidRPr="00005E6E">
        <w:t xml:space="preserve">. </w:t>
      </w:r>
      <w:r w:rsidR="005A2158" w:rsidRPr="00005E6E">
        <w:t>Also, w</w:t>
      </w:r>
      <w:r w:rsidR="009B3839" w:rsidRPr="00005E6E">
        <w:t xml:space="preserve">e revealed </w:t>
      </w:r>
      <w:ins w:id="687" w:author="Won Do Lee" w:date="2023-01-17T22:36:00Z">
        <w:r w:rsidR="00B97F5A" w:rsidRPr="00005E6E">
          <w:t xml:space="preserve">that </w:t>
        </w:r>
      </w:ins>
      <w:r w:rsidR="009B3839" w:rsidRPr="00005E6E">
        <w:t>the lowest mobility reduction before the lockdown</w:t>
      </w:r>
      <w:del w:id="688" w:author="Won Do Lee" w:date="2023-01-17T22:36:00Z">
        <w:r w:rsidR="00A11B34" w:rsidRPr="00005E6E" w:rsidDel="00B97F5A">
          <w:delText>,</w:delText>
        </w:r>
      </w:del>
      <w:r w:rsidR="00A11B34" w:rsidRPr="00005E6E">
        <w:t xml:space="preserve"> </w:t>
      </w:r>
      <w:r w:rsidR="009B3839" w:rsidRPr="00005E6E">
        <w:t xml:space="preserve">and </w:t>
      </w:r>
      <w:r w:rsidR="00A11B34" w:rsidRPr="00005E6E">
        <w:t xml:space="preserve">the </w:t>
      </w:r>
      <w:r w:rsidR="009B3839" w:rsidRPr="00005E6E">
        <w:t>continuation of high levels of mobility recovery throughout the lockdown occurred in low-income areas in disadvantaged local authorities in Northern England.</w:t>
      </w:r>
      <w:r w:rsidR="00A733A9" w:rsidRPr="00005E6E">
        <w:t xml:space="preserve"> </w:t>
      </w:r>
      <w:r w:rsidR="00E81DCF" w:rsidRPr="00005E6E">
        <w:t>In contrast</w:t>
      </w:r>
      <w:r w:rsidR="0081114E" w:rsidRPr="00005E6E">
        <w:t xml:space="preserve">, a greater mobility reduction and marginal bounce back over time </w:t>
      </w:r>
      <w:ins w:id="689" w:author="Won Do Lee" w:date="2023-01-17T22:36:00Z">
        <w:r w:rsidR="00B97F5A" w:rsidRPr="00005E6E">
          <w:t xml:space="preserve">were </w:t>
        </w:r>
      </w:ins>
      <w:r w:rsidR="0081114E" w:rsidRPr="00005E6E">
        <w:t xml:space="preserve">indicated in high-income areas with excellent health-related accessibility and a relatively high proportion of self-employed, particularly in </w:t>
      </w:r>
      <w:r w:rsidR="00124504" w:rsidRPr="00005E6E">
        <w:t>I</w:t>
      </w:r>
      <w:r w:rsidR="0081114E" w:rsidRPr="00005E6E">
        <w:t>nner London.</w:t>
      </w:r>
    </w:p>
    <w:p w14:paraId="36739B36" w14:textId="77777777" w:rsidR="005D4164" w:rsidRPr="00005E6E" w:rsidRDefault="005D4164" w:rsidP="000F3486">
      <w:pPr>
        <w:rPr>
          <w:iCs/>
          <w:color w:val="000000"/>
        </w:rPr>
      </w:pPr>
    </w:p>
    <w:p w14:paraId="66FFE0A2" w14:textId="46F91C4A" w:rsidR="00AE40C9" w:rsidRPr="00005E6E" w:rsidDel="00147789" w:rsidRDefault="00AE40C9" w:rsidP="000F3486">
      <w:pPr>
        <w:pStyle w:val="Caption"/>
        <w:keepNext/>
        <w:rPr>
          <w:del w:id="690" w:author="Won Do Lee [2]" w:date="2023-07-13T06:15:00Z"/>
        </w:rPr>
      </w:pPr>
      <w:bookmarkStart w:id="691" w:name="_Ref81157865"/>
      <w:bookmarkStart w:id="692" w:name="_Ref81167577"/>
      <w:bookmarkStart w:id="693" w:name="_Hlk71705036"/>
      <w:del w:id="694" w:author="Won Do Lee [2]" w:date="2023-07-13T06:15:00Z">
        <w:r w:rsidRPr="00005E6E" w:rsidDel="00147789">
          <w:delText xml:space="preserve">Table </w:delText>
        </w:r>
        <w:r w:rsidR="00652E4E" w:rsidDel="00147789">
          <w:rPr>
            <w:b w:val="0"/>
            <w:bCs w:val="0"/>
          </w:rPr>
          <w:fldChar w:fldCharType="begin"/>
        </w:r>
        <w:r w:rsidR="00652E4E" w:rsidDel="00147789">
          <w:delInstrText xml:space="preserve"> SEQ Table \* ARABIC </w:delInstrText>
        </w:r>
        <w:r w:rsidR="00652E4E" w:rsidDel="00147789">
          <w:rPr>
            <w:b w:val="0"/>
            <w:bCs w:val="0"/>
          </w:rPr>
          <w:fldChar w:fldCharType="separate"/>
        </w:r>
        <w:r w:rsidR="00547E5C" w:rsidDel="00147789">
          <w:rPr>
            <w:noProof/>
          </w:rPr>
          <w:delText>1</w:delText>
        </w:r>
        <w:r w:rsidR="00652E4E" w:rsidDel="00147789">
          <w:rPr>
            <w:b w:val="0"/>
            <w:bCs w:val="0"/>
            <w:noProof/>
          </w:rPr>
          <w:fldChar w:fldCharType="end"/>
        </w:r>
        <w:bookmarkEnd w:id="691"/>
        <w:r w:rsidRPr="00005E6E" w:rsidDel="00147789">
          <w:delText xml:space="preserve">. </w:delText>
        </w:r>
        <w:bookmarkStart w:id="695" w:name="_Hlk125059417"/>
        <w:r w:rsidR="00730525" w:rsidRPr="00005E6E" w:rsidDel="00147789">
          <w:delText xml:space="preserve">Characteristics </w:delText>
        </w:r>
        <w:r w:rsidRPr="00005E6E" w:rsidDel="00147789">
          <w:delText xml:space="preserve">of </w:delText>
        </w:r>
        <w:r w:rsidR="00730525" w:rsidRPr="00005E6E" w:rsidDel="00147789">
          <w:delText>change in mobility levels</w:delText>
        </w:r>
        <w:r w:rsidRPr="00005E6E" w:rsidDel="00147789">
          <w:delText xml:space="preserve"> during lockdown by clusters</w:delText>
        </w:r>
        <w:r w:rsidR="00B97F5A" w:rsidRPr="00005E6E" w:rsidDel="00147789">
          <w:delText>.</w:delText>
        </w:r>
        <w:bookmarkEnd w:id="692"/>
        <w:bookmarkEnd w:id="695"/>
      </w:del>
    </w:p>
    <w:tbl>
      <w:tblPr>
        <w:tblStyle w:val="GridTable1Light"/>
        <w:tblW w:w="0" w:type="auto"/>
        <w:tblLook w:val="04A0" w:firstRow="1" w:lastRow="0" w:firstColumn="1" w:lastColumn="0" w:noHBand="0" w:noVBand="1"/>
      </w:tblPr>
      <w:tblGrid>
        <w:gridCol w:w="3750"/>
        <w:gridCol w:w="974"/>
        <w:gridCol w:w="974"/>
        <w:gridCol w:w="1065"/>
        <w:gridCol w:w="974"/>
        <w:gridCol w:w="1252"/>
      </w:tblGrid>
      <w:tr w:rsidR="00CA60E3" w:rsidRPr="00005E6E" w:rsidDel="00147789" w14:paraId="53812418" w14:textId="2AD703A1" w:rsidTr="00CA60E3">
        <w:trPr>
          <w:trHeight w:val="567"/>
          <w:del w:id="696" w:author="Won Do Lee [2]" w:date="2023-07-13T06:15:00Z"/>
        </w:trPr>
        <w:tc>
          <w:tcPr>
            <w:tcW w:w="0" w:type="auto"/>
            <w:tcBorders>
              <w:top w:val="single" w:sz="12" w:space="0" w:color="auto"/>
              <w:left w:val="nil"/>
              <w:bottom w:val="single" w:sz="12" w:space="0" w:color="auto"/>
            </w:tcBorders>
            <w:shd w:val="clear" w:color="auto" w:fill="A5A5A5" w:themeFill="accent3"/>
            <w:noWrap/>
            <w:hideMark/>
          </w:tcPr>
          <w:p w14:paraId="01599BBE" w14:textId="0705BF29" w:rsidR="00CA60E3" w:rsidRPr="00005E6E" w:rsidDel="00147789" w:rsidRDefault="00CA60E3" w:rsidP="00CA60E3">
            <w:pPr>
              <w:widowControl/>
              <w:wordWrap/>
              <w:autoSpaceDE/>
              <w:autoSpaceDN/>
              <w:cnfStyle w:val="101000000000" w:firstRow="1" w:lastRow="0" w:firstColumn="1" w:lastColumn="0" w:oddVBand="0" w:evenVBand="0" w:oddHBand="0" w:evenHBand="0" w:firstRowFirstColumn="0" w:firstRowLastColumn="0" w:lastRowFirstColumn="0" w:lastRowLastColumn="0"/>
              <w:rPr>
                <w:del w:id="697" w:author="Won Do Lee [2]" w:date="2023-07-13T06:15:00Z"/>
                <w:rFonts w:eastAsia="Times New Roman"/>
                <w:color w:val="000000"/>
                <w:sz w:val="20"/>
                <w:szCs w:val="20"/>
              </w:rPr>
            </w:pPr>
            <w:del w:id="698" w:author="Won Do Lee [2]" w:date="2023-07-13T06:15:00Z">
              <w:r w:rsidRPr="00005E6E" w:rsidDel="00147789">
                <w:rPr>
                  <w:rFonts w:eastAsia="Times New Roman" w:cs="Times New Roman"/>
                  <w:color w:val="000000"/>
                  <w:sz w:val="20"/>
                  <w:szCs w:val="20"/>
                </w:rPr>
                <w:delText>Characteristics</w:delText>
              </w:r>
            </w:del>
          </w:p>
        </w:tc>
        <w:tc>
          <w:tcPr>
            <w:tcW w:w="0" w:type="auto"/>
            <w:tcBorders>
              <w:top w:val="single" w:sz="12" w:space="0" w:color="auto"/>
              <w:bottom w:val="single" w:sz="12" w:space="0" w:color="auto"/>
            </w:tcBorders>
            <w:shd w:val="clear" w:color="auto" w:fill="A5A5A5" w:themeFill="accent3"/>
          </w:tcPr>
          <w:p w14:paraId="46EFE744" w14:textId="3153591F"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699" w:author="Won Do Lee [2]" w:date="2023-07-13T06:15:00Z"/>
                <w:sz w:val="18"/>
                <w:szCs w:val="18"/>
              </w:rPr>
            </w:pPr>
            <w:del w:id="700" w:author="Won Do Lee [2]" w:date="2023-07-13T06:15:00Z">
              <w:r w:rsidRPr="00005E6E" w:rsidDel="00147789">
                <w:rPr>
                  <w:sz w:val="18"/>
                  <w:szCs w:val="18"/>
                </w:rPr>
                <w:delText>G</w:delText>
              </w:r>
              <w:r w:rsidDel="00147789">
                <w:rPr>
                  <w:rFonts w:hint="eastAsia"/>
                  <w:sz w:val="18"/>
                  <w:szCs w:val="18"/>
                </w:rPr>
                <w:delText>1</w:delText>
              </w:r>
            </w:del>
          </w:p>
          <w:p w14:paraId="6373CE7C" w14:textId="313294BA"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01" w:author="Won Do Lee [2]" w:date="2023-07-13T06:15:00Z"/>
                <w:sz w:val="18"/>
                <w:szCs w:val="18"/>
              </w:rPr>
            </w:pPr>
            <w:del w:id="702" w:author="Won Do Lee [2]" w:date="2023-07-13T06:15:00Z">
              <w:r w:rsidRPr="00005E6E" w:rsidDel="00147789">
                <w:rPr>
                  <w:sz w:val="18"/>
                  <w:szCs w:val="18"/>
                </w:rPr>
                <w:delText>(45 LTLAs)</w:delText>
              </w:r>
            </w:del>
          </w:p>
        </w:tc>
        <w:tc>
          <w:tcPr>
            <w:tcW w:w="0" w:type="auto"/>
            <w:tcBorders>
              <w:top w:val="single" w:sz="12" w:space="0" w:color="auto"/>
              <w:bottom w:val="single" w:sz="12" w:space="0" w:color="auto"/>
            </w:tcBorders>
            <w:shd w:val="clear" w:color="auto" w:fill="A5A5A5" w:themeFill="accent3"/>
          </w:tcPr>
          <w:p w14:paraId="0975E98E" w14:textId="611F5B03"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03" w:author="Won Do Lee [2]" w:date="2023-07-13T06:15:00Z"/>
                <w:sz w:val="18"/>
                <w:szCs w:val="18"/>
              </w:rPr>
            </w:pPr>
            <w:del w:id="704" w:author="Won Do Lee [2]" w:date="2023-07-13T06:15:00Z">
              <w:r w:rsidRPr="00005E6E" w:rsidDel="00147789">
                <w:rPr>
                  <w:sz w:val="18"/>
                  <w:szCs w:val="18"/>
                </w:rPr>
                <w:delText>G</w:delText>
              </w:r>
              <w:r w:rsidDel="00147789">
                <w:rPr>
                  <w:rFonts w:hint="eastAsia"/>
                  <w:sz w:val="18"/>
                  <w:szCs w:val="18"/>
                </w:rPr>
                <w:delText>2</w:delText>
              </w:r>
            </w:del>
          </w:p>
          <w:p w14:paraId="6CC55AC3" w14:textId="371D13FC"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05" w:author="Won Do Lee [2]" w:date="2023-07-13T06:15:00Z"/>
                <w:sz w:val="18"/>
                <w:szCs w:val="18"/>
              </w:rPr>
            </w:pPr>
            <w:del w:id="706" w:author="Won Do Lee [2]" w:date="2023-07-13T06:15:00Z">
              <w:r w:rsidRPr="00005E6E" w:rsidDel="00147789">
                <w:rPr>
                  <w:sz w:val="18"/>
                  <w:szCs w:val="18"/>
                </w:rPr>
                <w:delText>(96 LTLAs)</w:delText>
              </w:r>
            </w:del>
          </w:p>
        </w:tc>
        <w:tc>
          <w:tcPr>
            <w:tcW w:w="0" w:type="auto"/>
            <w:tcBorders>
              <w:top w:val="single" w:sz="12" w:space="0" w:color="auto"/>
              <w:bottom w:val="single" w:sz="12" w:space="0" w:color="auto"/>
            </w:tcBorders>
            <w:shd w:val="clear" w:color="auto" w:fill="A5A5A5" w:themeFill="accent3"/>
            <w:noWrap/>
            <w:hideMark/>
          </w:tcPr>
          <w:p w14:paraId="256FDDA2" w14:textId="6235B520"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07" w:author="Won Do Lee [2]" w:date="2023-07-13T06:15:00Z"/>
                <w:sz w:val="18"/>
                <w:szCs w:val="18"/>
              </w:rPr>
            </w:pPr>
            <w:del w:id="708" w:author="Won Do Lee [2]" w:date="2023-07-13T06:15:00Z">
              <w:r w:rsidRPr="00005E6E" w:rsidDel="00147789">
                <w:rPr>
                  <w:sz w:val="18"/>
                  <w:szCs w:val="18"/>
                </w:rPr>
                <w:delText>G</w:delText>
              </w:r>
              <w:r w:rsidDel="00147789">
                <w:rPr>
                  <w:rFonts w:hint="eastAsia"/>
                  <w:sz w:val="18"/>
                  <w:szCs w:val="18"/>
                </w:rPr>
                <w:delText>3</w:delText>
              </w:r>
            </w:del>
          </w:p>
          <w:p w14:paraId="73779760" w14:textId="60B72806"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09" w:author="Won Do Lee [2]" w:date="2023-07-13T06:15:00Z"/>
                <w:rFonts w:eastAsia="Times New Roman"/>
                <w:color w:val="000000"/>
                <w:sz w:val="18"/>
                <w:szCs w:val="18"/>
              </w:rPr>
            </w:pPr>
            <w:del w:id="710" w:author="Won Do Lee [2]" w:date="2023-07-13T06:15:00Z">
              <w:r w:rsidRPr="00005E6E" w:rsidDel="00147789">
                <w:rPr>
                  <w:rFonts w:eastAsia="Times New Roman"/>
                  <w:sz w:val="18"/>
                  <w:szCs w:val="18"/>
                </w:rPr>
                <w:delText>(105 LTLAs)</w:delText>
              </w:r>
            </w:del>
          </w:p>
        </w:tc>
        <w:tc>
          <w:tcPr>
            <w:tcW w:w="0" w:type="auto"/>
            <w:tcBorders>
              <w:top w:val="single" w:sz="12" w:space="0" w:color="auto"/>
              <w:bottom w:val="single" w:sz="12" w:space="0" w:color="auto"/>
            </w:tcBorders>
            <w:shd w:val="clear" w:color="auto" w:fill="A5A5A5" w:themeFill="accent3"/>
          </w:tcPr>
          <w:p w14:paraId="356DF925" w14:textId="4457C3F7"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11" w:author="Won Do Lee [2]" w:date="2023-07-13T06:15:00Z"/>
                <w:b w:val="0"/>
                <w:bCs w:val="0"/>
                <w:sz w:val="18"/>
                <w:szCs w:val="18"/>
              </w:rPr>
            </w:pPr>
            <w:del w:id="712" w:author="Won Do Lee [2]" w:date="2023-07-13T06:15:00Z">
              <w:r w:rsidRPr="00005E6E" w:rsidDel="00147789">
                <w:rPr>
                  <w:sz w:val="18"/>
                  <w:szCs w:val="18"/>
                </w:rPr>
                <w:delText>G</w:delText>
              </w:r>
              <w:r w:rsidDel="00147789">
                <w:rPr>
                  <w:rFonts w:hint="eastAsia"/>
                  <w:sz w:val="18"/>
                  <w:szCs w:val="18"/>
                </w:rPr>
                <w:delText>4</w:delText>
              </w:r>
            </w:del>
          </w:p>
          <w:p w14:paraId="24B24CE9" w14:textId="567C7939"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13" w:author="Won Do Lee [2]" w:date="2023-07-13T06:15:00Z"/>
                <w:sz w:val="18"/>
                <w:szCs w:val="18"/>
              </w:rPr>
            </w:pPr>
            <w:del w:id="714" w:author="Won Do Lee [2]" w:date="2023-07-13T06:15:00Z">
              <w:r w:rsidRPr="00005E6E" w:rsidDel="00147789">
                <w:rPr>
                  <w:rFonts w:eastAsia="Times New Roman"/>
                  <w:sz w:val="18"/>
                  <w:szCs w:val="18"/>
                </w:rPr>
                <w:delText>(69 LTLAs)</w:delText>
              </w:r>
            </w:del>
          </w:p>
        </w:tc>
        <w:tc>
          <w:tcPr>
            <w:tcW w:w="0" w:type="auto"/>
            <w:tcBorders>
              <w:top w:val="single" w:sz="12" w:space="0" w:color="auto"/>
              <w:left w:val="double" w:sz="4" w:space="0" w:color="auto"/>
              <w:bottom w:val="single" w:sz="12" w:space="0" w:color="auto"/>
              <w:right w:val="nil"/>
            </w:tcBorders>
            <w:shd w:val="clear" w:color="auto" w:fill="A5A5A5" w:themeFill="accent3"/>
            <w:noWrap/>
            <w:hideMark/>
          </w:tcPr>
          <w:p w14:paraId="70A6E8AB" w14:textId="35AF006D"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15" w:author="Won Do Lee [2]" w:date="2023-07-13T06:15:00Z"/>
                <w:sz w:val="18"/>
                <w:szCs w:val="18"/>
              </w:rPr>
            </w:pPr>
            <w:del w:id="716" w:author="Won Do Lee [2]" w:date="2023-07-13T06:15:00Z">
              <w:r w:rsidRPr="00005E6E" w:rsidDel="00147789">
                <w:rPr>
                  <w:sz w:val="18"/>
                  <w:szCs w:val="18"/>
                </w:rPr>
                <w:delText>National level</w:delText>
              </w:r>
            </w:del>
          </w:p>
          <w:p w14:paraId="4157771B" w14:textId="20279DA2" w:rsidR="00CA60E3" w:rsidRPr="00005E6E" w:rsidDel="00147789" w:rsidRDefault="00CA60E3" w:rsidP="00CA60E3">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del w:id="717" w:author="Won Do Lee [2]" w:date="2023-07-13T06:15:00Z"/>
                <w:sz w:val="18"/>
                <w:szCs w:val="18"/>
              </w:rPr>
            </w:pPr>
            <w:del w:id="718" w:author="Won Do Lee [2]" w:date="2023-07-13T06:15:00Z">
              <w:r w:rsidRPr="00005E6E" w:rsidDel="00147789">
                <w:rPr>
                  <w:sz w:val="18"/>
                  <w:szCs w:val="18"/>
                </w:rPr>
                <w:delText>(315 LTLAs)</w:delText>
              </w:r>
            </w:del>
          </w:p>
        </w:tc>
      </w:tr>
      <w:tr w:rsidR="00CA60E3" w:rsidRPr="00005E6E" w:rsidDel="00147789" w14:paraId="31628A30" w14:textId="3D61CBC9" w:rsidTr="00CA60E3">
        <w:trPr>
          <w:trHeight w:val="567"/>
          <w:del w:id="719" w:author="Won Do Lee [2]" w:date="2023-07-13T06:15:00Z"/>
        </w:trPr>
        <w:tc>
          <w:tcPr>
            <w:tcW w:w="0" w:type="auto"/>
            <w:tcBorders>
              <w:top w:val="single" w:sz="4" w:space="0" w:color="auto"/>
              <w:left w:val="nil"/>
            </w:tcBorders>
            <w:noWrap/>
            <w:hideMark/>
          </w:tcPr>
          <w:p w14:paraId="3A33A786" w14:textId="0EE0D565"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20" w:author="Won Do Lee [2]" w:date="2023-07-13T06:15:00Z"/>
                <w:rFonts w:eastAsia="Times New Roman"/>
                <w:b w:val="0"/>
                <w:bCs w:val="0"/>
                <w:color w:val="000000"/>
                <w:sz w:val="20"/>
                <w:szCs w:val="20"/>
              </w:rPr>
            </w:pPr>
            <w:del w:id="721" w:author="Won Do Lee [2]" w:date="2023-07-13T06:15:00Z">
              <w:r w:rsidRPr="00005E6E" w:rsidDel="00147789">
                <w:rPr>
                  <w:rFonts w:eastAsia="Times New Roman"/>
                  <w:b w:val="0"/>
                  <w:bCs w:val="0"/>
                  <w:color w:val="000000"/>
                  <w:sz w:val="20"/>
                  <w:szCs w:val="20"/>
                </w:rPr>
                <w:delText>Mobility level on the first day of lockdown</w:delText>
              </w:r>
            </w:del>
          </w:p>
          <w:p w14:paraId="6AAE93AC" w14:textId="7C9B4B2B"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22" w:author="Won Do Lee [2]" w:date="2023-07-13T06:15:00Z"/>
                <w:rFonts w:eastAsia="Times New Roman"/>
                <w:b w:val="0"/>
                <w:bCs w:val="0"/>
                <w:i/>
                <w:iCs/>
                <w:color w:val="000000"/>
                <w:sz w:val="20"/>
                <w:szCs w:val="20"/>
              </w:rPr>
            </w:pPr>
            <w:del w:id="723" w:author="Won Do Lee [2]" w:date="2023-07-13T06:15:00Z">
              <w:r w:rsidRPr="00005E6E" w:rsidDel="00147789">
                <w:rPr>
                  <w:rFonts w:eastAsia="Times New Roman"/>
                  <w:b w:val="0"/>
                  <w:bCs w:val="0"/>
                  <w:color w:val="000000"/>
                  <w:sz w:val="20"/>
                  <w:szCs w:val="20"/>
                </w:rPr>
                <w:delText xml:space="preserve"> </w:delText>
              </w:r>
            </w:del>
            <m:oMath>
              <m:r>
                <w:del w:id="724" w:author="Won Do Lee [2]" w:date="2023-07-13T06:15:00Z">
                  <m:rPr>
                    <m:sty m:val="bi"/>
                  </m:rPr>
                  <w:rPr>
                    <w:rFonts w:ascii="Cambria Math" w:eastAsia="Times New Roman" w:hAnsi="Cambria Math"/>
                    <w:color w:val="000000"/>
                    <w:sz w:val="20"/>
                    <w:szCs w:val="20"/>
                  </w:rPr>
                  <m:t>(</m:t>
                </w:del>
              </m:r>
              <m:sSub>
                <m:sSubPr>
                  <m:ctrlPr>
                    <w:del w:id="725" w:author="Won Do Lee [2]" w:date="2023-07-13T06:15:00Z">
                      <w:rPr>
                        <w:rFonts w:ascii="Cambria Math" w:eastAsia="Times New Roman" w:hAnsi="Cambria Math"/>
                        <w:b w:val="0"/>
                        <w:bCs w:val="0"/>
                        <w:i/>
                        <w:iCs/>
                        <w:color w:val="000000"/>
                        <w:sz w:val="20"/>
                        <w:szCs w:val="20"/>
                      </w:rPr>
                    </w:del>
                  </m:ctrlPr>
                </m:sSubPr>
                <m:e>
                  <m:r>
                    <w:del w:id="726" w:author="Won Do Lee [2]" w:date="2023-07-13T06:15:00Z">
                      <m:rPr>
                        <m:sty m:val="bi"/>
                      </m:rPr>
                      <w:rPr>
                        <w:rFonts w:ascii="Cambria Math" w:eastAsia="Times New Roman" w:hAnsi="Cambria Math"/>
                        <w:color w:val="000000"/>
                        <w:sz w:val="20"/>
                        <w:szCs w:val="20"/>
                      </w:rPr>
                      <m:t>Mob</m:t>
                    </w:del>
                  </m:r>
                </m:e>
                <m:sub>
                  <m:r>
                    <w:del w:id="727" w:author="Won Do Lee [2]" w:date="2023-07-13T06:15:00Z">
                      <m:rPr>
                        <m:sty m:val="bi"/>
                      </m:rPr>
                      <w:rPr>
                        <w:rFonts w:ascii="Cambria Math" w:eastAsia="Times New Roman" w:hAnsi="Cambria Math"/>
                        <w:color w:val="000000"/>
                        <w:sz w:val="20"/>
                        <w:szCs w:val="20"/>
                      </w:rPr>
                      <m:t>t=0</m:t>
                    </w:del>
                  </m:r>
                </m:sub>
              </m:sSub>
              <m:r>
                <w:del w:id="728" w:author="Won Do Lee [2]" w:date="2023-07-13T06:15:00Z">
                  <m:rPr>
                    <m:sty m:val="bi"/>
                  </m:rPr>
                  <w:rPr>
                    <w:rFonts w:ascii="Cambria Math" w:eastAsia="Times New Roman" w:hAnsi="Cambria Math"/>
                    <w:color w:val="000000"/>
                    <w:sz w:val="20"/>
                    <w:szCs w:val="20"/>
                  </w:rPr>
                  <m:t>)</m:t>
                </w:del>
              </m:r>
            </m:oMath>
          </w:p>
        </w:tc>
        <w:tc>
          <w:tcPr>
            <w:tcW w:w="0" w:type="auto"/>
            <w:tcBorders>
              <w:top w:val="single" w:sz="4" w:space="0" w:color="auto"/>
            </w:tcBorders>
          </w:tcPr>
          <w:p w14:paraId="7D410253" w14:textId="442D0D89" w:rsidR="00CA60E3" w:rsidRPr="00005E6E" w:rsidDel="00147789" w:rsidRDefault="00CA60E3" w:rsidP="00CA60E3">
            <w:pPr>
              <w:widowControl/>
              <w:wordWrap/>
              <w:autoSpaceDE/>
              <w:autoSpaceDN/>
              <w:jc w:val="right"/>
              <w:rPr>
                <w:del w:id="729" w:author="Won Do Lee [2]" w:date="2023-07-13T06:15:00Z"/>
                <w:sz w:val="20"/>
                <w:szCs w:val="20"/>
              </w:rPr>
            </w:pPr>
            <w:del w:id="730" w:author="Won Do Lee [2]" w:date="2023-07-13T06:15:00Z">
              <w:r w:rsidRPr="00005E6E" w:rsidDel="00147789">
                <w:rPr>
                  <w:sz w:val="20"/>
                  <w:szCs w:val="20"/>
                </w:rPr>
                <w:delText>-67.1%</w:delText>
              </w:r>
            </w:del>
          </w:p>
        </w:tc>
        <w:tc>
          <w:tcPr>
            <w:tcW w:w="0" w:type="auto"/>
            <w:tcBorders>
              <w:top w:val="single" w:sz="4" w:space="0" w:color="auto"/>
            </w:tcBorders>
          </w:tcPr>
          <w:p w14:paraId="420326FC" w14:textId="68CD96E4" w:rsidR="00CA60E3" w:rsidRPr="00005E6E" w:rsidDel="00147789" w:rsidRDefault="00CA60E3" w:rsidP="00CA60E3">
            <w:pPr>
              <w:widowControl/>
              <w:wordWrap/>
              <w:autoSpaceDE/>
              <w:autoSpaceDN/>
              <w:jc w:val="right"/>
              <w:rPr>
                <w:del w:id="731" w:author="Won Do Lee [2]" w:date="2023-07-13T06:15:00Z"/>
                <w:sz w:val="20"/>
                <w:szCs w:val="20"/>
              </w:rPr>
            </w:pPr>
            <w:del w:id="732" w:author="Won Do Lee [2]" w:date="2023-07-13T06:15:00Z">
              <w:r w:rsidRPr="00005E6E" w:rsidDel="00147789">
                <w:rPr>
                  <w:sz w:val="20"/>
                  <w:szCs w:val="20"/>
                </w:rPr>
                <w:delText>-57.7%</w:delText>
              </w:r>
            </w:del>
          </w:p>
        </w:tc>
        <w:tc>
          <w:tcPr>
            <w:tcW w:w="0" w:type="auto"/>
            <w:tcBorders>
              <w:top w:val="single" w:sz="4" w:space="0" w:color="auto"/>
            </w:tcBorders>
            <w:noWrap/>
            <w:hideMark/>
          </w:tcPr>
          <w:p w14:paraId="0A0903D5" w14:textId="75AD35BB" w:rsidR="00CA60E3" w:rsidRPr="00005E6E" w:rsidDel="00147789" w:rsidRDefault="00CA60E3" w:rsidP="00CA60E3">
            <w:pPr>
              <w:widowControl/>
              <w:wordWrap/>
              <w:autoSpaceDE/>
              <w:autoSpaceDN/>
              <w:jc w:val="right"/>
              <w:rPr>
                <w:del w:id="733" w:author="Won Do Lee [2]" w:date="2023-07-13T06:15:00Z"/>
                <w:rFonts w:eastAsia="Times New Roman"/>
                <w:color w:val="000000"/>
                <w:sz w:val="20"/>
                <w:szCs w:val="20"/>
              </w:rPr>
            </w:pPr>
            <w:del w:id="734" w:author="Won Do Lee [2]" w:date="2023-07-13T06:15:00Z">
              <w:r w:rsidRPr="00005E6E" w:rsidDel="00147789">
                <w:rPr>
                  <w:sz w:val="20"/>
                  <w:szCs w:val="20"/>
                </w:rPr>
                <w:delText>-44.2%</w:delText>
              </w:r>
            </w:del>
          </w:p>
        </w:tc>
        <w:tc>
          <w:tcPr>
            <w:tcW w:w="0" w:type="auto"/>
            <w:tcBorders>
              <w:top w:val="single" w:sz="4" w:space="0" w:color="auto"/>
            </w:tcBorders>
          </w:tcPr>
          <w:p w14:paraId="334A64AB" w14:textId="607B55C5" w:rsidR="00CA60E3" w:rsidRPr="00005E6E" w:rsidDel="00147789" w:rsidRDefault="00CA60E3" w:rsidP="00CA60E3">
            <w:pPr>
              <w:widowControl/>
              <w:wordWrap/>
              <w:autoSpaceDE/>
              <w:autoSpaceDN/>
              <w:jc w:val="right"/>
              <w:rPr>
                <w:del w:id="735" w:author="Won Do Lee [2]" w:date="2023-07-13T06:15:00Z"/>
                <w:sz w:val="20"/>
                <w:szCs w:val="20"/>
              </w:rPr>
            </w:pPr>
            <w:del w:id="736" w:author="Won Do Lee [2]" w:date="2023-07-13T06:15:00Z">
              <w:r w:rsidRPr="00005E6E" w:rsidDel="00147789">
                <w:rPr>
                  <w:sz w:val="20"/>
                  <w:szCs w:val="20"/>
                </w:rPr>
                <w:delText>-36.2%</w:delText>
              </w:r>
            </w:del>
          </w:p>
        </w:tc>
        <w:tc>
          <w:tcPr>
            <w:tcW w:w="0" w:type="auto"/>
            <w:tcBorders>
              <w:top w:val="single" w:sz="4" w:space="0" w:color="auto"/>
              <w:left w:val="double" w:sz="4" w:space="0" w:color="auto"/>
              <w:right w:val="nil"/>
            </w:tcBorders>
            <w:noWrap/>
            <w:hideMark/>
          </w:tcPr>
          <w:p w14:paraId="67FB5E6E" w14:textId="7FBE2A18" w:rsidR="00CA60E3" w:rsidRPr="00005E6E" w:rsidDel="00147789" w:rsidRDefault="00CA60E3" w:rsidP="00CA60E3">
            <w:pPr>
              <w:widowControl/>
              <w:wordWrap/>
              <w:autoSpaceDE/>
              <w:autoSpaceDN/>
              <w:jc w:val="right"/>
              <w:rPr>
                <w:del w:id="737" w:author="Won Do Lee [2]" w:date="2023-07-13T06:15:00Z"/>
                <w:rFonts w:eastAsia="Times New Roman"/>
                <w:color w:val="000000"/>
                <w:sz w:val="20"/>
                <w:szCs w:val="20"/>
              </w:rPr>
            </w:pPr>
            <w:del w:id="738" w:author="Won Do Lee [2]" w:date="2023-07-13T06:15:00Z">
              <w:r w:rsidRPr="00005E6E" w:rsidDel="00147789">
                <w:rPr>
                  <w:sz w:val="20"/>
                  <w:szCs w:val="20"/>
                </w:rPr>
                <w:delText>-47.7%</w:delText>
              </w:r>
            </w:del>
          </w:p>
        </w:tc>
      </w:tr>
      <w:tr w:rsidR="00CA60E3" w:rsidRPr="00005E6E" w:rsidDel="00147789" w14:paraId="7A1EE8B0" w14:textId="2F6B6B46" w:rsidTr="00CA60E3">
        <w:trPr>
          <w:trHeight w:val="567"/>
          <w:del w:id="739" w:author="Won Do Lee [2]" w:date="2023-07-13T06:15:00Z"/>
        </w:trPr>
        <w:tc>
          <w:tcPr>
            <w:tcW w:w="0" w:type="auto"/>
            <w:tcBorders>
              <w:left w:val="nil"/>
            </w:tcBorders>
            <w:noWrap/>
            <w:hideMark/>
          </w:tcPr>
          <w:p w14:paraId="2C5C2051" w14:textId="34D0FE21"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40" w:author="Won Do Lee [2]" w:date="2023-07-13T06:15:00Z"/>
                <w:rFonts w:eastAsia="Times New Roman"/>
                <w:b w:val="0"/>
                <w:bCs w:val="0"/>
                <w:color w:val="000000"/>
                <w:sz w:val="20"/>
                <w:szCs w:val="20"/>
              </w:rPr>
            </w:pPr>
            <w:del w:id="741" w:author="Won Do Lee [2]" w:date="2023-07-13T06:15:00Z">
              <w:r w:rsidRPr="00005E6E" w:rsidDel="00147789">
                <w:rPr>
                  <w:rFonts w:eastAsia="Times New Roman"/>
                  <w:b w:val="0"/>
                  <w:bCs w:val="0"/>
                  <w:color w:val="000000"/>
                  <w:sz w:val="20"/>
                  <w:szCs w:val="20"/>
                </w:rPr>
                <w:delText>Minimum level of mobility</w:delText>
              </w:r>
            </w:del>
          </w:p>
          <w:p w14:paraId="655084D6" w14:textId="24A6EA61"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42" w:author="Won Do Lee [2]" w:date="2023-07-13T06:15:00Z"/>
                <w:rFonts w:eastAsia="Times New Roman"/>
                <w:b w:val="0"/>
                <w:bCs w:val="0"/>
                <w:color w:val="000000"/>
                <w:sz w:val="20"/>
                <w:szCs w:val="20"/>
              </w:rPr>
            </w:pPr>
            <m:oMath>
              <m:r>
                <w:del w:id="743" w:author="Won Do Lee [2]" w:date="2023-07-13T06:15:00Z">
                  <m:rPr>
                    <m:sty m:val="bi"/>
                  </m:rPr>
                  <w:rPr>
                    <w:rFonts w:ascii="Cambria Math" w:eastAsia="Times New Roman" w:hAnsi="Cambria Math"/>
                    <w:color w:val="000000"/>
                    <w:sz w:val="20"/>
                    <w:szCs w:val="20"/>
                  </w:rPr>
                  <m:t>(</m:t>
                </w:del>
              </m:r>
              <m:sSub>
                <m:sSubPr>
                  <m:ctrlPr>
                    <w:del w:id="744" w:author="Won Do Lee [2]" w:date="2023-07-13T06:15:00Z">
                      <w:rPr>
                        <w:rFonts w:ascii="Cambria Math" w:eastAsia="Times New Roman" w:hAnsi="Cambria Math"/>
                        <w:b w:val="0"/>
                        <w:bCs w:val="0"/>
                        <w:i/>
                        <w:iCs/>
                        <w:color w:val="000000"/>
                        <w:sz w:val="20"/>
                        <w:szCs w:val="20"/>
                      </w:rPr>
                    </w:del>
                  </m:ctrlPr>
                </m:sSubPr>
                <m:e>
                  <m:r>
                    <w:del w:id="745" w:author="Won Do Lee [2]" w:date="2023-07-13T06:15:00Z">
                      <m:rPr>
                        <m:sty m:val="bi"/>
                      </m:rPr>
                      <w:rPr>
                        <w:rFonts w:ascii="Cambria Math" w:eastAsia="Times New Roman" w:hAnsi="Cambria Math"/>
                        <w:color w:val="000000"/>
                        <w:sz w:val="20"/>
                        <w:szCs w:val="20"/>
                      </w:rPr>
                      <m:t>Mob</m:t>
                    </w:del>
                  </m:r>
                </m:e>
                <m:sub>
                  <m:r>
                    <w:del w:id="746" w:author="Won Do Lee [2]" w:date="2023-07-13T06:15:00Z">
                      <m:rPr>
                        <m:sty m:val="bi"/>
                      </m:rPr>
                      <w:rPr>
                        <w:rFonts w:ascii="Cambria Math" w:eastAsia="Times New Roman" w:hAnsi="Cambria Math"/>
                        <w:color w:val="000000"/>
                        <w:sz w:val="20"/>
                        <w:szCs w:val="20"/>
                      </w:rPr>
                      <m:t>min</m:t>
                    </w:del>
                  </m:r>
                </m:sub>
              </m:sSub>
              <m:r>
                <w:del w:id="747" w:author="Won Do Lee [2]" w:date="2023-07-13T06:15:00Z">
                  <m:rPr>
                    <m:sty m:val="bi"/>
                  </m:rPr>
                  <w:rPr>
                    <w:rFonts w:ascii="Cambria Math" w:eastAsia="Times New Roman" w:hAnsi="Cambria Math"/>
                    <w:color w:val="000000"/>
                    <w:sz w:val="20"/>
                    <w:szCs w:val="20"/>
                  </w:rPr>
                  <m:t>)</m:t>
                </w:del>
              </m:r>
            </m:oMath>
            <w:del w:id="748" w:author="Won Do Lee [2]" w:date="2023-07-13T06:15:00Z">
              <w:r w:rsidRPr="00005E6E" w:rsidDel="00147789">
                <w:rPr>
                  <w:rFonts w:eastAsia="Times New Roman"/>
                  <w:b w:val="0"/>
                  <w:bCs w:val="0"/>
                  <w:color w:val="000000"/>
                  <w:sz w:val="20"/>
                  <w:szCs w:val="20"/>
                </w:rPr>
                <w:delText xml:space="preserve"> </w:delText>
              </w:r>
            </w:del>
          </w:p>
          <w:p w14:paraId="5D04F589" w14:textId="327A5C03"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49" w:author="Won Do Lee [2]" w:date="2023-07-13T06:15:00Z"/>
                <w:rFonts w:eastAsia="Times New Roman"/>
                <w:b w:val="0"/>
                <w:bCs w:val="0"/>
                <w:color w:val="000000"/>
                <w:sz w:val="20"/>
                <w:szCs w:val="20"/>
              </w:rPr>
            </w:pPr>
          </w:p>
        </w:tc>
        <w:tc>
          <w:tcPr>
            <w:tcW w:w="0" w:type="auto"/>
          </w:tcPr>
          <w:p w14:paraId="7F201FFB" w14:textId="0331A0D0" w:rsidR="00CA60E3" w:rsidRPr="00005E6E" w:rsidDel="00147789" w:rsidRDefault="00CA60E3" w:rsidP="00CA60E3">
            <w:pPr>
              <w:widowControl/>
              <w:wordWrap/>
              <w:autoSpaceDE/>
              <w:autoSpaceDN/>
              <w:jc w:val="right"/>
              <w:rPr>
                <w:del w:id="750" w:author="Won Do Lee [2]" w:date="2023-07-13T06:15:00Z"/>
                <w:sz w:val="20"/>
                <w:szCs w:val="20"/>
              </w:rPr>
            </w:pPr>
            <w:del w:id="751" w:author="Won Do Lee [2]" w:date="2023-07-13T06:15:00Z">
              <w:r w:rsidRPr="00005E6E" w:rsidDel="00147789">
                <w:rPr>
                  <w:sz w:val="20"/>
                  <w:szCs w:val="20"/>
                </w:rPr>
                <w:delText>-88.5%</w:delText>
              </w:r>
            </w:del>
          </w:p>
        </w:tc>
        <w:tc>
          <w:tcPr>
            <w:tcW w:w="0" w:type="auto"/>
          </w:tcPr>
          <w:p w14:paraId="0E77E20A" w14:textId="7F661460" w:rsidR="00CA60E3" w:rsidRPr="00005E6E" w:rsidDel="00147789" w:rsidRDefault="00CA60E3" w:rsidP="00CA60E3">
            <w:pPr>
              <w:widowControl/>
              <w:wordWrap/>
              <w:autoSpaceDE/>
              <w:autoSpaceDN/>
              <w:jc w:val="right"/>
              <w:rPr>
                <w:del w:id="752" w:author="Won Do Lee [2]" w:date="2023-07-13T06:15:00Z"/>
                <w:sz w:val="20"/>
                <w:szCs w:val="20"/>
              </w:rPr>
            </w:pPr>
            <w:del w:id="753" w:author="Won Do Lee [2]" w:date="2023-07-13T06:15:00Z">
              <w:r w:rsidRPr="00005E6E" w:rsidDel="00147789">
                <w:rPr>
                  <w:sz w:val="20"/>
                  <w:szCs w:val="20"/>
                </w:rPr>
                <w:delText>-82.6%</w:delText>
              </w:r>
            </w:del>
          </w:p>
        </w:tc>
        <w:tc>
          <w:tcPr>
            <w:tcW w:w="0" w:type="auto"/>
            <w:noWrap/>
            <w:hideMark/>
          </w:tcPr>
          <w:p w14:paraId="677B4BD3" w14:textId="55EECCCE" w:rsidR="00CA60E3" w:rsidRPr="00005E6E" w:rsidDel="00147789" w:rsidRDefault="00CA60E3" w:rsidP="00CA60E3">
            <w:pPr>
              <w:widowControl/>
              <w:wordWrap/>
              <w:autoSpaceDE/>
              <w:autoSpaceDN/>
              <w:jc w:val="right"/>
              <w:rPr>
                <w:del w:id="754" w:author="Won Do Lee [2]" w:date="2023-07-13T06:15:00Z"/>
                <w:rFonts w:eastAsia="Times New Roman"/>
                <w:color w:val="000000"/>
                <w:sz w:val="20"/>
                <w:szCs w:val="20"/>
              </w:rPr>
            </w:pPr>
            <w:del w:id="755" w:author="Won Do Lee [2]" w:date="2023-07-13T06:15:00Z">
              <w:r w:rsidRPr="00005E6E" w:rsidDel="00147789">
                <w:rPr>
                  <w:sz w:val="20"/>
                  <w:szCs w:val="20"/>
                </w:rPr>
                <w:delText>-75.4%</w:delText>
              </w:r>
            </w:del>
          </w:p>
        </w:tc>
        <w:tc>
          <w:tcPr>
            <w:tcW w:w="0" w:type="auto"/>
          </w:tcPr>
          <w:p w14:paraId="782AECE5" w14:textId="72DCC6B6" w:rsidR="00CA60E3" w:rsidRPr="00005E6E" w:rsidDel="00147789" w:rsidRDefault="00CA60E3" w:rsidP="00CA60E3">
            <w:pPr>
              <w:widowControl/>
              <w:wordWrap/>
              <w:autoSpaceDE/>
              <w:autoSpaceDN/>
              <w:jc w:val="right"/>
              <w:rPr>
                <w:del w:id="756" w:author="Won Do Lee [2]" w:date="2023-07-13T06:15:00Z"/>
                <w:sz w:val="20"/>
                <w:szCs w:val="20"/>
              </w:rPr>
            </w:pPr>
            <w:del w:id="757" w:author="Won Do Lee [2]" w:date="2023-07-13T06:15:00Z">
              <w:r w:rsidRPr="00005E6E" w:rsidDel="00147789">
                <w:rPr>
                  <w:sz w:val="20"/>
                  <w:szCs w:val="20"/>
                </w:rPr>
                <w:delText>-67.3%</w:delText>
              </w:r>
            </w:del>
          </w:p>
        </w:tc>
        <w:tc>
          <w:tcPr>
            <w:tcW w:w="0" w:type="auto"/>
            <w:tcBorders>
              <w:left w:val="double" w:sz="4" w:space="0" w:color="auto"/>
              <w:right w:val="nil"/>
            </w:tcBorders>
            <w:noWrap/>
            <w:hideMark/>
          </w:tcPr>
          <w:p w14:paraId="3860F189" w14:textId="5A05E693" w:rsidR="00CA60E3" w:rsidRPr="00005E6E" w:rsidDel="00147789" w:rsidRDefault="00CA60E3" w:rsidP="00CA60E3">
            <w:pPr>
              <w:widowControl/>
              <w:wordWrap/>
              <w:autoSpaceDE/>
              <w:autoSpaceDN/>
              <w:jc w:val="right"/>
              <w:rPr>
                <w:del w:id="758" w:author="Won Do Lee [2]" w:date="2023-07-13T06:15:00Z"/>
                <w:rFonts w:eastAsia="Times New Roman"/>
                <w:color w:val="000000"/>
                <w:sz w:val="20"/>
                <w:szCs w:val="20"/>
              </w:rPr>
            </w:pPr>
            <w:del w:id="759" w:author="Won Do Lee [2]" w:date="2023-07-13T06:15:00Z">
              <w:r w:rsidRPr="00005E6E" w:rsidDel="00147789">
                <w:rPr>
                  <w:sz w:val="20"/>
                  <w:szCs w:val="20"/>
                </w:rPr>
                <w:delText>-78.4%</w:delText>
              </w:r>
            </w:del>
          </w:p>
        </w:tc>
      </w:tr>
      <w:tr w:rsidR="00CA60E3" w:rsidRPr="00005E6E" w:rsidDel="00147789" w14:paraId="23784AA9" w14:textId="69B8870C" w:rsidTr="00CA60E3">
        <w:trPr>
          <w:trHeight w:val="567"/>
          <w:del w:id="760" w:author="Won Do Lee [2]" w:date="2023-07-13T06:15:00Z"/>
        </w:trPr>
        <w:tc>
          <w:tcPr>
            <w:tcW w:w="0" w:type="auto"/>
            <w:tcBorders>
              <w:left w:val="nil"/>
            </w:tcBorders>
            <w:noWrap/>
            <w:hideMark/>
          </w:tcPr>
          <w:p w14:paraId="0ED19290" w14:textId="42FDBE59"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61" w:author="Won Do Lee [2]" w:date="2023-07-13T06:15:00Z"/>
                <w:rFonts w:eastAsia="Times New Roman"/>
                <w:b w:val="0"/>
                <w:bCs w:val="0"/>
                <w:color w:val="000000"/>
                <w:sz w:val="20"/>
                <w:szCs w:val="20"/>
              </w:rPr>
            </w:pPr>
            <w:del w:id="762" w:author="Won Do Lee [2]" w:date="2023-07-13T06:15:00Z">
              <w:r w:rsidRPr="00005E6E" w:rsidDel="00147789">
                <w:rPr>
                  <w:rFonts w:eastAsia="Times New Roman"/>
                  <w:b w:val="0"/>
                  <w:bCs w:val="0"/>
                  <w:color w:val="000000"/>
                  <w:sz w:val="20"/>
                  <w:szCs w:val="20"/>
                </w:rPr>
                <w:delText>Maximum reduction</w:delText>
              </w:r>
            </w:del>
          </w:p>
          <w:p w14:paraId="18F06413" w14:textId="09F5A99D"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63" w:author="Won Do Lee [2]" w:date="2023-07-13T06:15:00Z"/>
                <w:rFonts w:eastAsia="Times New Roman"/>
                <w:b w:val="0"/>
                <w:bCs w:val="0"/>
                <w:color w:val="000000"/>
                <w:sz w:val="20"/>
                <w:szCs w:val="20"/>
              </w:rPr>
            </w:pPr>
            <m:oMath>
              <m:r>
                <w:del w:id="764" w:author="Won Do Lee [2]" w:date="2023-07-13T06:15:00Z">
                  <m:rPr>
                    <m:sty m:val="bi"/>
                  </m:rPr>
                  <w:rPr>
                    <w:rFonts w:ascii="Cambria Math" w:eastAsia="Times New Roman" w:hAnsi="Cambria Math"/>
                    <w:color w:val="000000"/>
                    <w:sz w:val="20"/>
                    <w:szCs w:val="20"/>
                  </w:rPr>
                  <m:t>(</m:t>
                </w:del>
              </m:r>
              <m:sSub>
                <m:sSubPr>
                  <m:ctrlPr>
                    <w:del w:id="765" w:author="Won Do Lee [2]" w:date="2023-07-13T06:15:00Z">
                      <w:rPr>
                        <w:rFonts w:ascii="Cambria Math" w:eastAsia="Times New Roman" w:hAnsi="Cambria Math"/>
                        <w:b w:val="0"/>
                        <w:bCs w:val="0"/>
                        <w:i/>
                        <w:iCs/>
                        <w:color w:val="000000"/>
                        <w:sz w:val="20"/>
                        <w:szCs w:val="20"/>
                      </w:rPr>
                    </w:del>
                  </m:ctrlPr>
                </m:sSubPr>
                <m:e>
                  <m:r>
                    <w:del w:id="766" w:author="Won Do Lee [2]" w:date="2023-07-13T06:15:00Z">
                      <m:rPr>
                        <m:sty m:val="bi"/>
                      </m:rPr>
                      <w:rPr>
                        <w:rFonts w:ascii="Cambria Math" w:eastAsia="Times New Roman" w:hAnsi="Cambria Math"/>
                        <w:color w:val="000000"/>
                        <w:sz w:val="20"/>
                        <w:szCs w:val="20"/>
                      </w:rPr>
                      <m:t>R</m:t>
                    </w:del>
                  </m:r>
                </m:e>
                <m:sub>
                  <m:r>
                    <w:del w:id="767" w:author="Won Do Lee [2]" w:date="2023-07-13T06:15:00Z">
                      <m:rPr>
                        <m:sty m:val="bi"/>
                      </m:rPr>
                      <w:rPr>
                        <w:rFonts w:ascii="Cambria Math" w:eastAsia="Times New Roman" w:hAnsi="Cambria Math"/>
                        <w:color w:val="000000"/>
                        <w:sz w:val="20"/>
                        <w:szCs w:val="20"/>
                      </w:rPr>
                      <m:t>max</m:t>
                    </w:del>
                  </m:r>
                </m:sub>
              </m:sSub>
              <m:r>
                <w:del w:id="768" w:author="Won Do Lee [2]" w:date="2023-07-13T06:15:00Z">
                  <m:rPr>
                    <m:sty m:val="bi"/>
                  </m:rPr>
                  <w:rPr>
                    <w:rFonts w:ascii="Cambria Math" w:eastAsia="Times New Roman" w:hAnsi="Cambria Math"/>
                    <w:color w:val="000000"/>
                    <w:sz w:val="20"/>
                    <w:szCs w:val="20"/>
                  </w:rPr>
                  <m:t>=(</m:t>
                </w:del>
              </m:r>
              <m:sSub>
                <m:sSubPr>
                  <m:ctrlPr>
                    <w:del w:id="769" w:author="Won Do Lee [2]" w:date="2023-07-13T06:15:00Z">
                      <w:rPr>
                        <w:rFonts w:ascii="Cambria Math" w:eastAsia="Times New Roman" w:hAnsi="Cambria Math"/>
                        <w:b w:val="0"/>
                        <w:bCs w:val="0"/>
                        <w:i/>
                        <w:iCs/>
                        <w:color w:val="000000"/>
                        <w:sz w:val="20"/>
                        <w:szCs w:val="20"/>
                      </w:rPr>
                    </w:del>
                  </m:ctrlPr>
                </m:sSubPr>
                <m:e>
                  <m:r>
                    <w:del w:id="770" w:author="Won Do Lee [2]" w:date="2023-07-13T06:15:00Z">
                      <m:rPr>
                        <m:sty m:val="bi"/>
                      </m:rPr>
                      <w:rPr>
                        <w:rFonts w:ascii="Cambria Math" w:eastAsia="Times New Roman" w:hAnsi="Cambria Math"/>
                        <w:color w:val="000000"/>
                        <w:sz w:val="20"/>
                        <w:szCs w:val="20"/>
                      </w:rPr>
                      <m:t>Mob</m:t>
                    </w:del>
                  </m:r>
                </m:e>
                <m:sub>
                  <m:r>
                    <w:del w:id="771" w:author="Won Do Lee [2]" w:date="2023-07-13T06:15:00Z">
                      <m:rPr>
                        <m:sty m:val="bi"/>
                      </m:rPr>
                      <w:rPr>
                        <w:rFonts w:ascii="Cambria Math" w:eastAsia="Times New Roman" w:hAnsi="Cambria Math"/>
                        <w:color w:val="000000"/>
                        <w:sz w:val="20"/>
                        <w:szCs w:val="20"/>
                      </w:rPr>
                      <m:t>min</m:t>
                    </w:del>
                  </m:r>
                </m:sub>
              </m:sSub>
              <m:r>
                <w:del w:id="772" w:author="Won Do Lee [2]" w:date="2023-07-13T06:15:00Z">
                  <m:rPr>
                    <m:sty m:val="bi"/>
                  </m:rPr>
                  <w:rPr>
                    <w:rFonts w:ascii="Cambria Math" w:eastAsia="Times New Roman" w:hAnsi="Cambria Math"/>
                    <w:color w:val="000000"/>
                    <w:sz w:val="20"/>
                    <w:szCs w:val="20"/>
                  </w:rPr>
                  <m:t>-</m:t>
                </w:del>
              </m:r>
              <m:sSub>
                <m:sSubPr>
                  <m:ctrlPr>
                    <w:del w:id="773" w:author="Won Do Lee [2]" w:date="2023-07-13T06:15:00Z">
                      <w:rPr>
                        <w:rFonts w:ascii="Cambria Math" w:eastAsia="Times New Roman" w:hAnsi="Cambria Math"/>
                        <w:b w:val="0"/>
                        <w:bCs w:val="0"/>
                        <w:i/>
                        <w:iCs/>
                        <w:color w:val="000000"/>
                        <w:sz w:val="20"/>
                        <w:szCs w:val="20"/>
                      </w:rPr>
                    </w:del>
                  </m:ctrlPr>
                </m:sSubPr>
                <m:e>
                  <m:r>
                    <w:del w:id="774" w:author="Won Do Lee [2]" w:date="2023-07-13T06:15:00Z">
                      <m:rPr>
                        <m:sty m:val="bi"/>
                      </m:rPr>
                      <w:rPr>
                        <w:rFonts w:ascii="Cambria Math" w:eastAsia="Times New Roman" w:hAnsi="Cambria Math"/>
                        <w:color w:val="000000"/>
                        <w:sz w:val="20"/>
                        <w:szCs w:val="20"/>
                      </w:rPr>
                      <m:t>Mob</m:t>
                    </w:del>
                  </m:r>
                </m:e>
                <m:sub>
                  <m:r>
                    <w:del w:id="775" w:author="Won Do Lee [2]" w:date="2023-07-13T06:15:00Z">
                      <m:rPr>
                        <m:sty m:val="bi"/>
                      </m:rPr>
                      <w:rPr>
                        <w:rFonts w:ascii="Cambria Math" w:eastAsia="Times New Roman" w:hAnsi="Cambria Math"/>
                        <w:color w:val="000000"/>
                        <w:sz w:val="20"/>
                        <w:szCs w:val="20"/>
                      </w:rPr>
                      <m:t>t=0</m:t>
                    </w:del>
                  </m:r>
                </m:sub>
              </m:sSub>
              <m:r>
                <w:del w:id="776" w:author="Won Do Lee [2]" w:date="2023-07-13T06:15:00Z">
                  <m:rPr>
                    <m:sty m:val="bi"/>
                  </m:rPr>
                  <w:rPr>
                    <w:rFonts w:ascii="Cambria Math" w:eastAsia="Times New Roman" w:hAnsi="Cambria Math"/>
                    <w:color w:val="000000"/>
                    <w:sz w:val="20"/>
                    <w:szCs w:val="20"/>
                  </w:rPr>
                  <m:t>)/</m:t>
                </w:del>
              </m:r>
              <m:sSub>
                <m:sSubPr>
                  <m:ctrlPr>
                    <w:del w:id="777" w:author="Won Do Lee [2]" w:date="2023-07-13T06:15:00Z">
                      <w:rPr>
                        <w:rFonts w:ascii="Cambria Math" w:eastAsia="Times New Roman" w:hAnsi="Cambria Math"/>
                        <w:b w:val="0"/>
                        <w:bCs w:val="0"/>
                        <w:i/>
                        <w:iCs/>
                        <w:color w:val="000000"/>
                        <w:sz w:val="20"/>
                        <w:szCs w:val="20"/>
                      </w:rPr>
                    </w:del>
                  </m:ctrlPr>
                </m:sSubPr>
                <m:e>
                  <m:r>
                    <w:del w:id="778" w:author="Won Do Lee [2]" w:date="2023-07-13T06:15:00Z">
                      <m:rPr>
                        <m:sty m:val="bi"/>
                      </m:rPr>
                      <w:rPr>
                        <w:rFonts w:ascii="Cambria Math" w:eastAsia="Times New Roman" w:hAnsi="Cambria Math"/>
                        <w:color w:val="000000"/>
                        <w:sz w:val="20"/>
                        <w:szCs w:val="20"/>
                      </w:rPr>
                      <m:t>Mob</m:t>
                    </w:del>
                  </m:r>
                </m:e>
                <m:sub>
                  <m:r>
                    <w:del w:id="779" w:author="Won Do Lee [2]" w:date="2023-07-13T06:15:00Z">
                      <m:rPr>
                        <m:sty m:val="bi"/>
                      </m:rPr>
                      <w:rPr>
                        <w:rFonts w:ascii="Cambria Math" w:eastAsia="Times New Roman" w:hAnsi="Cambria Math"/>
                        <w:color w:val="000000"/>
                        <w:sz w:val="20"/>
                        <w:szCs w:val="20"/>
                      </w:rPr>
                      <m:t>t=0</m:t>
                    </w:del>
                  </m:r>
                </m:sub>
              </m:sSub>
              <m:r>
                <w:del w:id="780" w:author="Won Do Lee [2]" w:date="2023-07-13T06:15:00Z">
                  <m:rPr>
                    <m:sty m:val="bi"/>
                  </m:rPr>
                  <w:rPr>
                    <w:rFonts w:ascii="Cambria Math" w:eastAsia="Times New Roman" w:hAnsi="Cambria Math"/>
                    <w:color w:val="000000"/>
                    <w:sz w:val="20"/>
                    <w:szCs w:val="20"/>
                  </w:rPr>
                  <m:t>)</m:t>
                </w:del>
              </m:r>
            </m:oMath>
            <w:del w:id="781" w:author="Won Do Lee [2]" w:date="2023-07-13T06:15:00Z">
              <w:r w:rsidRPr="00005E6E" w:rsidDel="00147789">
                <w:rPr>
                  <w:rFonts w:eastAsia="Times New Roman"/>
                  <w:b w:val="0"/>
                  <w:bCs w:val="0"/>
                  <w:color w:val="000000"/>
                  <w:sz w:val="20"/>
                  <w:szCs w:val="20"/>
                </w:rPr>
                <w:delText xml:space="preserve"> </w:delText>
              </w:r>
            </w:del>
          </w:p>
        </w:tc>
        <w:tc>
          <w:tcPr>
            <w:tcW w:w="0" w:type="auto"/>
          </w:tcPr>
          <w:p w14:paraId="0589CB13" w14:textId="1FD3E785" w:rsidR="00CA60E3" w:rsidRPr="00005E6E" w:rsidDel="00147789" w:rsidRDefault="00CA60E3" w:rsidP="00CA60E3">
            <w:pPr>
              <w:widowControl/>
              <w:wordWrap/>
              <w:autoSpaceDE/>
              <w:autoSpaceDN/>
              <w:jc w:val="right"/>
              <w:rPr>
                <w:del w:id="782" w:author="Won Do Lee [2]" w:date="2023-07-13T06:15:00Z"/>
                <w:sz w:val="20"/>
                <w:szCs w:val="20"/>
              </w:rPr>
            </w:pPr>
            <w:del w:id="783" w:author="Won Do Lee [2]" w:date="2023-07-13T06:15:00Z">
              <w:r w:rsidRPr="00005E6E" w:rsidDel="00147789">
                <w:rPr>
                  <w:sz w:val="20"/>
                  <w:szCs w:val="20"/>
                </w:rPr>
                <w:delText>21.4%</w:delText>
              </w:r>
            </w:del>
          </w:p>
        </w:tc>
        <w:tc>
          <w:tcPr>
            <w:tcW w:w="0" w:type="auto"/>
          </w:tcPr>
          <w:p w14:paraId="124043E3" w14:textId="1A1B6847" w:rsidR="00CA60E3" w:rsidRPr="00005E6E" w:rsidDel="00147789" w:rsidRDefault="00CA60E3" w:rsidP="00CA60E3">
            <w:pPr>
              <w:widowControl/>
              <w:wordWrap/>
              <w:autoSpaceDE/>
              <w:autoSpaceDN/>
              <w:jc w:val="right"/>
              <w:rPr>
                <w:del w:id="784" w:author="Won Do Lee [2]" w:date="2023-07-13T06:15:00Z"/>
                <w:sz w:val="20"/>
                <w:szCs w:val="20"/>
              </w:rPr>
            </w:pPr>
            <w:del w:id="785" w:author="Won Do Lee [2]" w:date="2023-07-13T06:15:00Z">
              <w:r w:rsidRPr="00005E6E" w:rsidDel="00147789">
                <w:rPr>
                  <w:sz w:val="20"/>
                  <w:szCs w:val="20"/>
                </w:rPr>
                <w:delText>24.9%</w:delText>
              </w:r>
            </w:del>
          </w:p>
        </w:tc>
        <w:tc>
          <w:tcPr>
            <w:tcW w:w="0" w:type="auto"/>
            <w:noWrap/>
            <w:hideMark/>
          </w:tcPr>
          <w:p w14:paraId="69B9D3CC" w14:textId="3DBFA09E" w:rsidR="00CA60E3" w:rsidRPr="00005E6E" w:rsidDel="00147789" w:rsidRDefault="00CA60E3" w:rsidP="00CA60E3">
            <w:pPr>
              <w:widowControl/>
              <w:wordWrap/>
              <w:autoSpaceDE/>
              <w:autoSpaceDN/>
              <w:jc w:val="right"/>
              <w:rPr>
                <w:del w:id="786" w:author="Won Do Lee [2]" w:date="2023-07-13T06:15:00Z"/>
                <w:rFonts w:eastAsia="Times New Roman"/>
                <w:color w:val="000000"/>
                <w:sz w:val="20"/>
                <w:szCs w:val="20"/>
              </w:rPr>
            </w:pPr>
            <w:del w:id="787" w:author="Won Do Lee [2]" w:date="2023-07-13T06:15:00Z">
              <w:r w:rsidRPr="00005E6E" w:rsidDel="00147789">
                <w:rPr>
                  <w:sz w:val="20"/>
                  <w:szCs w:val="20"/>
                </w:rPr>
                <w:delText>31.2%</w:delText>
              </w:r>
            </w:del>
          </w:p>
        </w:tc>
        <w:tc>
          <w:tcPr>
            <w:tcW w:w="0" w:type="auto"/>
          </w:tcPr>
          <w:p w14:paraId="1CFA279E" w14:textId="3689B163" w:rsidR="00CA60E3" w:rsidRPr="00005E6E" w:rsidDel="00147789" w:rsidRDefault="00CA60E3" w:rsidP="00CA60E3">
            <w:pPr>
              <w:widowControl/>
              <w:wordWrap/>
              <w:autoSpaceDE/>
              <w:autoSpaceDN/>
              <w:jc w:val="right"/>
              <w:rPr>
                <w:del w:id="788" w:author="Won Do Lee [2]" w:date="2023-07-13T06:15:00Z"/>
                <w:sz w:val="20"/>
                <w:szCs w:val="20"/>
              </w:rPr>
            </w:pPr>
            <w:del w:id="789" w:author="Won Do Lee [2]" w:date="2023-07-13T06:15:00Z">
              <w:r w:rsidRPr="00005E6E" w:rsidDel="00147789">
                <w:rPr>
                  <w:sz w:val="20"/>
                  <w:szCs w:val="20"/>
                </w:rPr>
                <w:delText>31.1%</w:delText>
              </w:r>
            </w:del>
          </w:p>
        </w:tc>
        <w:tc>
          <w:tcPr>
            <w:tcW w:w="0" w:type="auto"/>
            <w:tcBorders>
              <w:left w:val="double" w:sz="4" w:space="0" w:color="auto"/>
              <w:right w:val="nil"/>
            </w:tcBorders>
            <w:noWrap/>
            <w:hideMark/>
          </w:tcPr>
          <w:p w14:paraId="52ABCA2F" w14:textId="1781CD95" w:rsidR="00CA60E3" w:rsidRPr="00005E6E" w:rsidDel="00147789" w:rsidRDefault="00CA60E3" w:rsidP="00CA60E3">
            <w:pPr>
              <w:widowControl/>
              <w:wordWrap/>
              <w:autoSpaceDE/>
              <w:autoSpaceDN/>
              <w:jc w:val="right"/>
              <w:rPr>
                <w:del w:id="790" w:author="Won Do Lee [2]" w:date="2023-07-13T06:15:00Z"/>
                <w:rFonts w:eastAsia="Times New Roman"/>
                <w:color w:val="000000"/>
                <w:sz w:val="20"/>
                <w:szCs w:val="20"/>
              </w:rPr>
            </w:pPr>
            <w:del w:id="791" w:author="Won Do Lee [2]" w:date="2023-07-13T06:15:00Z">
              <w:r w:rsidRPr="00005E6E" w:rsidDel="00147789">
                <w:rPr>
                  <w:sz w:val="20"/>
                  <w:szCs w:val="20"/>
                </w:rPr>
                <w:delText>30.7%</w:delText>
              </w:r>
            </w:del>
          </w:p>
        </w:tc>
      </w:tr>
      <w:tr w:rsidR="00CA60E3" w:rsidRPr="00005E6E" w:rsidDel="00147789" w14:paraId="05455E39" w14:textId="0FD8071A" w:rsidTr="00CA60E3">
        <w:trPr>
          <w:trHeight w:val="567"/>
          <w:del w:id="792" w:author="Won Do Lee [2]" w:date="2023-07-13T06:15:00Z"/>
        </w:trPr>
        <w:tc>
          <w:tcPr>
            <w:tcW w:w="0" w:type="auto"/>
            <w:tcBorders>
              <w:left w:val="nil"/>
            </w:tcBorders>
            <w:noWrap/>
            <w:hideMark/>
          </w:tcPr>
          <w:p w14:paraId="58D50A36" w14:textId="14F0882C"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93" w:author="Won Do Lee [2]" w:date="2023-07-13T06:15:00Z"/>
                <w:rFonts w:eastAsia="Times New Roman"/>
                <w:b w:val="0"/>
                <w:bCs w:val="0"/>
                <w:color w:val="000000"/>
                <w:sz w:val="20"/>
                <w:szCs w:val="20"/>
              </w:rPr>
            </w:pPr>
            <w:del w:id="794" w:author="Won Do Lee [2]" w:date="2023-07-13T06:15:00Z">
              <w:r w:rsidRPr="00005E6E" w:rsidDel="00147789">
                <w:rPr>
                  <w:rFonts w:eastAsia="Times New Roman"/>
                  <w:b w:val="0"/>
                  <w:bCs w:val="0"/>
                  <w:color w:val="000000"/>
                  <w:sz w:val="20"/>
                  <w:szCs w:val="20"/>
                </w:rPr>
                <w:delText>Mobility level on the last day of lockdown</w:delText>
              </w:r>
            </w:del>
          </w:p>
          <w:p w14:paraId="7FF5AB21" w14:textId="74C284EC"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795" w:author="Won Do Lee [2]" w:date="2023-07-13T06:15:00Z"/>
                <w:rFonts w:eastAsia="Times New Roman"/>
                <w:b w:val="0"/>
                <w:bCs w:val="0"/>
                <w:color w:val="000000"/>
                <w:sz w:val="20"/>
                <w:szCs w:val="20"/>
              </w:rPr>
            </w:pPr>
            <m:oMath>
              <m:r>
                <w:del w:id="796" w:author="Won Do Lee [2]" w:date="2023-07-13T06:15:00Z">
                  <m:rPr>
                    <m:sty m:val="bi"/>
                  </m:rPr>
                  <w:rPr>
                    <w:rFonts w:ascii="Cambria Math" w:eastAsia="Times New Roman" w:hAnsi="Cambria Math"/>
                    <w:color w:val="000000"/>
                    <w:sz w:val="20"/>
                    <w:szCs w:val="20"/>
                  </w:rPr>
                  <m:t>(</m:t>
                </w:del>
              </m:r>
              <m:sSub>
                <m:sSubPr>
                  <m:ctrlPr>
                    <w:del w:id="797" w:author="Won Do Lee [2]" w:date="2023-07-13T06:15:00Z">
                      <w:rPr>
                        <w:rFonts w:ascii="Cambria Math" w:eastAsia="Times New Roman" w:hAnsi="Cambria Math"/>
                        <w:b w:val="0"/>
                        <w:bCs w:val="0"/>
                        <w:i/>
                        <w:iCs/>
                        <w:color w:val="000000"/>
                        <w:sz w:val="20"/>
                        <w:szCs w:val="20"/>
                      </w:rPr>
                    </w:del>
                  </m:ctrlPr>
                </m:sSubPr>
                <m:e>
                  <m:r>
                    <w:del w:id="798" w:author="Won Do Lee [2]" w:date="2023-07-13T06:15:00Z">
                      <m:rPr>
                        <m:sty m:val="bi"/>
                      </m:rPr>
                      <w:rPr>
                        <w:rFonts w:ascii="Cambria Math" w:eastAsia="Times New Roman" w:hAnsi="Cambria Math"/>
                        <w:color w:val="000000"/>
                        <w:sz w:val="20"/>
                        <w:szCs w:val="20"/>
                      </w:rPr>
                      <m:t>Mob</m:t>
                    </w:del>
                  </m:r>
                </m:e>
                <m:sub>
                  <m:r>
                    <w:del w:id="799" w:author="Won Do Lee [2]" w:date="2023-07-13T06:15:00Z">
                      <m:rPr>
                        <m:sty m:val="bi"/>
                      </m:rPr>
                      <w:rPr>
                        <w:rFonts w:ascii="Cambria Math" w:eastAsia="Times New Roman" w:hAnsi="Cambria Math"/>
                        <w:color w:val="000000"/>
                        <w:sz w:val="20"/>
                        <w:szCs w:val="20"/>
                      </w:rPr>
                      <m:t>t=T</m:t>
                    </w:del>
                  </m:r>
                </m:sub>
              </m:sSub>
              <m:r>
                <w:del w:id="800" w:author="Won Do Lee [2]" w:date="2023-07-13T06:15:00Z">
                  <m:rPr>
                    <m:sty m:val="bi"/>
                  </m:rPr>
                  <w:rPr>
                    <w:rFonts w:ascii="Cambria Math" w:eastAsia="Times New Roman" w:hAnsi="Cambria Math"/>
                    <w:color w:val="000000"/>
                    <w:sz w:val="20"/>
                    <w:szCs w:val="20"/>
                  </w:rPr>
                  <m:t>)</m:t>
                </w:del>
              </m:r>
            </m:oMath>
            <w:del w:id="801" w:author="Won Do Lee [2]" w:date="2023-07-13T06:15:00Z">
              <w:r w:rsidRPr="00005E6E" w:rsidDel="00147789">
                <w:rPr>
                  <w:rFonts w:eastAsia="Times New Roman"/>
                  <w:b w:val="0"/>
                  <w:bCs w:val="0"/>
                  <w:color w:val="000000"/>
                  <w:sz w:val="20"/>
                  <w:szCs w:val="20"/>
                </w:rPr>
                <w:delText xml:space="preserve"> </w:delText>
              </w:r>
            </w:del>
          </w:p>
        </w:tc>
        <w:tc>
          <w:tcPr>
            <w:tcW w:w="0" w:type="auto"/>
          </w:tcPr>
          <w:p w14:paraId="30D3FBF8" w14:textId="6B00D57D" w:rsidR="00CA60E3" w:rsidRPr="00005E6E" w:rsidDel="00147789" w:rsidRDefault="00CA60E3" w:rsidP="00CA60E3">
            <w:pPr>
              <w:widowControl/>
              <w:wordWrap/>
              <w:autoSpaceDE/>
              <w:autoSpaceDN/>
              <w:jc w:val="right"/>
              <w:rPr>
                <w:del w:id="802" w:author="Won Do Lee [2]" w:date="2023-07-13T06:15:00Z"/>
                <w:sz w:val="20"/>
                <w:szCs w:val="20"/>
              </w:rPr>
            </w:pPr>
            <w:del w:id="803" w:author="Won Do Lee [2]" w:date="2023-07-13T06:15:00Z">
              <w:r w:rsidRPr="00005E6E" w:rsidDel="00147789">
                <w:rPr>
                  <w:sz w:val="20"/>
                  <w:szCs w:val="20"/>
                </w:rPr>
                <w:delText>-75.0%</w:delText>
              </w:r>
            </w:del>
          </w:p>
        </w:tc>
        <w:tc>
          <w:tcPr>
            <w:tcW w:w="0" w:type="auto"/>
          </w:tcPr>
          <w:p w14:paraId="4F762838" w14:textId="33C64DDB" w:rsidR="00CA60E3" w:rsidRPr="00005E6E" w:rsidDel="00147789" w:rsidRDefault="00CA60E3" w:rsidP="00CA60E3">
            <w:pPr>
              <w:widowControl/>
              <w:wordWrap/>
              <w:autoSpaceDE/>
              <w:autoSpaceDN/>
              <w:jc w:val="right"/>
              <w:rPr>
                <w:del w:id="804" w:author="Won Do Lee [2]" w:date="2023-07-13T06:15:00Z"/>
                <w:sz w:val="20"/>
                <w:szCs w:val="20"/>
              </w:rPr>
            </w:pPr>
            <w:del w:id="805" w:author="Won Do Lee [2]" w:date="2023-07-13T06:15:00Z">
              <w:r w:rsidRPr="00005E6E" w:rsidDel="00147789">
                <w:rPr>
                  <w:sz w:val="20"/>
                  <w:szCs w:val="20"/>
                </w:rPr>
                <w:delText>-64.7%</w:delText>
              </w:r>
            </w:del>
          </w:p>
        </w:tc>
        <w:tc>
          <w:tcPr>
            <w:tcW w:w="0" w:type="auto"/>
            <w:noWrap/>
            <w:hideMark/>
          </w:tcPr>
          <w:p w14:paraId="07B86A57" w14:textId="3F33F62C" w:rsidR="00CA60E3" w:rsidRPr="00005E6E" w:rsidDel="00147789" w:rsidRDefault="00CA60E3" w:rsidP="00CA60E3">
            <w:pPr>
              <w:widowControl/>
              <w:wordWrap/>
              <w:autoSpaceDE/>
              <w:autoSpaceDN/>
              <w:jc w:val="right"/>
              <w:rPr>
                <w:del w:id="806" w:author="Won Do Lee [2]" w:date="2023-07-13T06:15:00Z"/>
                <w:rFonts w:eastAsia="Times New Roman"/>
                <w:color w:val="000000"/>
                <w:sz w:val="20"/>
                <w:szCs w:val="20"/>
              </w:rPr>
            </w:pPr>
            <w:del w:id="807" w:author="Won Do Lee [2]" w:date="2023-07-13T06:15:00Z">
              <w:r w:rsidRPr="00005E6E" w:rsidDel="00147789">
                <w:rPr>
                  <w:sz w:val="20"/>
                  <w:szCs w:val="20"/>
                </w:rPr>
                <w:delText>-51.8%</w:delText>
              </w:r>
            </w:del>
          </w:p>
        </w:tc>
        <w:tc>
          <w:tcPr>
            <w:tcW w:w="0" w:type="auto"/>
          </w:tcPr>
          <w:p w14:paraId="6A6ACD69" w14:textId="58FF93BF" w:rsidR="00CA60E3" w:rsidRPr="00005E6E" w:rsidDel="00147789" w:rsidRDefault="00CA60E3" w:rsidP="00CA60E3">
            <w:pPr>
              <w:widowControl/>
              <w:wordWrap/>
              <w:autoSpaceDE/>
              <w:autoSpaceDN/>
              <w:jc w:val="right"/>
              <w:rPr>
                <w:del w:id="808" w:author="Won Do Lee [2]" w:date="2023-07-13T06:15:00Z"/>
                <w:sz w:val="20"/>
                <w:szCs w:val="20"/>
              </w:rPr>
            </w:pPr>
            <w:del w:id="809" w:author="Won Do Lee [2]" w:date="2023-07-13T06:15:00Z">
              <w:r w:rsidRPr="00005E6E" w:rsidDel="00147789">
                <w:rPr>
                  <w:sz w:val="20"/>
                  <w:szCs w:val="20"/>
                </w:rPr>
                <w:delText>-40.0%</w:delText>
              </w:r>
            </w:del>
          </w:p>
        </w:tc>
        <w:tc>
          <w:tcPr>
            <w:tcW w:w="0" w:type="auto"/>
            <w:tcBorders>
              <w:left w:val="double" w:sz="4" w:space="0" w:color="auto"/>
              <w:right w:val="nil"/>
            </w:tcBorders>
            <w:noWrap/>
            <w:hideMark/>
          </w:tcPr>
          <w:p w14:paraId="7F589B29" w14:textId="61EE58F8" w:rsidR="00CA60E3" w:rsidRPr="00005E6E" w:rsidDel="00147789" w:rsidRDefault="00CA60E3" w:rsidP="00CA60E3">
            <w:pPr>
              <w:widowControl/>
              <w:wordWrap/>
              <w:autoSpaceDE/>
              <w:autoSpaceDN/>
              <w:jc w:val="right"/>
              <w:rPr>
                <w:del w:id="810" w:author="Won Do Lee [2]" w:date="2023-07-13T06:15:00Z"/>
                <w:rFonts w:eastAsia="Times New Roman"/>
                <w:color w:val="000000"/>
                <w:sz w:val="20"/>
                <w:szCs w:val="20"/>
              </w:rPr>
            </w:pPr>
            <w:del w:id="811" w:author="Won Do Lee [2]" w:date="2023-07-13T06:15:00Z">
              <w:r w:rsidRPr="00005E6E" w:rsidDel="00147789">
                <w:rPr>
                  <w:sz w:val="20"/>
                  <w:szCs w:val="20"/>
                </w:rPr>
                <w:delText>-57.1%</w:delText>
              </w:r>
            </w:del>
          </w:p>
        </w:tc>
      </w:tr>
      <w:tr w:rsidR="00CA60E3" w:rsidRPr="00005E6E" w:rsidDel="00147789" w14:paraId="3D7E2FD9" w14:textId="11B4BDDE" w:rsidTr="00CA60E3">
        <w:trPr>
          <w:trHeight w:val="567"/>
          <w:del w:id="812" w:author="Won Do Lee [2]" w:date="2023-07-13T06:15:00Z"/>
        </w:trPr>
        <w:tc>
          <w:tcPr>
            <w:tcW w:w="0" w:type="auto"/>
            <w:tcBorders>
              <w:left w:val="nil"/>
              <w:bottom w:val="single" w:sz="4" w:space="0" w:color="999999" w:themeColor="text1" w:themeTint="66"/>
            </w:tcBorders>
            <w:noWrap/>
            <w:hideMark/>
          </w:tcPr>
          <w:p w14:paraId="513C5A97" w14:textId="0CB5703D"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813" w:author="Won Do Lee [2]" w:date="2023-07-13T06:15:00Z"/>
                <w:rFonts w:eastAsia="Times New Roman"/>
                <w:b w:val="0"/>
                <w:bCs w:val="0"/>
                <w:color w:val="000000"/>
                <w:sz w:val="20"/>
                <w:szCs w:val="20"/>
              </w:rPr>
            </w:pPr>
            <w:del w:id="814" w:author="Won Do Lee [2]" w:date="2023-07-13T06:15:00Z">
              <w:r w:rsidRPr="00005E6E" w:rsidDel="00147789">
                <w:rPr>
                  <w:rFonts w:eastAsia="Times New Roman"/>
                  <w:b w:val="0"/>
                  <w:bCs w:val="0"/>
                  <w:color w:val="000000"/>
                  <w:sz w:val="20"/>
                  <w:szCs w:val="20"/>
                </w:rPr>
                <w:delText>Mobility recovery</w:delText>
              </w:r>
            </w:del>
          </w:p>
          <w:p w14:paraId="136C414E" w14:textId="1CA75498"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815" w:author="Won Do Lee [2]" w:date="2023-07-13T06:15:00Z"/>
                <w:rFonts w:eastAsia="Times New Roman"/>
                <w:b w:val="0"/>
                <w:bCs w:val="0"/>
                <w:color w:val="000000"/>
                <w:sz w:val="20"/>
                <w:szCs w:val="20"/>
              </w:rPr>
            </w:pPr>
            <m:oMath>
              <m:r>
                <w:del w:id="816" w:author="Won Do Lee [2]" w:date="2023-07-13T06:15:00Z">
                  <m:rPr>
                    <m:sty m:val="bi"/>
                  </m:rPr>
                  <w:rPr>
                    <w:rFonts w:ascii="Cambria Math" w:eastAsia="Times New Roman" w:hAnsi="Cambria Math"/>
                    <w:color w:val="000000"/>
                    <w:sz w:val="20"/>
                    <w:szCs w:val="20"/>
                  </w:rPr>
                  <m:t>(</m:t>
                </w:del>
              </m:r>
              <m:sSub>
                <m:sSubPr>
                  <m:ctrlPr>
                    <w:del w:id="817" w:author="Won Do Lee [2]" w:date="2023-07-13T06:15:00Z">
                      <w:rPr>
                        <w:rFonts w:ascii="Cambria Math" w:eastAsia="Times New Roman" w:hAnsi="Cambria Math"/>
                        <w:b w:val="0"/>
                        <w:bCs w:val="0"/>
                        <w:i/>
                        <w:color w:val="000000"/>
                        <w:sz w:val="20"/>
                        <w:szCs w:val="20"/>
                      </w:rPr>
                    </w:del>
                  </m:ctrlPr>
                </m:sSubPr>
                <m:e>
                  <m:r>
                    <w:del w:id="818" w:author="Won Do Lee [2]" w:date="2023-07-13T06:15:00Z">
                      <m:rPr>
                        <m:sty m:val="bi"/>
                      </m:rPr>
                      <w:rPr>
                        <w:rFonts w:ascii="Cambria Math" w:eastAsia="Times New Roman" w:hAnsi="Cambria Math"/>
                        <w:color w:val="000000"/>
                        <w:sz w:val="20"/>
                        <w:szCs w:val="20"/>
                      </w:rPr>
                      <m:t>Mob</m:t>
                    </w:del>
                  </m:r>
                </m:e>
                <m:sub>
                  <m:r>
                    <w:del w:id="819" w:author="Won Do Lee [2]" w:date="2023-07-13T06:15:00Z">
                      <m:rPr>
                        <m:sty m:val="bi"/>
                      </m:rPr>
                      <w:rPr>
                        <w:rFonts w:ascii="Cambria Math" w:eastAsia="Times New Roman" w:hAnsi="Cambria Math"/>
                        <w:color w:val="000000"/>
                        <w:sz w:val="20"/>
                        <w:szCs w:val="20"/>
                      </w:rPr>
                      <m:t>B</m:t>
                    </w:del>
                  </m:r>
                </m:sub>
              </m:sSub>
              <m:r>
                <w:del w:id="820" w:author="Won Do Lee [2]" w:date="2023-07-13T06:15:00Z">
                  <m:rPr>
                    <m:sty m:val="bi"/>
                  </m:rPr>
                  <w:rPr>
                    <w:rFonts w:ascii="Cambria Math" w:eastAsia="Times New Roman" w:hAnsi="Cambria Math"/>
                    <w:color w:val="000000"/>
                    <w:sz w:val="20"/>
                    <w:szCs w:val="20"/>
                  </w:rPr>
                  <m:t>=(</m:t>
                </w:del>
              </m:r>
              <m:sSub>
                <m:sSubPr>
                  <m:ctrlPr>
                    <w:del w:id="821" w:author="Won Do Lee [2]" w:date="2023-07-13T06:15:00Z">
                      <w:rPr>
                        <w:rFonts w:ascii="Cambria Math" w:eastAsia="Times New Roman" w:hAnsi="Cambria Math"/>
                        <w:b w:val="0"/>
                        <w:bCs w:val="0"/>
                        <w:i/>
                        <w:color w:val="000000"/>
                        <w:sz w:val="20"/>
                        <w:szCs w:val="20"/>
                      </w:rPr>
                    </w:del>
                  </m:ctrlPr>
                </m:sSubPr>
                <m:e>
                  <m:r>
                    <w:del w:id="822" w:author="Won Do Lee [2]" w:date="2023-07-13T06:15:00Z">
                      <m:rPr>
                        <m:sty m:val="bi"/>
                      </m:rPr>
                      <w:rPr>
                        <w:rFonts w:ascii="Cambria Math" w:eastAsia="Times New Roman" w:hAnsi="Cambria Math"/>
                        <w:color w:val="000000"/>
                        <w:sz w:val="20"/>
                        <w:szCs w:val="20"/>
                      </w:rPr>
                      <m:t>Mob</m:t>
                    </w:del>
                  </m:r>
                </m:e>
                <m:sub>
                  <m:r>
                    <w:del w:id="823" w:author="Won Do Lee [2]" w:date="2023-07-13T06:15:00Z">
                      <m:rPr>
                        <m:sty m:val="bi"/>
                      </m:rPr>
                      <w:rPr>
                        <w:rFonts w:ascii="Cambria Math" w:eastAsia="Times New Roman" w:hAnsi="Cambria Math"/>
                        <w:color w:val="000000"/>
                        <w:sz w:val="20"/>
                        <w:szCs w:val="20"/>
                      </w:rPr>
                      <m:t>t=T</m:t>
                    </w:del>
                  </m:r>
                </m:sub>
              </m:sSub>
              <m:r>
                <w:del w:id="824" w:author="Won Do Lee [2]" w:date="2023-07-13T06:15:00Z">
                  <m:rPr>
                    <m:sty m:val="bi"/>
                  </m:rPr>
                  <w:rPr>
                    <w:rFonts w:ascii="Cambria Math" w:eastAsia="Times New Roman" w:hAnsi="Cambria Math"/>
                    <w:color w:val="000000"/>
                    <w:sz w:val="20"/>
                    <w:szCs w:val="20"/>
                  </w:rPr>
                  <m:t>-</m:t>
                </w:del>
              </m:r>
              <m:sSub>
                <m:sSubPr>
                  <m:ctrlPr>
                    <w:del w:id="825" w:author="Won Do Lee [2]" w:date="2023-07-13T06:15:00Z">
                      <w:rPr>
                        <w:rFonts w:ascii="Cambria Math" w:eastAsia="Times New Roman" w:hAnsi="Cambria Math"/>
                        <w:b w:val="0"/>
                        <w:bCs w:val="0"/>
                        <w:i/>
                        <w:color w:val="000000"/>
                        <w:sz w:val="20"/>
                        <w:szCs w:val="20"/>
                      </w:rPr>
                    </w:del>
                  </m:ctrlPr>
                </m:sSubPr>
                <m:e>
                  <m:r>
                    <w:del w:id="826" w:author="Won Do Lee [2]" w:date="2023-07-13T06:15:00Z">
                      <m:rPr>
                        <m:sty m:val="bi"/>
                      </m:rPr>
                      <w:rPr>
                        <w:rFonts w:ascii="Cambria Math" w:eastAsia="Times New Roman" w:hAnsi="Cambria Math"/>
                        <w:color w:val="000000"/>
                        <w:sz w:val="20"/>
                        <w:szCs w:val="20"/>
                      </w:rPr>
                      <m:t>Mob</m:t>
                    </w:del>
                  </m:r>
                </m:e>
                <m:sub>
                  <m:r>
                    <w:del w:id="827" w:author="Won Do Lee [2]" w:date="2023-07-13T06:15:00Z">
                      <m:rPr>
                        <m:sty m:val="bi"/>
                      </m:rPr>
                      <w:rPr>
                        <w:rFonts w:ascii="Cambria Math" w:eastAsia="Times New Roman" w:hAnsi="Cambria Math"/>
                        <w:color w:val="000000"/>
                        <w:sz w:val="20"/>
                        <w:szCs w:val="20"/>
                      </w:rPr>
                      <m:t>min</m:t>
                    </w:del>
                  </m:r>
                </m:sub>
              </m:sSub>
              <m:r>
                <w:del w:id="828" w:author="Won Do Lee [2]" w:date="2023-07-13T06:15:00Z">
                  <m:rPr>
                    <m:sty m:val="bi"/>
                  </m:rPr>
                  <w:rPr>
                    <w:rFonts w:ascii="Cambria Math" w:eastAsia="Times New Roman" w:hAnsi="Cambria Math"/>
                    <w:color w:val="000000"/>
                    <w:sz w:val="20"/>
                    <w:szCs w:val="20"/>
                  </w:rPr>
                  <m:t>)/</m:t>
                </w:del>
              </m:r>
              <m:sSub>
                <m:sSubPr>
                  <m:ctrlPr>
                    <w:del w:id="829" w:author="Won Do Lee [2]" w:date="2023-07-13T06:15:00Z">
                      <w:rPr>
                        <w:rFonts w:ascii="Cambria Math" w:eastAsia="Times New Roman" w:hAnsi="Cambria Math"/>
                        <w:b w:val="0"/>
                        <w:bCs w:val="0"/>
                        <w:i/>
                        <w:color w:val="000000"/>
                        <w:sz w:val="20"/>
                        <w:szCs w:val="20"/>
                      </w:rPr>
                    </w:del>
                  </m:ctrlPr>
                </m:sSubPr>
                <m:e>
                  <m:r>
                    <w:del w:id="830" w:author="Won Do Lee [2]" w:date="2023-07-13T06:15:00Z">
                      <m:rPr>
                        <m:sty m:val="bi"/>
                      </m:rPr>
                      <w:rPr>
                        <w:rFonts w:ascii="Cambria Math" w:eastAsia="Times New Roman" w:hAnsi="Cambria Math"/>
                        <w:color w:val="000000"/>
                        <w:sz w:val="20"/>
                        <w:szCs w:val="20"/>
                      </w:rPr>
                      <m:t>Mob</m:t>
                    </w:del>
                  </m:r>
                </m:e>
                <m:sub>
                  <m:r>
                    <w:del w:id="831" w:author="Won Do Lee [2]" w:date="2023-07-13T06:15:00Z">
                      <m:rPr>
                        <m:sty m:val="bi"/>
                      </m:rPr>
                      <w:rPr>
                        <w:rFonts w:ascii="Cambria Math" w:eastAsia="Times New Roman" w:hAnsi="Cambria Math"/>
                        <w:color w:val="000000"/>
                        <w:sz w:val="20"/>
                        <w:szCs w:val="20"/>
                      </w:rPr>
                      <m:t>min</m:t>
                    </w:del>
                  </m:r>
                </m:sub>
              </m:sSub>
              <m:r>
                <w:del w:id="832" w:author="Won Do Lee [2]" w:date="2023-07-13T06:15:00Z">
                  <m:rPr>
                    <m:sty m:val="bi"/>
                  </m:rPr>
                  <w:rPr>
                    <w:rFonts w:ascii="Cambria Math" w:eastAsia="Times New Roman" w:hAnsi="Cambria Math"/>
                    <w:color w:val="000000"/>
                    <w:sz w:val="20"/>
                    <w:szCs w:val="20"/>
                  </w:rPr>
                  <m:t>)</m:t>
                </w:del>
              </m:r>
            </m:oMath>
            <w:del w:id="833" w:author="Won Do Lee [2]" w:date="2023-07-13T06:15:00Z">
              <w:r w:rsidRPr="00005E6E" w:rsidDel="00147789">
                <w:rPr>
                  <w:rFonts w:eastAsia="Times New Roman"/>
                  <w:b w:val="0"/>
                  <w:bCs w:val="0"/>
                  <w:color w:val="000000"/>
                  <w:sz w:val="20"/>
                  <w:szCs w:val="20"/>
                </w:rPr>
                <w:delText xml:space="preserve"> </w:delText>
              </w:r>
            </w:del>
          </w:p>
        </w:tc>
        <w:tc>
          <w:tcPr>
            <w:tcW w:w="0" w:type="auto"/>
            <w:tcBorders>
              <w:bottom w:val="single" w:sz="4" w:space="0" w:color="999999" w:themeColor="text1" w:themeTint="66"/>
            </w:tcBorders>
          </w:tcPr>
          <w:p w14:paraId="0F38D72A" w14:textId="6EE7EBB4" w:rsidR="00CA60E3" w:rsidRPr="00005E6E" w:rsidDel="00147789" w:rsidRDefault="00CA60E3" w:rsidP="00CA60E3">
            <w:pPr>
              <w:widowControl/>
              <w:wordWrap/>
              <w:autoSpaceDE/>
              <w:autoSpaceDN/>
              <w:jc w:val="right"/>
              <w:rPr>
                <w:del w:id="834" w:author="Won Do Lee [2]" w:date="2023-07-13T06:15:00Z"/>
                <w:sz w:val="20"/>
                <w:szCs w:val="20"/>
              </w:rPr>
            </w:pPr>
            <w:del w:id="835" w:author="Won Do Lee [2]" w:date="2023-07-13T06:15:00Z">
              <w:r w:rsidRPr="00005E6E" w:rsidDel="00147789">
                <w:rPr>
                  <w:sz w:val="20"/>
                  <w:szCs w:val="20"/>
                </w:rPr>
                <w:delText>15.3%</w:delText>
              </w:r>
            </w:del>
          </w:p>
        </w:tc>
        <w:tc>
          <w:tcPr>
            <w:tcW w:w="0" w:type="auto"/>
            <w:tcBorders>
              <w:bottom w:val="single" w:sz="4" w:space="0" w:color="999999" w:themeColor="text1" w:themeTint="66"/>
            </w:tcBorders>
          </w:tcPr>
          <w:p w14:paraId="12A32547" w14:textId="09D96986" w:rsidR="00CA60E3" w:rsidRPr="00005E6E" w:rsidDel="00147789" w:rsidRDefault="00CA60E3" w:rsidP="00CA60E3">
            <w:pPr>
              <w:widowControl/>
              <w:wordWrap/>
              <w:autoSpaceDE/>
              <w:autoSpaceDN/>
              <w:jc w:val="right"/>
              <w:rPr>
                <w:del w:id="836" w:author="Won Do Lee [2]" w:date="2023-07-13T06:15:00Z"/>
                <w:sz w:val="20"/>
                <w:szCs w:val="20"/>
              </w:rPr>
            </w:pPr>
            <w:del w:id="837" w:author="Won Do Lee [2]" w:date="2023-07-13T06:15:00Z">
              <w:r w:rsidRPr="00005E6E" w:rsidDel="00147789">
                <w:rPr>
                  <w:sz w:val="20"/>
                  <w:szCs w:val="20"/>
                </w:rPr>
                <w:delText>21.7%</w:delText>
              </w:r>
            </w:del>
          </w:p>
        </w:tc>
        <w:tc>
          <w:tcPr>
            <w:tcW w:w="0" w:type="auto"/>
            <w:tcBorders>
              <w:bottom w:val="single" w:sz="4" w:space="0" w:color="999999" w:themeColor="text1" w:themeTint="66"/>
            </w:tcBorders>
            <w:noWrap/>
            <w:hideMark/>
          </w:tcPr>
          <w:p w14:paraId="3B34CE91" w14:textId="681D9220" w:rsidR="00CA60E3" w:rsidRPr="00005E6E" w:rsidDel="00147789" w:rsidRDefault="00CA60E3" w:rsidP="00CA60E3">
            <w:pPr>
              <w:widowControl/>
              <w:wordWrap/>
              <w:autoSpaceDE/>
              <w:autoSpaceDN/>
              <w:jc w:val="right"/>
              <w:rPr>
                <w:del w:id="838" w:author="Won Do Lee [2]" w:date="2023-07-13T06:15:00Z"/>
                <w:rFonts w:eastAsia="Times New Roman"/>
                <w:color w:val="000000"/>
                <w:sz w:val="20"/>
                <w:szCs w:val="20"/>
              </w:rPr>
            </w:pPr>
            <w:del w:id="839" w:author="Won Do Lee [2]" w:date="2023-07-13T06:15:00Z">
              <w:r w:rsidRPr="00005E6E" w:rsidDel="00147789">
                <w:rPr>
                  <w:sz w:val="20"/>
                  <w:szCs w:val="20"/>
                </w:rPr>
                <w:delText>31.3%</w:delText>
              </w:r>
            </w:del>
          </w:p>
        </w:tc>
        <w:tc>
          <w:tcPr>
            <w:tcW w:w="0" w:type="auto"/>
            <w:tcBorders>
              <w:bottom w:val="single" w:sz="4" w:space="0" w:color="999999" w:themeColor="text1" w:themeTint="66"/>
            </w:tcBorders>
          </w:tcPr>
          <w:p w14:paraId="0E707981" w14:textId="13575F44" w:rsidR="00CA60E3" w:rsidRPr="00005E6E" w:rsidDel="00147789" w:rsidRDefault="00CA60E3" w:rsidP="00CA60E3">
            <w:pPr>
              <w:widowControl/>
              <w:wordWrap/>
              <w:autoSpaceDE/>
              <w:autoSpaceDN/>
              <w:jc w:val="right"/>
              <w:rPr>
                <w:del w:id="840" w:author="Won Do Lee [2]" w:date="2023-07-13T06:15:00Z"/>
                <w:sz w:val="20"/>
                <w:szCs w:val="20"/>
              </w:rPr>
            </w:pPr>
            <w:del w:id="841" w:author="Won Do Lee [2]" w:date="2023-07-13T06:15:00Z">
              <w:r w:rsidRPr="00005E6E" w:rsidDel="00147789">
                <w:rPr>
                  <w:sz w:val="20"/>
                  <w:szCs w:val="20"/>
                </w:rPr>
                <w:delText>40.6%</w:delText>
              </w:r>
            </w:del>
          </w:p>
        </w:tc>
        <w:tc>
          <w:tcPr>
            <w:tcW w:w="0" w:type="auto"/>
            <w:tcBorders>
              <w:left w:val="double" w:sz="4" w:space="0" w:color="auto"/>
              <w:bottom w:val="single" w:sz="4" w:space="0" w:color="999999" w:themeColor="text1" w:themeTint="66"/>
              <w:right w:val="nil"/>
            </w:tcBorders>
            <w:noWrap/>
            <w:hideMark/>
          </w:tcPr>
          <w:p w14:paraId="2229ED38" w14:textId="692A2AB1" w:rsidR="00CA60E3" w:rsidRPr="00005E6E" w:rsidDel="00147789" w:rsidRDefault="00CA60E3" w:rsidP="00CA60E3">
            <w:pPr>
              <w:widowControl/>
              <w:wordWrap/>
              <w:autoSpaceDE/>
              <w:autoSpaceDN/>
              <w:jc w:val="right"/>
              <w:rPr>
                <w:del w:id="842" w:author="Won Do Lee [2]" w:date="2023-07-13T06:15:00Z"/>
                <w:rFonts w:eastAsia="Times New Roman"/>
                <w:color w:val="000000"/>
                <w:sz w:val="20"/>
                <w:szCs w:val="20"/>
              </w:rPr>
            </w:pPr>
            <w:del w:id="843" w:author="Won Do Lee [2]" w:date="2023-07-13T06:15:00Z">
              <w:r w:rsidRPr="00005E6E" w:rsidDel="00147789">
                <w:rPr>
                  <w:sz w:val="20"/>
                  <w:szCs w:val="20"/>
                </w:rPr>
                <w:delText>27.2%</w:delText>
              </w:r>
            </w:del>
          </w:p>
        </w:tc>
      </w:tr>
      <w:tr w:rsidR="00CA60E3" w:rsidRPr="00005E6E" w:rsidDel="00147789" w14:paraId="2C296704" w14:textId="5713DEAF" w:rsidTr="00CA60E3">
        <w:trPr>
          <w:trHeight w:val="567"/>
          <w:del w:id="844" w:author="Won Do Lee [2]" w:date="2023-07-13T06:15:00Z"/>
        </w:trPr>
        <w:tc>
          <w:tcPr>
            <w:tcW w:w="0" w:type="auto"/>
            <w:tcBorders>
              <w:left w:val="nil"/>
              <w:bottom w:val="single" w:sz="12" w:space="0" w:color="auto"/>
            </w:tcBorders>
            <w:noWrap/>
            <w:hideMark/>
          </w:tcPr>
          <w:p w14:paraId="2CFE5BA5" w14:textId="26FD7AB0"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845" w:author="Won Do Lee [2]" w:date="2023-07-13T06:15:00Z"/>
                <w:rFonts w:eastAsia="Times New Roman"/>
                <w:b w:val="0"/>
                <w:bCs w:val="0"/>
                <w:color w:val="000000"/>
                <w:sz w:val="20"/>
                <w:szCs w:val="20"/>
              </w:rPr>
            </w:pPr>
            <w:del w:id="846" w:author="Won Do Lee [2]" w:date="2023-07-13T06:15:00Z">
              <w:r w:rsidRPr="00005E6E" w:rsidDel="00147789">
                <w:rPr>
                  <w:rFonts w:eastAsia="Times New Roman"/>
                  <w:b w:val="0"/>
                  <w:bCs w:val="0"/>
                  <w:color w:val="000000"/>
                  <w:sz w:val="20"/>
                  <w:szCs w:val="20"/>
                </w:rPr>
                <w:delText>Net reduction in mobility</w:delText>
              </w:r>
            </w:del>
          </w:p>
          <w:p w14:paraId="350E8B2E" w14:textId="1F65EC0F" w:rsidR="00CA60E3" w:rsidRPr="00005E6E" w:rsidDel="00147789" w:rsidRDefault="00CA60E3" w:rsidP="00CA60E3">
            <w:pPr>
              <w:widowControl/>
              <w:wordWrap/>
              <w:autoSpaceDE/>
              <w:autoSpaceDN/>
              <w:cnfStyle w:val="001000000000" w:firstRow="0" w:lastRow="0" w:firstColumn="1" w:lastColumn="0" w:oddVBand="0" w:evenVBand="0" w:oddHBand="0" w:evenHBand="0" w:firstRowFirstColumn="0" w:firstRowLastColumn="0" w:lastRowFirstColumn="0" w:lastRowLastColumn="0"/>
              <w:rPr>
                <w:del w:id="847" w:author="Won Do Lee [2]" w:date="2023-07-13T06:15:00Z"/>
                <w:rFonts w:eastAsia="Times New Roman"/>
                <w:b w:val="0"/>
                <w:bCs w:val="0"/>
                <w:color w:val="000000"/>
                <w:sz w:val="20"/>
                <w:szCs w:val="20"/>
              </w:rPr>
            </w:pPr>
            <m:oMath>
              <m:r>
                <w:del w:id="848" w:author="Won Do Lee [2]" w:date="2023-07-13T06:15:00Z">
                  <m:rPr>
                    <m:sty m:val="bi"/>
                  </m:rPr>
                  <w:rPr>
                    <w:rFonts w:ascii="Cambria Math" w:eastAsia="Times New Roman" w:hAnsi="Cambria Math"/>
                    <w:color w:val="000000"/>
                    <w:sz w:val="20"/>
                    <w:szCs w:val="20"/>
                  </w:rPr>
                  <m:t>(</m:t>
                </w:del>
              </m:r>
              <m:sSub>
                <m:sSubPr>
                  <m:ctrlPr>
                    <w:del w:id="849" w:author="Won Do Lee [2]" w:date="2023-07-13T06:15:00Z">
                      <w:rPr>
                        <w:rFonts w:ascii="Cambria Math" w:eastAsia="Times New Roman" w:hAnsi="Cambria Math"/>
                        <w:b w:val="0"/>
                        <w:bCs w:val="0"/>
                        <w:i/>
                        <w:iCs/>
                        <w:color w:val="000000"/>
                        <w:sz w:val="20"/>
                        <w:szCs w:val="20"/>
                      </w:rPr>
                    </w:del>
                  </m:ctrlPr>
                </m:sSubPr>
                <m:e>
                  <m:r>
                    <w:del w:id="850" w:author="Won Do Lee [2]" w:date="2023-07-13T06:15:00Z">
                      <m:rPr>
                        <m:sty m:val="bi"/>
                      </m:rPr>
                      <w:rPr>
                        <w:rFonts w:ascii="Cambria Math" w:eastAsia="Times New Roman" w:hAnsi="Cambria Math"/>
                        <w:color w:val="000000"/>
                        <w:sz w:val="20"/>
                        <w:szCs w:val="20"/>
                      </w:rPr>
                      <m:t>R</m:t>
                    </w:del>
                  </m:r>
                </m:e>
                <m:sub>
                  <m:r>
                    <w:del w:id="851" w:author="Won Do Lee [2]" w:date="2023-07-13T06:15:00Z">
                      <m:rPr>
                        <m:sty m:val="bi"/>
                      </m:rPr>
                      <w:rPr>
                        <w:rFonts w:ascii="Cambria Math" w:eastAsia="Times New Roman" w:hAnsi="Cambria Math"/>
                        <w:color w:val="000000"/>
                        <w:sz w:val="20"/>
                        <w:szCs w:val="20"/>
                      </w:rPr>
                      <m:t>net</m:t>
                    </w:del>
                  </m:r>
                </m:sub>
              </m:sSub>
              <m:r>
                <w:del w:id="852" w:author="Won Do Lee [2]" w:date="2023-07-13T06:15:00Z">
                  <m:rPr>
                    <m:sty m:val="bi"/>
                  </m:rPr>
                  <w:rPr>
                    <w:rFonts w:ascii="Cambria Math" w:eastAsia="Times New Roman" w:hAnsi="Cambria Math"/>
                    <w:color w:val="000000"/>
                    <w:sz w:val="20"/>
                    <w:szCs w:val="20"/>
                  </w:rPr>
                  <m:t>=(</m:t>
                </w:del>
              </m:r>
              <m:sSub>
                <m:sSubPr>
                  <m:ctrlPr>
                    <w:del w:id="853" w:author="Won Do Lee [2]" w:date="2023-07-13T06:15:00Z">
                      <w:rPr>
                        <w:rFonts w:ascii="Cambria Math" w:eastAsia="Times New Roman" w:hAnsi="Cambria Math"/>
                        <w:b w:val="0"/>
                        <w:bCs w:val="0"/>
                        <w:i/>
                        <w:iCs/>
                        <w:color w:val="000000"/>
                        <w:sz w:val="20"/>
                        <w:szCs w:val="20"/>
                      </w:rPr>
                    </w:del>
                  </m:ctrlPr>
                </m:sSubPr>
                <m:e>
                  <m:r>
                    <w:del w:id="854" w:author="Won Do Lee [2]" w:date="2023-07-13T06:15:00Z">
                      <m:rPr>
                        <m:sty m:val="bi"/>
                      </m:rPr>
                      <w:rPr>
                        <w:rFonts w:ascii="Cambria Math" w:eastAsia="Times New Roman" w:hAnsi="Cambria Math"/>
                        <w:color w:val="000000"/>
                        <w:sz w:val="20"/>
                        <w:szCs w:val="20"/>
                      </w:rPr>
                      <m:t>Mob</m:t>
                    </w:del>
                  </m:r>
                </m:e>
                <m:sub>
                  <m:r>
                    <w:del w:id="855" w:author="Won Do Lee [2]" w:date="2023-07-13T06:15:00Z">
                      <m:rPr>
                        <m:sty m:val="bi"/>
                      </m:rPr>
                      <w:rPr>
                        <w:rFonts w:ascii="Cambria Math" w:eastAsia="Times New Roman" w:hAnsi="Cambria Math"/>
                        <w:color w:val="000000"/>
                        <w:sz w:val="20"/>
                        <w:szCs w:val="20"/>
                      </w:rPr>
                      <m:t>t=T</m:t>
                    </w:del>
                  </m:r>
                </m:sub>
              </m:sSub>
              <m:r>
                <w:del w:id="856" w:author="Won Do Lee [2]" w:date="2023-07-13T06:15:00Z">
                  <m:rPr>
                    <m:sty m:val="bi"/>
                  </m:rPr>
                  <w:rPr>
                    <w:rFonts w:ascii="Cambria Math" w:eastAsia="Times New Roman" w:hAnsi="Cambria Math"/>
                    <w:color w:val="000000"/>
                    <w:sz w:val="20"/>
                    <w:szCs w:val="20"/>
                  </w:rPr>
                  <m:t>-</m:t>
                </w:del>
              </m:r>
              <m:sSub>
                <m:sSubPr>
                  <m:ctrlPr>
                    <w:del w:id="857" w:author="Won Do Lee [2]" w:date="2023-07-13T06:15:00Z">
                      <w:rPr>
                        <w:rFonts w:ascii="Cambria Math" w:eastAsia="Times New Roman" w:hAnsi="Cambria Math"/>
                        <w:b w:val="0"/>
                        <w:bCs w:val="0"/>
                        <w:i/>
                        <w:iCs/>
                        <w:color w:val="000000"/>
                        <w:sz w:val="20"/>
                        <w:szCs w:val="20"/>
                      </w:rPr>
                    </w:del>
                  </m:ctrlPr>
                </m:sSubPr>
                <m:e>
                  <m:r>
                    <w:del w:id="858" w:author="Won Do Lee [2]" w:date="2023-07-13T06:15:00Z">
                      <m:rPr>
                        <m:sty m:val="bi"/>
                      </m:rPr>
                      <w:rPr>
                        <w:rFonts w:ascii="Cambria Math" w:eastAsia="Times New Roman" w:hAnsi="Cambria Math"/>
                        <w:color w:val="000000"/>
                        <w:sz w:val="20"/>
                        <w:szCs w:val="20"/>
                      </w:rPr>
                      <m:t>Mob</m:t>
                    </w:del>
                  </m:r>
                </m:e>
                <m:sub>
                  <m:r>
                    <w:del w:id="859" w:author="Won Do Lee [2]" w:date="2023-07-13T06:15:00Z">
                      <m:rPr>
                        <m:sty m:val="bi"/>
                      </m:rPr>
                      <w:rPr>
                        <w:rFonts w:ascii="Cambria Math" w:eastAsia="Times New Roman" w:hAnsi="Cambria Math"/>
                        <w:color w:val="000000"/>
                        <w:sz w:val="20"/>
                        <w:szCs w:val="20"/>
                      </w:rPr>
                      <m:t>t=0</m:t>
                    </w:del>
                  </m:r>
                </m:sub>
              </m:sSub>
              <m:r>
                <w:del w:id="860" w:author="Won Do Lee [2]" w:date="2023-07-13T06:15:00Z">
                  <m:rPr>
                    <m:sty m:val="bi"/>
                  </m:rPr>
                  <w:rPr>
                    <w:rFonts w:ascii="Cambria Math" w:eastAsia="Times New Roman" w:hAnsi="Cambria Math"/>
                    <w:color w:val="000000"/>
                    <w:sz w:val="20"/>
                    <w:szCs w:val="20"/>
                  </w:rPr>
                  <m:t>)/</m:t>
                </w:del>
              </m:r>
              <m:sSub>
                <m:sSubPr>
                  <m:ctrlPr>
                    <w:del w:id="861" w:author="Won Do Lee [2]" w:date="2023-07-13T06:15:00Z">
                      <w:rPr>
                        <w:rFonts w:ascii="Cambria Math" w:eastAsia="Times New Roman" w:hAnsi="Cambria Math"/>
                        <w:b w:val="0"/>
                        <w:bCs w:val="0"/>
                        <w:i/>
                        <w:iCs/>
                        <w:color w:val="000000"/>
                        <w:sz w:val="20"/>
                        <w:szCs w:val="20"/>
                      </w:rPr>
                    </w:del>
                  </m:ctrlPr>
                </m:sSubPr>
                <m:e>
                  <m:r>
                    <w:del w:id="862" w:author="Won Do Lee [2]" w:date="2023-07-13T06:15:00Z">
                      <m:rPr>
                        <m:sty m:val="bi"/>
                      </m:rPr>
                      <w:rPr>
                        <w:rFonts w:ascii="Cambria Math" w:eastAsia="Times New Roman" w:hAnsi="Cambria Math"/>
                        <w:color w:val="000000"/>
                        <w:sz w:val="20"/>
                        <w:szCs w:val="20"/>
                      </w:rPr>
                      <m:t>Mob</m:t>
                    </w:del>
                  </m:r>
                </m:e>
                <m:sub>
                  <m:r>
                    <w:del w:id="863" w:author="Won Do Lee [2]" w:date="2023-07-13T06:15:00Z">
                      <m:rPr>
                        <m:sty m:val="bi"/>
                      </m:rPr>
                      <w:rPr>
                        <w:rFonts w:ascii="Cambria Math" w:eastAsia="Times New Roman" w:hAnsi="Cambria Math"/>
                        <w:color w:val="000000"/>
                        <w:sz w:val="20"/>
                        <w:szCs w:val="20"/>
                      </w:rPr>
                      <m:t>t=0</m:t>
                    </w:del>
                  </m:r>
                </m:sub>
              </m:sSub>
              <m:r>
                <w:del w:id="864" w:author="Won Do Lee [2]" w:date="2023-07-13T06:15:00Z">
                  <m:rPr>
                    <m:sty m:val="bi"/>
                  </m:rPr>
                  <w:rPr>
                    <w:rFonts w:ascii="Cambria Math" w:eastAsia="Times New Roman" w:hAnsi="Cambria Math"/>
                    <w:color w:val="000000"/>
                    <w:sz w:val="20"/>
                    <w:szCs w:val="20"/>
                  </w:rPr>
                  <m:t>)</m:t>
                </w:del>
              </m:r>
            </m:oMath>
            <w:del w:id="865" w:author="Won Do Lee [2]" w:date="2023-07-13T06:15:00Z">
              <w:r w:rsidRPr="00005E6E" w:rsidDel="00147789">
                <w:rPr>
                  <w:rFonts w:eastAsia="Times New Roman"/>
                  <w:b w:val="0"/>
                  <w:bCs w:val="0"/>
                  <w:color w:val="000000"/>
                  <w:sz w:val="20"/>
                  <w:szCs w:val="20"/>
                </w:rPr>
                <w:delText xml:space="preserve"> </w:delText>
              </w:r>
            </w:del>
          </w:p>
        </w:tc>
        <w:tc>
          <w:tcPr>
            <w:tcW w:w="0" w:type="auto"/>
            <w:tcBorders>
              <w:bottom w:val="single" w:sz="12" w:space="0" w:color="auto"/>
            </w:tcBorders>
          </w:tcPr>
          <w:p w14:paraId="1AF5B8F2" w14:textId="244AAF10" w:rsidR="00CA60E3" w:rsidRPr="00005E6E" w:rsidDel="00147789" w:rsidRDefault="00CA60E3" w:rsidP="00CA60E3">
            <w:pPr>
              <w:widowControl/>
              <w:wordWrap/>
              <w:autoSpaceDE/>
              <w:autoSpaceDN/>
              <w:jc w:val="right"/>
              <w:rPr>
                <w:del w:id="866" w:author="Won Do Lee [2]" w:date="2023-07-13T06:15:00Z"/>
                <w:sz w:val="20"/>
                <w:szCs w:val="20"/>
              </w:rPr>
            </w:pPr>
            <w:del w:id="867" w:author="Won Do Lee [2]" w:date="2023-07-13T06:15:00Z">
              <w:r w:rsidRPr="00005E6E" w:rsidDel="00147789">
                <w:rPr>
                  <w:sz w:val="20"/>
                  <w:szCs w:val="20"/>
                </w:rPr>
                <w:delText>11.8%</w:delText>
              </w:r>
            </w:del>
          </w:p>
        </w:tc>
        <w:tc>
          <w:tcPr>
            <w:tcW w:w="0" w:type="auto"/>
            <w:tcBorders>
              <w:bottom w:val="single" w:sz="12" w:space="0" w:color="auto"/>
            </w:tcBorders>
          </w:tcPr>
          <w:p w14:paraId="5FC4D7EE" w14:textId="60EF5B3E" w:rsidR="00CA60E3" w:rsidRPr="00005E6E" w:rsidDel="00147789" w:rsidRDefault="00CA60E3" w:rsidP="00CA60E3">
            <w:pPr>
              <w:widowControl/>
              <w:wordWrap/>
              <w:autoSpaceDE/>
              <w:autoSpaceDN/>
              <w:jc w:val="right"/>
              <w:rPr>
                <w:del w:id="868" w:author="Won Do Lee [2]" w:date="2023-07-13T06:15:00Z"/>
                <w:sz w:val="20"/>
                <w:szCs w:val="20"/>
              </w:rPr>
            </w:pPr>
            <w:del w:id="869" w:author="Won Do Lee [2]" w:date="2023-07-13T06:15:00Z">
              <w:r w:rsidRPr="00005E6E" w:rsidDel="00147789">
                <w:rPr>
                  <w:sz w:val="20"/>
                  <w:szCs w:val="20"/>
                </w:rPr>
                <w:delText>12.2%</w:delText>
              </w:r>
            </w:del>
          </w:p>
        </w:tc>
        <w:tc>
          <w:tcPr>
            <w:tcW w:w="0" w:type="auto"/>
            <w:tcBorders>
              <w:bottom w:val="single" w:sz="12" w:space="0" w:color="auto"/>
            </w:tcBorders>
            <w:noWrap/>
            <w:hideMark/>
          </w:tcPr>
          <w:p w14:paraId="7713B858" w14:textId="7410F7A4" w:rsidR="00CA60E3" w:rsidRPr="00005E6E" w:rsidDel="00147789" w:rsidRDefault="00CA60E3" w:rsidP="00CA60E3">
            <w:pPr>
              <w:widowControl/>
              <w:wordWrap/>
              <w:autoSpaceDE/>
              <w:autoSpaceDN/>
              <w:jc w:val="right"/>
              <w:rPr>
                <w:del w:id="870" w:author="Won Do Lee [2]" w:date="2023-07-13T06:15:00Z"/>
                <w:rFonts w:eastAsia="Times New Roman"/>
                <w:color w:val="000000"/>
                <w:sz w:val="20"/>
                <w:szCs w:val="20"/>
              </w:rPr>
            </w:pPr>
            <w:del w:id="871" w:author="Won Do Lee [2]" w:date="2023-07-13T06:15:00Z">
              <w:r w:rsidRPr="00005E6E" w:rsidDel="00147789">
                <w:rPr>
                  <w:sz w:val="20"/>
                  <w:szCs w:val="20"/>
                </w:rPr>
                <w:delText>17.2%</w:delText>
              </w:r>
            </w:del>
          </w:p>
        </w:tc>
        <w:tc>
          <w:tcPr>
            <w:tcW w:w="0" w:type="auto"/>
            <w:tcBorders>
              <w:bottom w:val="single" w:sz="12" w:space="0" w:color="auto"/>
            </w:tcBorders>
          </w:tcPr>
          <w:p w14:paraId="5F20524D" w14:textId="7C729ED9" w:rsidR="00CA60E3" w:rsidRPr="00005E6E" w:rsidDel="00147789" w:rsidRDefault="00CA60E3" w:rsidP="00CA60E3">
            <w:pPr>
              <w:widowControl/>
              <w:wordWrap/>
              <w:autoSpaceDE/>
              <w:autoSpaceDN/>
              <w:jc w:val="right"/>
              <w:rPr>
                <w:del w:id="872" w:author="Won Do Lee [2]" w:date="2023-07-13T06:15:00Z"/>
                <w:sz w:val="20"/>
                <w:szCs w:val="20"/>
              </w:rPr>
            </w:pPr>
            <w:del w:id="873" w:author="Won Do Lee [2]" w:date="2023-07-13T06:15:00Z">
              <w:r w:rsidRPr="00005E6E" w:rsidDel="00147789">
                <w:rPr>
                  <w:sz w:val="20"/>
                  <w:szCs w:val="20"/>
                </w:rPr>
                <w:delText>10.4%</w:delText>
              </w:r>
            </w:del>
          </w:p>
        </w:tc>
        <w:tc>
          <w:tcPr>
            <w:tcW w:w="0" w:type="auto"/>
            <w:tcBorders>
              <w:left w:val="double" w:sz="4" w:space="0" w:color="auto"/>
              <w:bottom w:val="single" w:sz="12" w:space="0" w:color="auto"/>
              <w:right w:val="nil"/>
            </w:tcBorders>
            <w:noWrap/>
            <w:hideMark/>
          </w:tcPr>
          <w:p w14:paraId="11921482" w14:textId="724A31FA" w:rsidR="00CA60E3" w:rsidRPr="00005E6E" w:rsidDel="00147789" w:rsidRDefault="00CA60E3" w:rsidP="00CA60E3">
            <w:pPr>
              <w:widowControl/>
              <w:wordWrap/>
              <w:autoSpaceDE/>
              <w:autoSpaceDN/>
              <w:jc w:val="right"/>
              <w:rPr>
                <w:del w:id="874" w:author="Won Do Lee [2]" w:date="2023-07-13T06:15:00Z"/>
                <w:rFonts w:eastAsia="Times New Roman"/>
                <w:color w:val="000000"/>
                <w:sz w:val="20"/>
                <w:szCs w:val="20"/>
              </w:rPr>
            </w:pPr>
            <w:del w:id="875" w:author="Won Do Lee [2]" w:date="2023-07-13T06:15:00Z">
              <w:r w:rsidRPr="00005E6E" w:rsidDel="00147789">
                <w:rPr>
                  <w:sz w:val="20"/>
                  <w:szCs w:val="20"/>
                </w:rPr>
                <w:delText>19.6%</w:delText>
              </w:r>
            </w:del>
          </w:p>
        </w:tc>
      </w:tr>
      <w:bookmarkEnd w:id="693"/>
    </w:tbl>
    <w:p w14:paraId="2428A799" w14:textId="1E4E36E2" w:rsidR="00AA6C6F" w:rsidDel="00147789" w:rsidRDefault="00AA6C6F" w:rsidP="000F3486">
      <w:pPr>
        <w:rPr>
          <w:del w:id="876" w:author="Won Do Lee [2]" w:date="2023-07-13T06:15:00Z"/>
        </w:rPr>
      </w:pPr>
    </w:p>
    <w:p w14:paraId="38A45DB7" w14:textId="42A22667" w:rsidR="00147789" w:rsidRPr="00005E6E" w:rsidRDefault="00147789" w:rsidP="00147789">
      <w:pPr>
        <w:pStyle w:val="Caption"/>
        <w:keepNext/>
      </w:pPr>
      <w:r w:rsidRPr="00005E6E">
        <w:t xml:space="preserve">Table </w:t>
      </w:r>
      <w:fldSimple w:instr=" SEQ Table \* ARABIC ">
        <w:r>
          <w:rPr>
            <w:noProof/>
          </w:rPr>
          <w:t>1</w:t>
        </w:r>
      </w:fldSimple>
      <w:r w:rsidRPr="00005E6E">
        <w:t xml:space="preserve">. </w:t>
      </w:r>
      <w:r w:rsidR="0006202D">
        <w:t>Average monthly reduction</w:t>
      </w:r>
      <w:r w:rsidR="00DC5F07">
        <w:t>s</w:t>
      </w:r>
      <w:r w:rsidR="0006202D">
        <w:t xml:space="preserve"> in mobility </w:t>
      </w:r>
      <w:r w:rsidRPr="00005E6E">
        <w:t>during lockdown by clusters.</w:t>
      </w:r>
    </w:p>
    <w:tbl>
      <w:tblPr>
        <w:tblStyle w:val="TableGridLight"/>
        <w:tblW w:w="5000" w:type="pct"/>
        <w:tblLook w:val="04A0" w:firstRow="1" w:lastRow="0" w:firstColumn="1" w:lastColumn="0" w:noHBand="0" w:noVBand="1"/>
      </w:tblPr>
      <w:tblGrid>
        <w:gridCol w:w="2965"/>
        <w:gridCol w:w="1006"/>
        <w:gridCol w:w="1008"/>
        <w:gridCol w:w="1005"/>
        <w:gridCol w:w="1009"/>
        <w:gridCol w:w="2033"/>
      </w:tblGrid>
      <w:tr w:rsidR="00147789" w:rsidRPr="00C30A80" w14:paraId="245C8E66" w14:textId="77777777" w:rsidTr="00147789">
        <w:trPr>
          <w:trHeight w:val="300"/>
        </w:trPr>
        <w:tc>
          <w:tcPr>
            <w:tcW w:w="1642" w:type="pct"/>
            <w:tcBorders>
              <w:top w:val="single" w:sz="12" w:space="0" w:color="auto"/>
              <w:left w:val="nil"/>
              <w:bottom w:val="single" w:sz="12" w:space="0" w:color="auto"/>
            </w:tcBorders>
            <w:shd w:val="clear" w:color="auto" w:fill="A5A5A5" w:themeFill="accent3"/>
            <w:noWrap/>
            <w:hideMark/>
          </w:tcPr>
          <w:p w14:paraId="6611F054" w14:textId="45A4E799" w:rsidR="00147789" w:rsidRPr="00147789" w:rsidRDefault="00147789" w:rsidP="0006202D">
            <w:pPr>
              <w:widowControl/>
              <w:wordWrap/>
              <w:autoSpaceDE/>
              <w:autoSpaceDN/>
              <w:jc w:val="center"/>
              <w:rPr>
                <w:rFonts w:eastAsia="Times New Roman"/>
                <w:b/>
                <w:bCs/>
                <w:color w:val="000000"/>
              </w:rPr>
            </w:pPr>
            <w:r>
              <w:rPr>
                <w:rFonts w:eastAsia="Times New Roman"/>
                <w:b/>
                <w:bCs/>
                <w:color w:val="000000"/>
              </w:rPr>
              <w:t>Months in 2021</w:t>
            </w:r>
          </w:p>
        </w:tc>
        <w:tc>
          <w:tcPr>
            <w:tcW w:w="557" w:type="pct"/>
            <w:tcBorders>
              <w:top w:val="single" w:sz="12" w:space="0" w:color="auto"/>
              <w:bottom w:val="single" w:sz="12" w:space="0" w:color="auto"/>
            </w:tcBorders>
            <w:shd w:val="clear" w:color="auto" w:fill="A5A5A5" w:themeFill="accent3"/>
            <w:noWrap/>
            <w:hideMark/>
          </w:tcPr>
          <w:p w14:paraId="593DA90C" w14:textId="77777777" w:rsidR="00147789" w:rsidRPr="00147789" w:rsidRDefault="00147789" w:rsidP="0006202D">
            <w:pPr>
              <w:widowControl/>
              <w:wordWrap/>
              <w:autoSpaceDE/>
              <w:autoSpaceDN/>
              <w:jc w:val="center"/>
              <w:rPr>
                <w:rFonts w:eastAsia="Times New Roman"/>
                <w:b/>
                <w:bCs/>
                <w:color w:val="000000"/>
              </w:rPr>
            </w:pPr>
            <w:r w:rsidRPr="00147789">
              <w:rPr>
                <w:rFonts w:eastAsia="Times New Roman"/>
                <w:b/>
                <w:bCs/>
                <w:color w:val="000000"/>
              </w:rPr>
              <w:t>G1</w:t>
            </w:r>
          </w:p>
        </w:tc>
        <w:tc>
          <w:tcPr>
            <w:tcW w:w="558" w:type="pct"/>
            <w:tcBorders>
              <w:top w:val="single" w:sz="12" w:space="0" w:color="auto"/>
              <w:bottom w:val="single" w:sz="12" w:space="0" w:color="auto"/>
            </w:tcBorders>
            <w:shd w:val="clear" w:color="auto" w:fill="A5A5A5" w:themeFill="accent3"/>
            <w:noWrap/>
            <w:hideMark/>
          </w:tcPr>
          <w:p w14:paraId="2D8B05BB" w14:textId="77777777" w:rsidR="00147789" w:rsidRPr="00147789" w:rsidRDefault="00147789" w:rsidP="0006202D">
            <w:pPr>
              <w:widowControl/>
              <w:wordWrap/>
              <w:autoSpaceDE/>
              <w:autoSpaceDN/>
              <w:jc w:val="center"/>
              <w:rPr>
                <w:rFonts w:eastAsia="Times New Roman"/>
                <w:b/>
                <w:bCs/>
                <w:color w:val="000000"/>
              </w:rPr>
            </w:pPr>
            <w:r w:rsidRPr="00147789">
              <w:rPr>
                <w:rFonts w:eastAsia="Times New Roman"/>
                <w:b/>
                <w:bCs/>
                <w:color w:val="000000"/>
              </w:rPr>
              <w:t>G2</w:t>
            </w:r>
          </w:p>
        </w:tc>
        <w:tc>
          <w:tcPr>
            <w:tcW w:w="557" w:type="pct"/>
            <w:tcBorders>
              <w:top w:val="single" w:sz="12" w:space="0" w:color="auto"/>
              <w:bottom w:val="single" w:sz="12" w:space="0" w:color="auto"/>
            </w:tcBorders>
            <w:shd w:val="clear" w:color="auto" w:fill="A5A5A5" w:themeFill="accent3"/>
            <w:noWrap/>
            <w:hideMark/>
          </w:tcPr>
          <w:p w14:paraId="49679EA4" w14:textId="77777777" w:rsidR="00147789" w:rsidRPr="00147789" w:rsidRDefault="00147789" w:rsidP="0006202D">
            <w:pPr>
              <w:widowControl/>
              <w:wordWrap/>
              <w:autoSpaceDE/>
              <w:autoSpaceDN/>
              <w:jc w:val="center"/>
              <w:rPr>
                <w:rFonts w:eastAsia="Times New Roman"/>
                <w:b/>
                <w:bCs/>
                <w:color w:val="000000"/>
              </w:rPr>
            </w:pPr>
            <w:r w:rsidRPr="00147789">
              <w:rPr>
                <w:rFonts w:eastAsia="Times New Roman"/>
                <w:b/>
                <w:bCs/>
                <w:color w:val="000000"/>
              </w:rPr>
              <w:t>G3</w:t>
            </w:r>
          </w:p>
        </w:tc>
        <w:tc>
          <w:tcPr>
            <w:tcW w:w="559" w:type="pct"/>
            <w:tcBorders>
              <w:top w:val="single" w:sz="12" w:space="0" w:color="auto"/>
              <w:bottom w:val="single" w:sz="12" w:space="0" w:color="auto"/>
            </w:tcBorders>
            <w:shd w:val="clear" w:color="auto" w:fill="A5A5A5" w:themeFill="accent3"/>
            <w:noWrap/>
            <w:hideMark/>
          </w:tcPr>
          <w:p w14:paraId="273DCCE6" w14:textId="77777777" w:rsidR="00147789" w:rsidRPr="00147789" w:rsidRDefault="00147789" w:rsidP="0006202D">
            <w:pPr>
              <w:widowControl/>
              <w:wordWrap/>
              <w:autoSpaceDE/>
              <w:autoSpaceDN/>
              <w:jc w:val="center"/>
              <w:rPr>
                <w:rFonts w:eastAsia="Times New Roman"/>
                <w:b/>
                <w:bCs/>
                <w:color w:val="000000"/>
              </w:rPr>
            </w:pPr>
            <w:r w:rsidRPr="00147789">
              <w:rPr>
                <w:rFonts w:eastAsia="Times New Roman"/>
                <w:b/>
                <w:bCs/>
                <w:color w:val="000000"/>
              </w:rPr>
              <w:t>G4</w:t>
            </w:r>
          </w:p>
        </w:tc>
        <w:tc>
          <w:tcPr>
            <w:tcW w:w="1126" w:type="pct"/>
            <w:tcBorders>
              <w:top w:val="single" w:sz="12" w:space="0" w:color="auto"/>
              <w:bottom w:val="single" w:sz="12" w:space="0" w:color="auto"/>
              <w:right w:val="nil"/>
            </w:tcBorders>
            <w:shd w:val="clear" w:color="auto" w:fill="A5A5A5" w:themeFill="accent3"/>
            <w:noWrap/>
            <w:hideMark/>
          </w:tcPr>
          <w:p w14:paraId="08EA6CCC" w14:textId="77777777" w:rsidR="00147789" w:rsidRPr="00147789" w:rsidRDefault="00147789" w:rsidP="0006202D">
            <w:pPr>
              <w:widowControl/>
              <w:wordWrap/>
              <w:autoSpaceDE/>
              <w:autoSpaceDN/>
              <w:jc w:val="center"/>
              <w:rPr>
                <w:rFonts w:eastAsia="Times New Roman"/>
                <w:b/>
                <w:bCs/>
                <w:color w:val="000000"/>
              </w:rPr>
            </w:pPr>
            <w:r w:rsidRPr="00147789">
              <w:rPr>
                <w:rFonts w:eastAsia="Times New Roman"/>
                <w:b/>
                <w:bCs/>
                <w:color w:val="000000"/>
              </w:rPr>
              <w:t>National level</w:t>
            </w:r>
          </w:p>
        </w:tc>
      </w:tr>
      <w:tr w:rsidR="00147789" w:rsidRPr="00C30A80" w14:paraId="594901C4" w14:textId="77777777" w:rsidTr="00147789">
        <w:trPr>
          <w:trHeight w:val="300"/>
        </w:trPr>
        <w:tc>
          <w:tcPr>
            <w:tcW w:w="1642" w:type="pct"/>
            <w:tcBorders>
              <w:top w:val="single" w:sz="12" w:space="0" w:color="auto"/>
              <w:left w:val="nil"/>
            </w:tcBorders>
            <w:noWrap/>
            <w:hideMark/>
          </w:tcPr>
          <w:p w14:paraId="0DCFB30D" w14:textId="77777777" w:rsidR="00147789" w:rsidRPr="00544A6E" w:rsidRDefault="00147789" w:rsidP="0054157D">
            <w:pPr>
              <w:widowControl/>
              <w:wordWrap/>
              <w:autoSpaceDE/>
              <w:autoSpaceDN/>
              <w:rPr>
                <w:rFonts w:eastAsia="Times New Roman"/>
                <w:color w:val="000000"/>
              </w:rPr>
            </w:pPr>
            <w:r w:rsidRPr="00544A6E">
              <w:rPr>
                <w:rFonts w:eastAsia="Times New Roman"/>
                <w:color w:val="000000"/>
              </w:rPr>
              <w:t>Mar</w:t>
            </w:r>
          </w:p>
        </w:tc>
        <w:tc>
          <w:tcPr>
            <w:tcW w:w="557" w:type="pct"/>
            <w:tcBorders>
              <w:top w:val="single" w:sz="12" w:space="0" w:color="auto"/>
            </w:tcBorders>
            <w:noWrap/>
            <w:hideMark/>
          </w:tcPr>
          <w:p w14:paraId="7414C4F3"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-59.35</w:t>
            </w:r>
          </w:p>
        </w:tc>
        <w:tc>
          <w:tcPr>
            <w:tcW w:w="558" w:type="pct"/>
            <w:tcBorders>
              <w:top w:val="single" w:sz="12" w:space="0" w:color="auto"/>
            </w:tcBorders>
            <w:noWrap/>
            <w:hideMark/>
          </w:tcPr>
          <w:p w14:paraId="5BD48634"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-52.77</w:t>
            </w:r>
          </w:p>
        </w:tc>
        <w:tc>
          <w:tcPr>
            <w:tcW w:w="557" w:type="pct"/>
            <w:tcBorders>
              <w:top w:val="single" w:sz="12" w:space="0" w:color="auto"/>
            </w:tcBorders>
            <w:noWrap/>
            <w:hideMark/>
          </w:tcPr>
          <w:p w14:paraId="032D5056"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-43.15</w:t>
            </w:r>
          </w:p>
        </w:tc>
        <w:tc>
          <w:tcPr>
            <w:tcW w:w="559" w:type="pct"/>
            <w:tcBorders>
              <w:top w:val="single" w:sz="12" w:space="0" w:color="auto"/>
            </w:tcBorders>
            <w:noWrap/>
            <w:hideMark/>
          </w:tcPr>
          <w:p w14:paraId="7C6FA5BE"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-35.65</w:t>
            </w:r>
          </w:p>
        </w:tc>
        <w:tc>
          <w:tcPr>
            <w:tcW w:w="1126" w:type="pct"/>
            <w:tcBorders>
              <w:top w:val="single" w:sz="12" w:space="0" w:color="auto"/>
              <w:right w:val="nil"/>
            </w:tcBorders>
            <w:noWrap/>
            <w:hideMark/>
          </w:tcPr>
          <w:p w14:paraId="62365433"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-47.73</w:t>
            </w:r>
          </w:p>
        </w:tc>
      </w:tr>
      <w:tr w:rsidR="00147789" w:rsidRPr="00C30A80" w14:paraId="1930B97A" w14:textId="77777777" w:rsidTr="00147789">
        <w:trPr>
          <w:trHeight w:val="300"/>
        </w:trPr>
        <w:tc>
          <w:tcPr>
            <w:tcW w:w="1642" w:type="pct"/>
            <w:tcBorders>
              <w:left w:val="nil"/>
            </w:tcBorders>
            <w:noWrap/>
            <w:hideMark/>
          </w:tcPr>
          <w:p w14:paraId="60D5A2DA" w14:textId="77777777" w:rsidR="00147789" w:rsidRPr="00544A6E" w:rsidRDefault="00147789" w:rsidP="0054157D">
            <w:pPr>
              <w:widowControl/>
              <w:wordWrap/>
              <w:autoSpaceDE/>
              <w:autoSpaceDN/>
              <w:rPr>
                <w:rFonts w:eastAsia="Times New Roman"/>
                <w:color w:val="000000"/>
              </w:rPr>
            </w:pPr>
            <w:r w:rsidRPr="00544A6E">
              <w:rPr>
                <w:rFonts w:eastAsia="Times New Roman"/>
                <w:color w:val="000000"/>
              </w:rPr>
              <w:t>Apr</w:t>
            </w:r>
          </w:p>
        </w:tc>
        <w:tc>
          <w:tcPr>
            <w:tcW w:w="557" w:type="pct"/>
            <w:noWrap/>
            <w:hideMark/>
          </w:tcPr>
          <w:p w14:paraId="7ED57F8D"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-79.31</w:t>
            </w:r>
          </w:p>
        </w:tc>
        <w:tc>
          <w:tcPr>
            <w:tcW w:w="558" w:type="pct"/>
            <w:noWrap/>
            <w:hideMark/>
          </w:tcPr>
          <w:p w14:paraId="5F8B35D0"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-70.99</w:t>
            </w:r>
          </w:p>
        </w:tc>
        <w:tc>
          <w:tcPr>
            <w:tcW w:w="557" w:type="pct"/>
            <w:noWrap/>
            <w:hideMark/>
          </w:tcPr>
          <w:p w14:paraId="7A9C547C"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-60.78</w:t>
            </w:r>
          </w:p>
        </w:tc>
        <w:tc>
          <w:tcPr>
            <w:tcW w:w="559" w:type="pct"/>
            <w:noWrap/>
            <w:hideMark/>
          </w:tcPr>
          <w:p w14:paraId="5A6216C6"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-50.07</w:t>
            </w:r>
          </w:p>
        </w:tc>
        <w:tc>
          <w:tcPr>
            <w:tcW w:w="1126" w:type="pct"/>
            <w:tcBorders>
              <w:right w:val="nil"/>
            </w:tcBorders>
            <w:noWrap/>
            <w:hideMark/>
          </w:tcPr>
          <w:p w14:paraId="0010A258"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-65.29</w:t>
            </w:r>
          </w:p>
        </w:tc>
      </w:tr>
      <w:tr w:rsidR="00147789" w:rsidRPr="00C30A80" w14:paraId="75ECDC35" w14:textId="77777777" w:rsidTr="00147789">
        <w:trPr>
          <w:trHeight w:val="300"/>
        </w:trPr>
        <w:tc>
          <w:tcPr>
            <w:tcW w:w="1642" w:type="pct"/>
            <w:tcBorders>
              <w:left w:val="nil"/>
              <w:bottom w:val="single" w:sz="4" w:space="0" w:color="BFBFBF" w:themeColor="background1" w:themeShade="BF"/>
            </w:tcBorders>
            <w:noWrap/>
            <w:hideMark/>
          </w:tcPr>
          <w:p w14:paraId="7D4836F0" w14:textId="77777777" w:rsidR="00147789" w:rsidRPr="00544A6E" w:rsidRDefault="00147789" w:rsidP="0054157D">
            <w:pPr>
              <w:widowControl/>
              <w:wordWrap/>
              <w:autoSpaceDE/>
              <w:autoSpaceDN/>
              <w:rPr>
                <w:rFonts w:eastAsia="Times New Roman"/>
                <w:color w:val="000000"/>
              </w:rPr>
            </w:pPr>
            <w:r w:rsidRPr="00544A6E">
              <w:rPr>
                <w:rFonts w:eastAsia="Times New Roman"/>
                <w:color w:val="000000"/>
              </w:rPr>
              <w:t>May</w:t>
            </w:r>
          </w:p>
        </w:tc>
        <w:tc>
          <w:tcPr>
            <w:tcW w:w="557" w:type="pct"/>
            <w:tcBorders>
              <w:bottom w:val="single" w:sz="4" w:space="0" w:color="BFBFBF" w:themeColor="background1" w:themeShade="BF"/>
            </w:tcBorders>
            <w:noWrap/>
            <w:hideMark/>
          </w:tcPr>
          <w:p w14:paraId="567096D5"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-68.31</w:t>
            </w:r>
          </w:p>
        </w:tc>
        <w:tc>
          <w:tcPr>
            <w:tcW w:w="558" w:type="pct"/>
            <w:tcBorders>
              <w:bottom w:val="single" w:sz="4" w:space="0" w:color="BFBFBF" w:themeColor="background1" w:themeShade="BF"/>
            </w:tcBorders>
            <w:noWrap/>
            <w:hideMark/>
          </w:tcPr>
          <w:p w14:paraId="38574491"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-58.52</w:t>
            </w:r>
          </w:p>
        </w:tc>
        <w:tc>
          <w:tcPr>
            <w:tcW w:w="557" w:type="pct"/>
            <w:tcBorders>
              <w:bottom w:val="single" w:sz="4" w:space="0" w:color="BFBFBF" w:themeColor="background1" w:themeShade="BF"/>
            </w:tcBorders>
            <w:noWrap/>
            <w:hideMark/>
          </w:tcPr>
          <w:p w14:paraId="06EE4AB1"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-46.35</w:t>
            </w:r>
          </w:p>
        </w:tc>
        <w:tc>
          <w:tcPr>
            <w:tcW w:w="559" w:type="pct"/>
            <w:tcBorders>
              <w:bottom w:val="single" w:sz="4" w:space="0" w:color="BFBFBF" w:themeColor="background1" w:themeShade="BF"/>
            </w:tcBorders>
            <w:noWrap/>
            <w:hideMark/>
          </w:tcPr>
          <w:p w14:paraId="7EB41DDF"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-35.01</w:t>
            </w:r>
          </w:p>
        </w:tc>
        <w:tc>
          <w:tcPr>
            <w:tcW w:w="1126" w:type="pct"/>
            <w:tcBorders>
              <w:bottom w:val="single" w:sz="4" w:space="0" w:color="BFBFBF" w:themeColor="background1" w:themeShade="BF"/>
              <w:right w:val="nil"/>
            </w:tcBorders>
            <w:noWrap/>
            <w:hideMark/>
          </w:tcPr>
          <w:p w14:paraId="5EEAEF58"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-52.05</w:t>
            </w:r>
          </w:p>
        </w:tc>
      </w:tr>
      <w:tr w:rsidR="00147789" w:rsidRPr="00C30A80" w14:paraId="655149D0" w14:textId="77777777" w:rsidTr="00147789">
        <w:trPr>
          <w:trHeight w:val="300"/>
        </w:trPr>
        <w:tc>
          <w:tcPr>
            <w:tcW w:w="1642" w:type="pct"/>
            <w:tcBorders>
              <w:left w:val="nil"/>
              <w:bottom w:val="single" w:sz="12" w:space="0" w:color="auto"/>
            </w:tcBorders>
            <w:noWrap/>
            <w:hideMark/>
          </w:tcPr>
          <w:p w14:paraId="1AC8C3E9" w14:textId="77777777" w:rsidR="00147789" w:rsidRPr="00544A6E" w:rsidRDefault="00147789" w:rsidP="0054157D">
            <w:pPr>
              <w:widowControl/>
              <w:wordWrap/>
              <w:autoSpaceDE/>
              <w:autoSpaceDN/>
              <w:rPr>
                <w:rFonts w:eastAsia="Times New Roman"/>
                <w:color w:val="000000"/>
              </w:rPr>
            </w:pPr>
            <w:r w:rsidRPr="00544A6E">
              <w:rPr>
                <w:rFonts w:eastAsia="Times New Roman"/>
                <w:color w:val="000000"/>
              </w:rPr>
              <w:t>Jun</w:t>
            </w:r>
          </w:p>
        </w:tc>
        <w:tc>
          <w:tcPr>
            <w:tcW w:w="557" w:type="pct"/>
            <w:tcBorders>
              <w:bottom w:val="single" w:sz="12" w:space="0" w:color="auto"/>
            </w:tcBorders>
            <w:noWrap/>
            <w:hideMark/>
          </w:tcPr>
          <w:p w14:paraId="23106F6E"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-52.92</w:t>
            </w:r>
          </w:p>
        </w:tc>
        <w:tc>
          <w:tcPr>
            <w:tcW w:w="558" w:type="pct"/>
            <w:tcBorders>
              <w:bottom w:val="single" w:sz="12" w:space="0" w:color="auto"/>
            </w:tcBorders>
            <w:noWrap/>
            <w:hideMark/>
          </w:tcPr>
          <w:p w14:paraId="488F81C3"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-42.37</w:t>
            </w:r>
          </w:p>
        </w:tc>
        <w:tc>
          <w:tcPr>
            <w:tcW w:w="557" w:type="pct"/>
            <w:tcBorders>
              <w:bottom w:val="single" w:sz="12" w:space="0" w:color="auto"/>
            </w:tcBorders>
            <w:noWrap/>
            <w:hideMark/>
          </w:tcPr>
          <w:p w14:paraId="4471F586"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-32.67</w:t>
            </w:r>
          </w:p>
        </w:tc>
        <w:tc>
          <w:tcPr>
            <w:tcW w:w="559" w:type="pct"/>
            <w:tcBorders>
              <w:bottom w:val="single" w:sz="12" w:space="0" w:color="auto"/>
            </w:tcBorders>
            <w:noWrap/>
            <w:hideMark/>
          </w:tcPr>
          <w:p w14:paraId="62E4EDCB"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-22.94</w:t>
            </w:r>
          </w:p>
        </w:tc>
        <w:tc>
          <w:tcPr>
            <w:tcW w:w="1126" w:type="pct"/>
            <w:tcBorders>
              <w:bottom w:val="single" w:sz="12" w:space="0" w:color="auto"/>
              <w:right w:val="nil"/>
            </w:tcBorders>
            <w:noWrap/>
            <w:hideMark/>
          </w:tcPr>
          <w:p w14:paraId="038375F7" w14:textId="77777777" w:rsidR="00147789" w:rsidRPr="00544A6E" w:rsidRDefault="00147789" w:rsidP="0054157D">
            <w:pPr>
              <w:widowControl/>
              <w:wordWrap/>
              <w:autoSpaceDE/>
              <w:autoSpaceDN/>
              <w:jc w:val="right"/>
              <w:rPr>
                <w:rFonts w:eastAsia="Times New Roman"/>
                <w:color w:val="000000"/>
              </w:rPr>
            </w:pPr>
            <w:r w:rsidRPr="00544A6E">
              <w:rPr>
                <w:rFonts w:eastAsia="Times New Roman"/>
                <w:color w:val="000000"/>
              </w:rPr>
              <w:t>-37.73</w:t>
            </w:r>
          </w:p>
        </w:tc>
      </w:tr>
    </w:tbl>
    <w:p w14:paraId="6A7E23B5" w14:textId="77777777" w:rsidR="00147789" w:rsidRPr="00005E6E" w:rsidRDefault="00147789" w:rsidP="000F3486"/>
    <w:p w14:paraId="2262F961" w14:textId="171A7628" w:rsidR="008B7BF7" w:rsidRPr="00005E6E" w:rsidRDefault="00A60868" w:rsidP="000F3486">
      <w:r>
        <w:rPr>
          <w:noProof/>
          <w:lang w:eastAsia="en-GB"/>
        </w:rPr>
        <w:lastRenderedPageBreak/>
        <w:drawing>
          <wp:inline distT="0" distB="0" distL="0" distR="0" wp14:anchorId="2C59ACD3" wp14:editId="32F5B481">
            <wp:extent cx="5724525" cy="38176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817620"/>
                    </a:xfrm>
                    <a:prstGeom prst="rect">
                      <a:avLst/>
                    </a:prstGeom>
                    <a:noFill/>
                    <a:ln>
                      <a:noFill/>
                    </a:ln>
                  </pic:spPr>
                </pic:pic>
              </a:graphicData>
            </a:graphic>
          </wp:inline>
        </w:drawing>
      </w:r>
    </w:p>
    <w:p w14:paraId="4A05C4F8" w14:textId="32B06324" w:rsidR="008B7BF7" w:rsidRPr="00005E6E" w:rsidRDefault="008B7BF7" w:rsidP="000F3486">
      <w:pPr>
        <w:pStyle w:val="Caption"/>
      </w:pPr>
      <w:bookmarkStart w:id="877" w:name="_Ref81133981"/>
      <w:r w:rsidRPr="00005E6E">
        <w:t xml:space="preserve">Figure </w:t>
      </w:r>
      <w:fldSimple w:instr=" SEQ Figure \* ARABIC ">
        <w:r w:rsidR="00547E5C">
          <w:rPr>
            <w:noProof/>
          </w:rPr>
          <w:t>3</w:t>
        </w:r>
      </w:fldSimple>
      <w:bookmarkEnd w:id="877"/>
      <w:r w:rsidRPr="00005E6E">
        <w:t xml:space="preserve">. </w:t>
      </w:r>
      <w:r w:rsidR="0050027F" w:rsidRPr="00005E6E">
        <w:t xml:space="preserve">Trajectories </w:t>
      </w:r>
      <w:r w:rsidR="004C4671" w:rsidRPr="00005E6E">
        <w:t xml:space="preserve">of mobility </w:t>
      </w:r>
      <w:r w:rsidR="00E7765B" w:rsidRPr="00005E6E">
        <w:t xml:space="preserve">between </w:t>
      </w:r>
      <w:r w:rsidRPr="00005E6E">
        <w:t>cluster</w:t>
      </w:r>
      <w:r w:rsidR="00C911B0" w:rsidRPr="00005E6E">
        <w:t>s</w:t>
      </w:r>
      <w:r w:rsidR="00024124" w:rsidRPr="00005E6E">
        <w:t>.</w:t>
      </w:r>
    </w:p>
    <w:p w14:paraId="6407E0F4" w14:textId="6FD5B892" w:rsidR="00C915CC" w:rsidRDefault="00C915CC" w:rsidP="000F3486">
      <w:pPr>
        <w:rPr>
          <w:sz w:val="20"/>
          <w:szCs w:val="20"/>
        </w:rPr>
      </w:pPr>
      <w:r w:rsidRPr="00005E6E">
        <w:rPr>
          <w:sz w:val="20"/>
          <w:szCs w:val="20"/>
        </w:rPr>
        <w:t xml:space="preserve">Note: Using </w:t>
      </w:r>
      <w:r w:rsidR="00CA60E3">
        <w:rPr>
          <w:rFonts w:hint="eastAsia"/>
          <w:sz w:val="20"/>
          <w:szCs w:val="20"/>
        </w:rPr>
        <w:t>7</w:t>
      </w:r>
      <w:r w:rsidRPr="00005E6E">
        <w:rPr>
          <w:sz w:val="20"/>
          <w:szCs w:val="20"/>
        </w:rPr>
        <w:t xml:space="preserve">-day rolling average mobility levels, temporal trend estimated by using local polynomial regression function (with span </w:t>
      </w:r>
      <w:r w:rsidRPr="00005E6E">
        <w:rPr>
          <w:i/>
          <w:iCs/>
          <w:sz w:val="20"/>
          <w:szCs w:val="20"/>
        </w:rPr>
        <w:t>s</w:t>
      </w:r>
      <w:r w:rsidRPr="00005E6E">
        <w:rPr>
          <w:sz w:val="20"/>
          <w:szCs w:val="20"/>
        </w:rPr>
        <w:t xml:space="preserve">=0.2), and dotted lines highlighted the important days; black – baseline (3 March 2020), and red – 2020 Spring lockdown period in England. </w:t>
      </w:r>
    </w:p>
    <w:p w14:paraId="75169D5D" w14:textId="77777777" w:rsidR="00D16F7E" w:rsidRPr="00005E6E" w:rsidRDefault="00D16F7E" w:rsidP="000F3486">
      <w:pPr>
        <w:rPr>
          <w:sz w:val="20"/>
          <w:szCs w:val="20"/>
        </w:rPr>
      </w:pPr>
    </w:p>
    <w:p w14:paraId="76F52612" w14:textId="77777777" w:rsidR="003E14FC" w:rsidRPr="00005E6E" w:rsidRDefault="003E14FC" w:rsidP="000F3486">
      <w:pPr>
        <w:rPr>
          <w:sz w:val="20"/>
          <w:szCs w:val="20"/>
        </w:rPr>
      </w:pPr>
    </w:p>
    <w:p w14:paraId="07BA7E76" w14:textId="17531F22" w:rsidR="008B7BF7" w:rsidRPr="00005E6E" w:rsidRDefault="00A60868" w:rsidP="000F3486">
      <w:pPr>
        <w:pStyle w:val="Caption"/>
      </w:pPr>
      <w:r>
        <w:rPr>
          <w:noProof/>
        </w:rPr>
        <w:drawing>
          <wp:inline distT="0" distB="0" distL="0" distR="0" wp14:anchorId="2038ADD8" wp14:editId="746D11DC">
            <wp:extent cx="5724525" cy="28625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862580"/>
                    </a:xfrm>
                    <a:prstGeom prst="rect">
                      <a:avLst/>
                    </a:prstGeom>
                    <a:noFill/>
                    <a:ln>
                      <a:noFill/>
                    </a:ln>
                  </pic:spPr>
                </pic:pic>
              </a:graphicData>
            </a:graphic>
          </wp:inline>
        </w:drawing>
      </w:r>
    </w:p>
    <w:p w14:paraId="1892304A" w14:textId="32CBDF1D" w:rsidR="008B7BF7" w:rsidRPr="00005E6E" w:rsidRDefault="008B7BF7" w:rsidP="000F3486">
      <w:pPr>
        <w:pStyle w:val="Caption"/>
      </w:pPr>
      <w:bookmarkStart w:id="878" w:name="_Ref81127049"/>
      <w:r w:rsidRPr="00005E6E">
        <w:t xml:space="preserve">Figure </w:t>
      </w:r>
      <w:fldSimple w:instr=" SEQ Figure \* ARABIC ">
        <w:r w:rsidR="00547E5C">
          <w:rPr>
            <w:noProof/>
          </w:rPr>
          <w:t>4</w:t>
        </w:r>
      </w:fldSimple>
      <w:bookmarkEnd w:id="878"/>
      <w:r w:rsidRPr="00005E6E">
        <w:t xml:space="preserve">. Trajectories of mobility reduction in England; national level (left), and </w:t>
      </w:r>
      <w:r w:rsidR="00C558A1" w:rsidRPr="00005E6E">
        <w:t>differences</w:t>
      </w:r>
      <w:r w:rsidR="009F2605" w:rsidRPr="00005E6E">
        <w:t xml:space="preserve"> </w:t>
      </w:r>
      <w:r w:rsidR="007A1016" w:rsidRPr="00005E6E">
        <w:t>in</w:t>
      </w:r>
      <w:r w:rsidR="009F2605" w:rsidRPr="00005E6E">
        <w:t xml:space="preserve"> </w:t>
      </w:r>
      <w:r w:rsidR="007E6EE8" w:rsidRPr="00005E6E">
        <w:t>temporal trend</w:t>
      </w:r>
      <w:r w:rsidR="007A1016" w:rsidRPr="00005E6E">
        <w:t xml:space="preserve"> between</w:t>
      </w:r>
      <w:r w:rsidR="000B37EA" w:rsidRPr="00005E6E">
        <w:t xml:space="preserve"> </w:t>
      </w:r>
      <w:r w:rsidRPr="00005E6E">
        <w:t>cluster</w:t>
      </w:r>
      <w:r w:rsidR="00C558A1" w:rsidRPr="00005E6E">
        <w:t>s</w:t>
      </w:r>
      <w:r w:rsidRPr="00005E6E">
        <w:t xml:space="preserve"> (right)</w:t>
      </w:r>
      <w:r w:rsidR="00C85238" w:rsidRPr="00005E6E">
        <w:t>.</w:t>
      </w:r>
    </w:p>
    <w:p w14:paraId="67028C12" w14:textId="77777777" w:rsidR="00091020" w:rsidRPr="00005E6E" w:rsidRDefault="00091020" w:rsidP="000F3486"/>
    <w:p w14:paraId="0F8D9594" w14:textId="70BACF45" w:rsidR="00661E3D" w:rsidRPr="00005E6E" w:rsidRDefault="00A60868" w:rsidP="000F3486">
      <w:pPr>
        <w:pStyle w:val="Caption"/>
      </w:pPr>
      <w:bookmarkStart w:id="879" w:name="_Ref62944237"/>
      <w:r>
        <w:rPr>
          <w:noProof/>
          <w:lang w:eastAsia="en-GB"/>
        </w:rPr>
        <w:lastRenderedPageBreak/>
        <w:drawing>
          <wp:inline distT="0" distB="0" distL="0" distR="0" wp14:anchorId="49A9BC7D" wp14:editId="04B6B7EE">
            <wp:extent cx="5730875" cy="5730875"/>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45B012BA" w14:textId="32D6DF52" w:rsidR="00661E3D" w:rsidRPr="00005E6E" w:rsidRDefault="00661E3D" w:rsidP="000F3486">
      <w:pPr>
        <w:pStyle w:val="Caption"/>
      </w:pPr>
      <w:bookmarkStart w:id="880" w:name="_Ref63168568"/>
      <w:r w:rsidRPr="00005E6E">
        <w:t xml:space="preserve">Figure </w:t>
      </w:r>
      <w:fldSimple w:instr=" SEQ Figure \* ARABIC ">
        <w:r w:rsidR="00547E5C">
          <w:rPr>
            <w:noProof/>
          </w:rPr>
          <w:t>5</w:t>
        </w:r>
      </w:fldSimple>
      <w:bookmarkEnd w:id="879"/>
      <w:bookmarkEnd w:id="880"/>
      <w:r w:rsidRPr="00005E6E">
        <w:t>. Spatial distribution of cluster</w:t>
      </w:r>
      <w:r w:rsidR="003174C3" w:rsidRPr="00005E6E">
        <w:t>s</w:t>
      </w:r>
      <w:r w:rsidRPr="00005E6E">
        <w:t xml:space="preserve"> </w:t>
      </w:r>
      <w:r w:rsidR="003174C3" w:rsidRPr="00005E6E">
        <w:t>(</w:t>
      </w:r>
      <w:r w:rsidR="003174C3" w:rsidRPr="00005E6E">
        <w:rPr>
          <w:i/>
          <w:iCs/>
        </w:rPr>
        <w:t>k</w:t>
      </w:r>
      <w:r w:rsidR="003174C3" w:rsidRPr="00005E6E">
        <w:t>=4).</w:t>
      </w:r>
      <w:bookmarkStart w:id="881" w:name="_Ref62956146"/>
    </w:p>
    <w:p w14:paraId="4DD42D33" w14:textId="64101D43" w:rsidR="00D63C57" w:rsidRDefault="00D63C57" w:rsidP="000F3486"/>
    <w:p w14:paraId="1694EEEB" w14:textId="6E41AFE2" w:rsidR="00EE77C4" w:rsidRPr="00EE77C4" w:rsidRDefault="00EE77C4" w:rsidP="00EE77C4">
      <w:pPr>
        <w:pStyle w:val="Caption"/>
        <w:keepNext/>
      </w:pPr>
      <w:bookmarkStart w:id="882" w:name="_Ref131109280"/>
      <w:r>
        <w:t xml:space="preserve">Table </w:t>
      </w:r>
      <w:fldSimple w:instr=" SEQ Table \* ARABIC ">
        <w:r w:rsidR="00547E5C">
          <w:rPr>
            <w:noProof/>
          </w:rPr>
          <w:t>2</w:t>
        </w:r>
      </w:fldSimple>
      <w:bookmarkEnd w:id="882"/>
      <w:r>
        <w:rPr>
          <w:rFonts w:hint="eastAsia"/>
        </w:rPr>
        <w:t>.</w:t>
      </w:r>
      <w:r>
        <w:t xml:space="preserve"> </w:t>
      </w:r>
      <w:r>
        <w:rPr>
          <w:rFonts w:hint="eastAsia"/>
        </w:rPr>
        <w:t>Share</w:t>
      </w:r>
      <w:r>
        <w:t xml:space="preserve"> </w:t>
      </w:r>
      <w:r>
        <w:rPr>
          <w:rFonts w:hint="eastAsia"/>
        </w:rPr>
        <w:t>of</w:t>
      </w:r>
      <w:r>
        <w:t xml:space="preserve"> </w:t>
      </w:r>
      <w:r w:rsidRPr="0047596D">
        <w:rPr>
          <w:rFonts w:hint="eastAsia"/>
        </w:rPr>
        <w:t>clusters</w:t>
      </w:r>
      <w:r w:rsidRPr="0047596D">
        <w:t xml:space="preserve"> </w:t>
      </w:r>
      <w:r>
        <w:rPr>
          <w:rFonts w:hint="eastAsia"/>
        </w:rPr>
        <w:t>across</w:t>
      </w:r>
      <w:r w:rsidRPr="0047596D">
        <w:t xml:space="preserve"> </w:t>
      </w:r>
      <w:r w:rsidRPr="0047596D">
        <w:rPr>
          <w:rFonts w:hint="eastAsia"/>
        </w:rPr>
        <w:t>regions</w:t>
      </w:r>
      <w:r w:rsidRPr="0047596D">
        <w:t xml:space="preserve"> </w:t>
      </w:r>
      <w:r w:rsidRPr="0047596D">
        <w:rPr>
          <w:rFonts w:hint="eastAsia"/>
        </w:rPr>
        <w:t>in</w:t>
      </w:r>
      <w:r w:rsidRPr="0047596D">
        <w:t xml:space="preserve"> </w:t>
      </w:r>
      <w:r w:rsidRPr="0047596D">
        <w:rPr>
          <w:rFonts w:hint="eastAsia"/>
        </w:rPr>
        <w:t>England</w:t>
      </w:r>
      <w:r>
        <w:rPr>
          <w:rFonts w:hint="eastAsia"/>
        </w:rPr>
        <w:t>.</w:t>
      </w:r>
    </w:p>
    <w:tbl>
      <w:tblPr>
        <w:tblStyle w:val="TableGridLight"/>
        <w:tblW w:w="5000" w:type="pct"/>
        <w:tblLook w:val="04A0" w:firstRow="1" w:lastRow="0" w:firstColumn="1" w:lastColumn="0" w:noHBand="0" w:noVBand="1"/>
      </w:tblPr>
      <w:tblGrid>
        <w:gridCol w:w="3554"/>
        <w:gridCol w:w="1368"/>
        <w:gridCol w:w="1368"/>
        <w:gridCol w:w="1368"/>
        <w:gridCol w:w="1368"/>
      </w:tblGrid>
      <w:tr w:rsidR="0058519B" w:rsidRPr="0058519B" w14:paraId="3D3BC5F5" w14:textId="77777777" w:rsidTr="00EE77C4">
        <w:trPr>
          <w:trHeight w:val="285"/>
        </w:trPr>
        <w:tc>
          <w:tcPr>
            <w:tcW w:w="1968" w:type="pct"/>
            <w:tcBorders>
              <w:top w:val="single" w:sz="12" w:space="0" w:color="auto"/>
              <w:left w:val="nil"/>
              <w:bottom w:val="single" w:sz="12" w:space="0" w:color="auto"/>
            </w:tcBorders>
            <w:shd w:val="clear" w:color="auto" w:fill="A5A5A5" w:themeFill="accent3"/>
            <w:noWrap/>
          </w:tcPr>
          <w:p w14:paraId="20FCEB42" w14:textId="68F5EF7C" w:rsidR="0058519B" w:rsidRPr="0058519B" w:rsidRDefault="0058519B" w:rsidP="0058519B">
            <w:pPr>
              <w:widowControl/>
              <w:wordWrap/>
              <w:autoSpaceDE/>
              <w:autoSpaceDN/>
              <w:rPr>
                <w:rFonts w:eastAsia="Times New Roman"/>
                <w:b/>
                <w:bCs/>
                <w:color w:val="000000"/>
              </w:rPr>
            </w:pPr>
            <w:r w:rsidRPr="0058519B">
              <w:rPr>
                <w:b/>
                <w:bCs/>
                <w:color w:val="000000"/>
              </w:rPr>
              <w:t>Regions</w:t>
            </w:r>
            <w:r w:rsidRPr="0058519B">
              <w:rPr>
                <w:rFonts w:eastAsia="Times New Roman"/>
                <w:b/>
                <w:bCs/>
                <w:color w:val="000000"/>
              </w:rPr>
              <w:t xml:space="preserve"> </w:t>
            </w:r>
            <w:r w:rsidRPr="0058519B">
              <w:rPr>
                <w:b/>
                <w:bCs/>
                <w:color w:val="000000"/>
              </w:rPr>
              <w:t>in</w:t>
            </w:r>
            <w:r w:rsidRPr="0058519B">
              <w:rPr>
                <w:rFonts w:eastAsia="Times New Roman"/>
                <w:b/>
                <w:bCs/>
                <w:color w:val="000000"/>
              </w:rPr>
              <w:t xml:space="preserve"> </w:t>
            </w:r>
            <w:r w:rsidRPr="0058519B">
              <w:rPr>
                <w:b/>
                <w:bCs/>
                <w:color w:val="000000"/>
              </w:rPr>
              <w:t>England</w:t>
            </w:r>
          </w:p>
        </w:tc>
        <w:tc>
          <w:tcPr>
            <w:tcW w:w="758" w:type="pct"/>
            <w:tcBorders>
              <w:top w:val="single" w:sz="12" w:space="0" w:color="auto"/>
              <w:bottom w:val="single" w:sz="12" w:space="0" w:color="auto"/>
            </w:tcBorders>
            <w:shd w:val="clear" w:color="auto" w:fill="A5A5A5" w:themeFill="accent3"/>
            <w:noWrap/>
          </w:tcPr>
          <w:p w14:paraId="21D9FA6D" w14:textId="43349A3F" w:rsidR="0058519B" w:rsidRPr="0058519B" w:rsidRDefault="0058519B" w:rsidP="0058519B">
            <w:pPr>
              <w:widowControl/>
              <w:wordWrap/>
              <w:autoSpaceDE/>
              <w:autoSpaceDN/>
              <w:jc w:val="center"/>
              <w:rPr>
                <w:rFonts w:eastAsia="Times New Roman"/>
                <w:b/>
                <w:bCs/>
                <w:color w:val="000000"/>
              </w:rPr>
            </w:pPr>
            <w:r w:rsidRPr="0058519B">
              <w:rPr>
                <w:b/>
                <w:bCs/>
                <w:color w:val="000000"/>
              </w:rPr>
              <w:t>G1</w:t>
            </w:r>
          </w:p>
        </w:tc>
        <w:tc>
          <w:tcPr>
            <w:tcW w:w="758" w:type="pct"/>
            <w:tcBorders>
              <w:top w:val="single" w:sz="12" w:space="0" w:color="auto"/>
              <w:bottom w:val="single" w:sz="12" w:space="0" w:color="auto"/>
            </w:tcBorders>
            <w:shd w:val="clear" w:color="auto" w:fill="A5A5A5" w:themeFill="accent3"/>
            <w:noWrap/>
          </w:tcPr>
          <w:p w14:paraId="4268EAF5" w14:textId="54C733A9" w:rsidR="0058519B" w:rsidRPr="0058519B" w:rsidRDefault="0058519B" w:rsidP="0058519B">
            <w:pPr>
              <w:widowControl/>
              <w:wordWrap/>
              <w:autoSpaceDE/>
              <w:autoSpaceDN/>
              <w:jc w:val="center"/>
              <w:rPr>
                <w:rFonts w:eastAsia="Times New Roman"/>
                <w:b/>
                <w:bCs/>
              </w:rPr>
            </w:pPr>
            <w:r w:rsidRPr="0058519B">
              <w:rPr>
                <w:b/>
                <w:bCs/>
              </w:rPr>
              <w:t>G2</w:t>
            </w:r>
          </w:p>
        </w:tc>
        <w:tc>
          <w:tcPr>
            <w:tcW w:w="758" w:type="pct"/>
            <w:tcBorders>
              <w:top w:val="single" w:sz="12" w:space="0" w:color="auto"/>
              <w:bottom w:val="single" w:sz="12" w:space="0" w:color="auto"/>
            </w:tcBorders>
            <w:shd w:val="clear" w:color="auto" w:fill="A5A5A5" w:themeFill="accent3"/>
            <w:noWrap/>
          </w:tcPr>
          <w:p w14:paraId="4E0A9E28" w14:textId="09F30AB4" w:rsidR="0058519B" w:rsidRPr="0058519B" w:rsidRDefault="0058519B" w:rsidP="0058519B">
            <w:pPr>
              <w:widowControl/>
              <w:wordWrap/>
              <w:autoSpaceDE/>
              <w:autoSpaceDN/>
              <w:jc w:val="center"/>
              <w:rPr>
                <w:rFonts w:eastAsia="Times New Roman"/>
                <w:b/>
                <w:bCs/>
                <w:color w:val="000000"/>
              </w:rPr>
            </w:pPr>
            <w:r w:rsidRPr="0058519B">
              <w:rPr>
                <w:b/>
                <w:bCs/>
                <w:color w:val="000000"/>
              </w:rPr>
              <w:t>G3</w:t>
            </w:r>
          </w:p>
        </w:tc>
        <w:tc>
          <w:tcPr>
            <w:tcW w:w="758" w:type="pct"/>
            <w:tcBorders>
              <w:top w:val="single" w:sz="12" w:space="0" w:color="auto"/>
              <w:bottom w:val="single" w:sz="12" w:space="0" w:color="auto"/>
              <w:right w:val="nil"/>
            </w:tcBorders>
            <w:shd w:val="clear" w:color="auto" w:fill="A5A5A5" w:themeFill="accent3"/>
            <w:noWrap/>
          </w:tcPr>
          <w:p w14:paraId="0862469E" w14:textId="13E5BB3E" w:rsidR="0058519B" w:rsidRPr="0058519B" w:rsidRDefault="0058519B" w:rsidP="0058519B">
            <w:pPr>
              <w:widowControl/>
              <w:wordWrap/>
              <w:autoSpaceDE/>
              <w:autoSpaceDN/>
              <w:ind w:right="110"/>
              <w:jc w:val="center"/>
              <w:rPr>
                <w:rFonts w:eastAsia="Times New Roman"/>
                <w:b/>
                <w:bCs/>
                <w:color w:val="000000"/>
              </w:rPr>
            </w:pPr>
            <w:r w:rsidRPr="0058519B">
              <w:rPr>
                <w:b/>
                <w:bCs/>
                <w:color w:val="000000"/>
              </w:rPr>
              <w:t>G4</w:t>
            </w:r>
          </w:p>
        </w:tc>
      </w:tr>
      <w:tr w:rsidR="0058519B" w:rsidRPr="0058519B" w14:paraId="5C6C0173" w14:textId="77777777" w:rsidTr="00EE77C4">
        <w:trPr>
          <w:trHeight w:val="285"/>
        </w:trPr>
        <w:tc>
          <w:tcPr>
            <w:tcW w:w="1968" w:type="pct"/>
            <w:tcBorders>
              <w:top w:val="single" w:sz="12" w:space="0" w:color="auto"/>
              <w:left w:val="nil"/>
            </w:tcBorders>
            <w:noWrap/>
            <w:hideMark/>
          </w:tcPr>
          <w:p w14:paraId="783F834C"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North East</w:t>
            </w:r>
          </w:p>
        </w:tc>
        <w:tc>
          <w:tcPr>
            <w:tcW w:w="758" w:type="pct"/>
            <w:tcBorders>
              <w:top w:val="single" w:sz="12" w:space="0" w:color="auto"/>
            </w:tcBorders>
            <w:noWrap/>
            <w:hideMark/>
          </w:tcPr>
          <w:p w14:paraId="379CFBF0" w14:textId="77777777" w:rsidR="0058519B" w:rsidRPr="0058519B" w:rsidRDefault="0058519B" w:rsidP="0058519B">
            <w:pPr>
              <w:widowControl/>
              <w:wordWrap/>
              <w:autoSpaceDE/>
              <w:autoSpaceDN/>
              <w:rPr>
                <w:rFonts w:eastAsia="Times New Roman"/>
                <w:color w:val="000000"/>
              </w:rPr>
            </w:pPr>
          </w:p>
        </w:tc>
        <w:tc>
          <w:tcPr>
            <w:tcW w:w="758" w:type="pct"/>
            <w:tcBorders>
              <w:top w:val="single" w:sz="12" w:space="0" w:color="auto"/>
            </w:tcBorders>
            <w:noWrap/>
            <w:hideMark/>
          </w:tcPr>
          <w:p w14:paraId="1C79ED72" w14:textId="77777777" w:rsidR="0058519B" w:rsidRPr="0058519B" w:rsidRDefault="0058519B" w:rsidP="0058519B">
            <w:pPr>
              <w:widowControl/>
              <w:wordWrap/>
              <w:autoSpaceDE/>
              <w:autoSpaceDN/>
              <w:jc w:val="right"/>
              <w:rPr>
                <w:rFonts w:eastAsia="Times New Roman"/>
              </w:rPr>
            </w:pPr>
          </w:p>
        </w:tc>
        <w:tc>
          <w:tcPr>
            <w:tcW w:w="758" w:type="pct"/>
            <w:tcBorders>
              <w:top w:val="single" w:sz="12" w:space="0" w:color="auto"/>
            </w:tcBorders>
            <w:noWrap/>
            <w:hideMark/>
          </w:tcPr>
          <w:p w14:paraId="0C96FE4B"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6 (50%)</w:t>
            </w:r>
          </w:p>
        </w:tc>
        <w:tc>
          <w:tcPr>
            <w:tcW w:w="758" w:type="pct"/>
            <w:tcBorders>
              <w:top w:val="single" w:sz="12" w:space="0" w:color="auto"/>
              <w:right w:val="nil"/>
            </w:tcBorders>
            <w:noWrap/>
            <w:hideMark/>
          </w:tcPr>
          <w:p w14:paraId="17A6287D"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6 (50%)</w:t>
            </w:r>
          </w:p>
        </w:tc>
      </w:tr>
      <w:tr w:rsidR="0058519B" w:rsidRPr="0058519B" w14:paraId="4B9CB3F4" w14:textId="77777777" w:rsidTr="00EE77C4">
        <w:trPr>
          <w:trHeight w:val="285"/>
        </w:trPr>
        <w:tc>
          <w:tcPr>
            <w:tcW w:w="1968" w:type="pct"/>
            <w:tcBorders>
              <w:left w:val="nil"/>
            </w:tcBorders>
            <w:noWrap/>
            <w:hideMark/>
          </w:tcPr>
          <w:p w14:paraId="368081E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North West</w:t>
            </w:r>
          </w:p>
        </w:tc>
        <w:tc>
          <w:tcPr>
            <w:tcW w:w="758" w:type="pct"/>
            <w:noWrap/>
            <w:hideMark/>
          </w:tcPr>
          <w:p w14:paraId="7B044EAF"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6F4B929F"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4144D220"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17 (44%)</w:t>
            </w:r>
          </w:p>
        </w:tc>
        <w:tc>
          <w:tcPr>
            <w:tcW w:w="758" w:type="pct"/>
            <w:tcBorders>
              <w:right w:val="nil"/>
            </w:tcBorders>
            <w:noWrap/>
            <w:hideMark/>
          </w:tcPr>
          <w:p w14:paraId="083DF2EA"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13 (33%)</w:t>
            </w:r>
          </w:p>
        </w:tc>
      </w:tr>
      <w:tr w:rsidR="0058519B" w:rsidRPr="0058519B" w14:paraId="59820785" w14:textId="77777777" w:rsidTr="00EE77C4">
        <w:trPr>
          <w:trHeight w:val="285"/>
        </w:trPr>
        <w:tc>
          <w:tcPr>
            <w:tcW w:w="1968" w:type="pct"/>
            <w:tcBorders>
              <w:left w:val="nil"/>
            </w:tcBorders>
            <w:noWrap/>
            <w:hideMark/>
          </w:tcPr>
          <w:p w14:paraId="55B073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Yorkshire and The Humber</w:t>
            </w:r>
          </w:p>
        </w:tc>
        <w:tc>
          <w:tcPr>
            <w:tcW w:w="758" w:type="pct"/>
            <w:noWrap/>
            <w:hideMark/>
          </w:tcPr>
          <w:p w14:paraId="6D434A4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2 (10%)</w:t>
            </w:r>
          </w:p>
        </w:tc>
        <w:tc>
          <w:tcPr>
            <w:tcW w:w="758" w:type="pct"/>
            <w:noWrap/>
            <w:hideMark/>
          </w:tcPr>
          <w:p w14:paraId="498462D3"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(5%)</w:t>
            </w:r>
          </w:p>
        </w:tc>
        <w:tc>
          <w:tcPr>
            <w:tcW w:w="758" w:type="pct"/>
            <w:noWrap/>
            <w:hideMark/>
          </w:tcPr>
          <w:p w14:paraId="76D00FF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4 (19%)</w:t>
            </w:r>
          </w:p>
        </w:tc>
        <w:tc>
          <w:tcPr>
            <w:tcW w:w="758" w:type="pct"/>
            <w:tcBorders>
              <w:right w:val="nil"/>
            </w:tcBorders>
            <w:noWrap/>
            <w:hideMark/>
          </w:tcPr>
          <w:p w14:paraId="270081D8"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14 (67%)</w:t>
            </w:r>
          </w:p>
        </w:tc>
      </w:tr>
      <w:tr w:rsidR="0058519B" w:rsidRPr="0058519B" w14:paraId="2D4480D2" w14:textId="77777777" w:rsidTr="00EE77C4">
        <w:trPr>
          <w:trHeight w:val="285"/>
        </w:trPr>
        <w:tc>
          <w:tcPr>
            <w:tcW w:w="1968" w:type="pct"/>
            <w:tcBorders>
              <w:left w:val="nil"/>
            </w:tcBorders>
            <w:noWrap/>
            <w:hideMark/>
          </w:tcPr>
          <w:p w14:paraId="6C67612A"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East Midlands</w:t>
            </w:r>
          </w:p>
        </w:tc>
        <w:tc>
          <w:tcPr>
            <w:tcW w:w="758" w:type="pct"/>
            <w:noWrap/>
            <w:hideMark/>
          </w:tcPr>
          <w:p w14:paraId="55077F05"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3 (8%)</w:t>
            </w:r>
          </w:p>
        </w:tc>
        <w:tc>
          <w:tcPr>
            <w:tcW w:w="758" w:type="pct"/>
            <w:noWrap/>
            <w:hideMark/>
          </w:tcPr>
          <w:p w14:paraId="1BA0B8E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(15%)</w:t>
            </w:r>
          </w:p>
        </w:tc>
        <w:tc>
          <w:tcPr>
            <w:tcW w:w="758" w:type="pct"/>
            <w:noWrap/>
            <w:hideMark/>
          </w:tcPr>
          <w:p w14:paraId="7FE2912A"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19 (48%)</w:t>
            </w:r>
          </w:p>
        </w:tc>
        <w:tc>
          <w:tcPr>
            <w:tcW w:w="758" w:type="pct"/>
            <w:tcBorders>
              <w:right w:val="nil"/>
            </w:tcBorders>
            <w:noWrap/>
            <w:hideMark/>
          </w:tcPr>
          <w:p w14:paraId="31E8064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12 (30%)</w:t>
            </w:r>
          </w:p>
        </w:tc>
      </w:tr>
      <w:tr w:rsidR="0058519B" w:rsidRPr="0058519B" w14:paraId="16FD0318" w14:textId="77777777" w:rsidTr="00EE77C4">
        <w:trPr>
          <w:trHeight w:val="285"/>
        </w:trPr>
        <w:tc>
          <w:tcPr>
            <w:tcW w:w="1968" w:type="pct"/>
            <w:tcBorders>
              <w:left w:val="nil"/>
            </w:tcBorders>
            <w:noWrap/>
            <w:hideMark/>
          </w:tcPr>
          <w:p w14:paraId="380EBB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West Midlands</w:t>
            </w:r>
          </w:p>
        </w:tc>
        <w:tc>
          <w:tcPr>
            <w:tcW w:w="758" w:type="pct"/>
            <w:noWrap/>
            <w:hideMark/>
          </w:tcPr>
          <w:p w14:paraId="2833551B"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(3%)</w:t>
            </w:r>
          </w:p>
        </w:tc>
        <w:tc>
          <w:tcPr>
            <w:tcW w:w="758" w:type="pct"/>
            <w:noWrap/>
            <w:hideMark/>
          </w:tcPr>
          <w:p w14:paraId="5454BD2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8 (27%)</w:t>
            </w:r>
          </w:p>
        </w:tc>
        <w:tc>
          <w:tcPr>
            <w:tcW w:w="758" w:type="pct"/>
            <w:noWrap/>
            <w:hideMark/>
          </w:tcPr>
          <w:p w14:paraId="51E89066"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17 (57%)</w:t>
            </w:r>
          </w:p>
        </w:tc>
        <w:tc>
          <w:tcPr>
            <w:tcW w:w="758" w:type="pct"/>
            <w:tcBorders>
              <w:right w:val="nil"/>
            </w:tcBorders>
            <w:noWrap/>
            <w:hideMark/>
          </w:tcPr>
          <w:p w14:paraId="61F88B18"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4 (13%)</w:t>
            </w:r>
          </w:p>
        </w:tc>
      </w:tr>
      <w:tr w:rsidR="0058519B" w:rsidRPr="0058519B" w14:paraId="3F9A4723" w14:textId="77777777" w:rsidTr="00EE77C4">
        <w:trPr>
          <w:trHeight w:val="285"/>
        </w:trPr>
        <w:tc>
          <w:tcPr>
            <w:tcW w:w="1968" w:type="pct"/>
            <w:tcBorders>
              <w:left w:val="nil"/>
            </w:tcBorders>
            <w:noWrap/>
            <w:hideMark/>
          </w:tcPr>
          <w:p w14:paraId="036C6E5D"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East of England</w:t>
            </w:r>
          </w:p>
        </w:tc>
        <w:tc>
          <w:tcPr>
            <w:tcW w:w="758" w:type="pct"/>
            <w:noWrap/>
            <w:hideMark/>
          </w:tcPr>
          <w:p w14:paraId="71D29390"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(13%)</w:t>
            </w:r>
          </w:p>
        </w:tc>
        <w:tc>
          <w:tcPr>
            <w:tcW w:w="758" w:type="pct"/>
            <w:noWrap/>
            <w:hideMark/>
          </w:tcPr>
          <w:p w14:paraId="3673FAD7"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22 (49%)</w:t>
            </w:r>
          </w:p>
        </w:tc>
        <w:tc>
          <w:tcPr>
            <w:tcW w:w="758" w:type="pct"/>
            <w:noWrap/>
            <w:hideMark/>
          </w:tcPr>
          <w:p w14:paraId="1A6AE9F1"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12 (27%)</w:t>
            </w:r>
          </w:p>
        </w:tc>
        <w:tc>
          <w:tcPr>
            <w:tcW w:w="758" w:type="pct"/>
            <w:tcBorders>
              <w:right w:val="nil"/>
            </w:tcBorders>
            <w:noWrap/>
            <w:hideMark/>
          </w:tcPr>
          <w:p w14:paraId="129D823E"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5 (11%)</w:t>
            </w:r>
          </w:p>
        </w:tc>
      </w:tr>
      <w:tr w:rsidR="0058519B" w:rsidRPr="0058519B" w14:paraId="424EF33A" w14:textId="77777777" w:rsidTr="00EE77C4">
        <w:trPr>
          <w:trHeight w:val="285"/>
        </w:trPr>
        <w:tc>
          <w:tcPr>
            <w:tcW w:w="1968" w:type="pct"/>
            <w:tcBorders>
              <w:left w:val="nil"/>
            </w:tcBorders>
            <w:noWrap/>
            <w:hideMark/>
          </w:tcPr>
          <w:p w14:paraId="1CA7CF8D"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London</w:t>
            </w:r>
          </w:p>
        </w:tc>
        <w:tc>
          <w:tcPr>
            <w:tcW w:w="758" w:type="pct"/>
            <w:noWrap/>
            <w:hideMark/>
          </w:tcPr>
          <w:p w14:paraId="6CD212C9"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16 (50%)</w:t>
            </w:r>
          </w:p>
        </w:tc>
        <w:tc>
          <w:tcPr>
            <w:tcW w:w="758" w:type="pct"/>
            <w:noWrap/>
            <w:hideMark/>
          </w:tcPr>
          <w:p w14:paraId="52279C8F"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15 (47%)</w:t>
            </w:r>
          </w:p>
        </w:tc>
        <w:tc>
          <w:tcPr>
            <w:tcW w:w="758" w:type="pct"/>
            <w:noWrap/>
            <w:hideMark/>
          </w:tcPr>
          <w:p w14:paraId="54ADF762"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 (3%)</w:t>
            </w:r>
          </w:p>
        </w:tc>
        <w:tc>
          <w:tcPr>
            <w:tcW w:w="758" w:type="pct"/>
            <w:tcBorders>
              <w:right w:val="nil"/>
            </w:tcBorders>
            <w:noWrap/>
            <w:hideMark/>
          </w:tcPr>
          <w:p w14:paraId="30F857D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 xml:space="preserve"> (0%)</w:t>
            </w:r>
          </w:p>
        </w:tc>
      </w:tr>
      <w:tr w:rsidR="0058519B" w:rsidRPr="0058519B" w14:paraId="3DC89CC2" w14:textId="77777777" w:rsidTr="00EE77C4">
        <w:trPr>
          <w:trHeight w:val="285"/>
        </w:trPr>
        <w:tc>
          <w:tcPr>
            <w:tcW w:w="1968" w:type="pct"/>
            <w:tcBorders>
              <w:left w:val="nil"/>
              <w:bottom w:val="single" w:sz="4" w:space="0" w:color="BFBFBF" w:themeColor="background1" w:themeShade="BF"/>
            </w:tcBorders>
            <w:noWrap/>
            <w:hideMark/>
          </w:tcPr>
          <w:p w14:paraId="69D5D847"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South East</w:t>
            </w:r>
          </w:p>
        </w:tc>
        <w:tc>
          <w:tcPr>
            <w:tcW w:w="758" w:type="pct"/>
            <w:tcBorders>
              <w:bottom w:val="single" w:sz="4" w:space="0" w:color="BFBFBF" w:themeColor="background1" w:themeShade="BF"/>
            </w:tcBorders>
            <w:noWrap/>
            <w:hideMark/>
          </w:tcPr>
          <w:p w14:paraId="4BD6FE53"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11 (16%)</w:t>
            </w:r>
          </w:p>
        </w:tc>
        <w:tc>
          <w:tcPr>
            <w:tcW w:w="758" w:type="pct"/>
            <w:tcBorders>
              <w:bottom w:val="single" w:sz="4" w:space="0" w:color="BFBFBF" w:themeColor="background1" w:themeShade="BF"/>
            </w:tcBorders>
            <w:noWrap/>
            <w:hideMark/>
          </w:tcPr>
          <w:p w14:paraId="11E78A86"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32 (48%)</w:t>
            </w:r>
          </w:p>
        </w:tc>
        <w:tc>
          <w:tcPr>
            <w:tcW w:w="758" w:type="pct"/>
            <w:tcBorders>
              <w:bottom w:val="single" w:sz="4" w:space="0" w:color="BFBFBF" w:themeColor="background1" w:themeShade="BF"/>
            </w:tcBorders>
            <w:noWrap/>
            <w:hideMark/>
          </w:tcPr>
          <w:p w14:paraId="7AB9FE62"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17 (25%)</w:t>
            </w:r>
          </w:p>
        </w:tc>
        <w:tc>
          <w:tcPr>
            <w:tcW w:w="758" w:type="pct"/>
            <w:tcBorders>
              <w:bottom w:val="single" w:sz="4" w:space="0" w:color="BFBFBF" w:themeColor="background1" w:themeShade="BF"/>
              <w:right w:val="nil"/>
            </w:tcBorders>
            <w:noWrap/>
            <w:hideMark/>
          </w:tcPr>
          <w:p w14:paraId="4C60EF49"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7 (10%)</w:t>
            </w:r>
          </w:p>
        </w:tc>
      </w:tr>
      <w:tr w:rsidR="0058519B" w:rsidRPr="0058519B" w14:paraId="6C6B24FE" w14:textId="77777777" w:rsidTr="00EE77C4">
        <w:trPr>
          <w:trHeight w:val="285"/>
        </w:trPr>
        <w:tc>
          <w:tcPr>
            <w:tcW w:w="1968" w:type="pct"/>
            <w:tcBorders>
              <w:left w:val="nil"/>
              <w:bottom w:val="single" w:sz="12" w:space="0" w:color="auto"/>
            </w:tcBorders>
            <w:noWrap/>
            <w:hideMark/>
          </w:tcPr>
          <w:p w14:paraId="5432A521" w14:textId="77777777" w:rsidR="0058519B" w:rsidRPr="0058519B" w:rsidRDefault="0058519B" w:rsidP="0058519B">
            <w:pPr>
              <w:widowControl/>
              <w:wordWrap/>
              <w:autoSpaceDE/>
              <w:autoSpaceDN/>
              <w:rPr>
                <w:rFonts w:eastAsia="Times New Roman"/>
                <w:color w:val="000000"/>
              </w:rPr>
            </w:pPr>
            <w:r w:rsidRPr="0058519B">
              <w:rPr>
                <w:rFonts w:eastAsia="Times New Roman"/>
                <w:color w:val="000000"/>
              </w:rPr>
              <w:t>South West</w:t>
            </w:r>
          </w:p>
        </w:tc>
        <w:tc>
          <w:tcPr>
            <w:tcW w:w="758" w:type="pct"/>
            <w:tcBorders>
              <w:bottom w:val="single" w:sz="12" w:space="0" w:color="auto"/>
            </w:tcBorders>
            <w:noWrap/>
            <w:hideMark/>
          </w:tcPr>
          <w:p w14:paraId="35F5B6FC"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2 (7%)</w:t>
            </w:r>
          </w:p>
        </w:tc>
        <w:tc>
          <w:tcPr>
            <w:tcW w:w="758" w:type="pct"/>
            <w:tcBorders>
              <w:bottom w:val="single" w:sz="12" w:space="0" w:color="auto"/>
            </w:tcBorders>
            <w:noWrap/>
            <w:hideMark/>
          </w:tcPr>
          <w:p w14:paraId="2E79ACC7"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6 (21%)</w:t>
            </w:r>
          </w:p>
        </w:tc>
        <w:tc>
          <w:tcPr>
            <w:tcW w:w="758" w:type="pct"/>
            <w:tcBorders>
              <w:bottom w:val="single" w:sz="12" w:space="0" w:color="auto"/>
            </w:tcBorders>
            <w:noWrap/>
            <w:hideMark/>
          </w:tcPr>
          <w:p w14:paraId="0CE60FDC" w14:textId="77777777" w:rsidR="0058519B" w:rsidRPr="0058519B" w:rsidRDefault="0058519B" w:rsidP="0058519B">
            <w:pPr>
              <w:widowControl/>
              <w:wordWrap/>
              <w:autoSpaceDE/>
              <w:autoSpaceDN/>
              <w:jc w:val="right"/>
              <w:rPr>
                <w:rFonts w:eastAsia="Times New Roman"/>
                <w:b/>
                <w:bCs/>
                <w:color w:val="000000"/>
              </w:rPr>
            </w:pPr>
            <w:r w:rsidRPr="0058519B">
              <w:rPr>
                <w:rFonts w:eastAsia="Times New Roman"/>
                <w:b/>
                <w:bCs/>
                <w:color w:val="000000"/>
              </w:rPr>
              <w:t>13 (45%)</w:t>
            </w:r>
          </w:p>
        </w:tc>
        <w:tc>
          <w:tcPr>
            <w:tcW w:w="758" w:type="pct"/>
            <w:tcBorders>
              <w:bottom w:val="single" w:sz="12" w:space="0" w:color="auto"/>
              <w:right w:val="nil"/>
            </w:tcBorders>
            <w:noWrap/>
            <w:hideMark/>
          </w:tcPr>
          <w:p w14:paraId="70FB1BEC" w14:textId="77777777" w:rsidR="0058519B" w:rsidRPr="0058519B" w:rsidRDefault="0058519B" w:rsidP="0058519B">
            <w:pPr>
              <w:widowControl/>
              <w:wordWrap/>
              <w:autoSpaceDE/>
              <w:autoSpaceDN/>
              <w:jc w:val="right"/>
              <w:rPr>
                <w:rFonts w:eastAsia="Times New Roman"/>
                <w:color w:val="000000"/>
              </w:rPr>
            </w:pPr>
            <w:r w:rsidRPr="0058519B">
              <w:rPr>
                <w:rFonts w:eastAsia="Times New Roman"/>
                <w:color w:val="000000"/>
              </w:rPr>
              <w:t>8 (28%)</w:t>
            </w:r>
          </w:p>
        </w:tc>
      </w:tr>
    </w:tbl>
    <w:p w14:paraId="3D3A9618" w14:textId="77777777" w:rsidR="0058519B" w:rsidRPr="00005E6E" w:rsidRDefault="0058519B" w:rsidP="000F3486"/>
    <w:p w14:paraId="25731580" w14:textId="71C16FE6" w:rsidR="00661E3D" w:rsidRPr="00005E6E" w:rsidRDefault="00E23DA1" w:rsidP="000F3486">
      <w:pPr>
        <w:pStyle w:val="Heading2"/>
      </w:pPr>
      <w:commentRangeStart w:id="883"/>
      <w:del w:id="884" w:author="Won Do Lee" w:date="2023-01-19T23:18:00Z">
        <w:r w:rsidRPr="00005E6E" w:rsidDel="001E7E1F">
          <w:lastRenderedPageBreak/>
          <w:delText>D</w:delText>
        </w:r>
        <w:r w:rsidR="00DE6674" w:rsidRPr="00005E6E" w:rsidDel="001E7E1F">
          <w:delText xml:space="preserve">isparities </w:delText>
        </w:r>
      </w:del>
      <w:ins w:id="885" w:author="Won Do Lee" w:date="2023-01-19T23:18:00Z">
        <w:r w:rsidR="001E7E1F" w:rsidRPr="00005E6E">
          <w:t xml:space="preserve">Differences </w:t>
        </w:r>
      </w:ins>
      <w:r w:rsidR="00982E86" w:rsidRPr="00005E6E">
        <w:t xml:space="preserve">in </w:t>
      </w:r>
      <w:del w:id="886" w:author="Won Do Lee" w:date="2023-01-19T23:18:00Z">
        <w:r w:rsidR="00982E86" w:rsidRPr="00005E6E" w:rsidDel="001E7E1F">
          <w:delText>the</w:delText>
        </w:r>
        <w:r w:rsidR="001B3FDD" w:rsidRPr="00005E6E" w:rsidDel="001E7E1F">
          <w:delText xml:space="preserve"> effects of</w:delText>
        </w:r>
      </w:del>
      <w:ins w:id="887" w:author="Won Do Lee" w:date="2023-01-19T23:18:00Z">
        <w:r w:rsidR="001E7E1F" w:rsidRPr="00005E6E">
          <w:t>the association with</w:t>
        </w:r>
      </w:ins>
      <w:r w:rsidR="001B3FDD" w:rsidRPr="00005E6E">
        <w:t xml:space="preserve"> socioeconomic </w:t>
      </w:r>
      <w:ins w:id="888" w:author="Won Do Lee" w:date="2023-01-19T23:21:00Z">
        <w:r w:rsidR="001E7E1F" w:rsidRPr="00005E6E">
          <w:t>ch</w:t>
        </w:r>
      </w:ins>
      <w:ins w:id="889" w:author="Won Do Lee" w:date="2023-01-19T23:22:00Z">
        <w:r w:rsidR="001E7E1F" w:rsidRPr="00005E6E">
          <w:t>a</w:t>
        </w:r>
      </w:ins>
      <w:ins w:id="890" w:author="Won Do Lee" w:date="2023-01-19T23:21:00Z">
        <w:r w:rsidR="001E7E1F" w:rsidRPr="00005E6E">
          <w:t>racteristics</w:t>
        </w:r>
      </w:ins>
      <w:del w:id="891" w:author="Won Do Lee" w:date="2023-01-19T23:18:00Z">
        <w:r w:rsidR="001B3FDD" w:rsidRPr="00005E6E" w:rsidDel="001E7E1F">
          <w:delText>and demographic factors</w:delText>
        </w:r>
        <w:r w:rsidR="00982E86" w:rsidRPr="00005E6E" w:rsidDel="001E7E1F">
          <w:delText xml:space="preserve"> </w:delText>
        </w:r>
      </w:del>
      <w:commentRangeEnd w:id="883"/>
      <w:r w:rsidR="00615E71">
        <w:rPr>
          <w:rStyle w:val="CommentReference"/>
          <w:rFonts w:eastAsiaTheme="minorEastAsia"/>
          <w:b w:val="0"/>
          <w:bCs w:val="0"/>
          <w:i w:val="0"/>
          <w:iCs w:val="0"/>
        </w:rPr>
        <w:commentReference w:id="883"/>
      </w:r>
    </w:p>
    <w:p w14:paraId="65DCCEC5" w14:textId="73F38494" w:rsidR="000E24B0" w:rsidRPr="00005E6E" w:rsidDel="00846381" w:rsidRDefault="00661E3D" w:rsidP="000F3486">
      <w:pPr>
        <w:spacing w:after="240"/>
        <w:rPr>
          <w:del w:id="892" w:author="Won Do Lee [2]" w:date="2023-07-13T13:10:00Z"/>
        </w:rPr>
      </w:pPr>
      <w:r w:rsidRPr="00005E6E">
        <w:t xml:space="preserve">In the following analysis, we </w:t>
      </w:r>
      <w:r w:rsidR="00EB04A4" w:rsidRPr="00005E6E">
        <w:t xml:space="preserve">deployed the classification model </w:t>
      </w:r>
      <w:r w:rsidRPr="00005E6E">
        <w:t>to</w:t>
      </w:r>
      <w:r w:rsidR="003C69EE" w:rsidRPr="00005E6E">
        <w:t xml:space="preserve"> </w:t>
      </w:r>
      <w:r w:rsidR="00CA6A2F" w:rsidRPr="00005E6E">
        <w:t>examine</w:t>
      </w:r>
      <w:r w:rsidR="005C79E0" w:rsidRPr="00005E6E">
        <w:t xml:space="preserve"> </w:t>
      </w:r>
      <w:r w:rsidR="006E2E4C" w:rsidRPr="00005E6E">
        <w:t xml:space="preserve">the significant factors that </w:t>
      </w:r>
      <w:r w:rsidR="002E4FF5" w:rsidRPr="00005E6E">
        <w:t>help us to</w:t>
      </w:r>
      <w:r w:rsidR="006657A1" w:rsidRPr="00005E6E">
        <w:t xml:space="preserve"> </w:t>
      </w:r>
      <w:r w:rsidR="005C79E0" w:rsidRPr="00005E6E">
        <w:t>interpret</w:t>
      </w:r>
      <w:r w:rsidR="006E2E4C" w:rsidRPr="00005E6E">
        <w:t xml:space="preserve"> the clusters </w:t>
      </w:r>
      <w:r w:rsidR="003C69EE" w:rsidRPr="00005E6E">
        <w:t xml:space="preserve">identified through </w:t>
      </w:r>
      <w:r w:rsidR="00FE72EA" w:rsidRPr="00005E6E">
        <w:t xml:space="preserve">the </w:t>
      </w:r>
      <w:r w:rsidR="003C69EE" w:rsidRPr="00005E6E">
        <w:t xml:space="preserve">time-series clustering </w:t>
      </w:r>
      <w:r w:rsidR="00B03CE9" w:rsidRPr="00005E6E">
        <w:t>analysi</w:t>
      </w:r>
      <w:r w:rsidR="00E67FF9" w:rsidRPr="00005E6E">
        <w:t>s</w:t>
      </w:r>
      <w:r w:rsidR="003C69EE" w:rsidRPr="00005E6E">
        <w:t xml:space="preserve">. </w:t>
      </w:r>
      <w:r w:rsidR="00EB04A4" w:rsidRPr="00005E6E">
        <w:t>MLR LASSO</w:t>
      </w:r>
      <w:r w:rsidR="006E2E4C" w:rsidRPr="00005E6E">
        <w:t xml:space="preserve"> </w:t>
      </w:r>
      <w:r w:rsidR="00EB04A4" w:rsidRPr="00005E6E">
        <w:t xml:space="preserve">is </w:t>
      </w:r>
      <w:r w:rsidR="007E7043" w:rsidRPr="00005E6E">
        <w:t xml:space="preserve">applied </w:t>
      </w:r>
      <w:r w:rsidR="002E2599" w:rsidRPr="00005E6E">
        <w:t xml:space="preserve">to </w:t>
      </w:r>
      <w:r w:rsidR="002F54A3" w:rsidRPr="00005E6E">
        <w:t xml:space="preserve">assess </w:t>
      </w:r>
      <w:r w:rsidR="00DD73F7" w:rsidRPr="00005E6E">
        <w:t xml:space="preserve">the </w:t>
      </w:r>
      <w:r w:rsidR="00CA6D6B" w:rsidRPr="00005E6E">
        <w:t xml:space="preserve">effects of socioeconomic </w:t>
      </w:r>
      <w:del w:id="893" w:author="Won Do Lee" w:date="2023-01-19T23:22:00Z">
        <w:r w:rsidR="00CA6D6B" w:rsidRPr="00005E6E" w:rsidDel="001E7E1F">
          <w:delText>and demographic factors</w:delText>
        </w:r>
      </w:del>
      <w:ins w:id="894" w:author="Won Do Lee" w:date="2023-01-19T23:22:00Z">
        <w:r w:rsidR="001E7E1F" w:rsidRPr="00005E6E">
          <w:t>characteristics</w:t>
        </w:r>
      </w:ins>
      <w:r w:rsidR="00CA6D6B" w:rsidRPr="00005E6E">
        <w:t xml:space="preserve"> </w:t>
      </w:r>
      <w:r w:rsidR="00C1090C" w:rsidRPr="00005E6E">
        <w:t xml:space="preserve">between </w:t>
      </w:r>
      <w:r w:rsidR="00B03CE9" w:rsidRPr="00005E6E">
        <w:t>cluster</w:t>
      </w:r>
      <w:r w:rsidR="00C1090C" w:rsidRPr="00005E6E">
        <w:t>s</w:t>
      </w:r>
      <w:r w:rsidR="00244F93" w:rsidRPr="00005E6E">
        <w:t xml:space="preserve">, which </w:t>
      </w:r>
      <w:r w:rsidR="00E67FF9" w:rsidRPr="00005E6E">
        <w:t>grouped into</w:t>
      </w:r>
      <w:r w:rsidR="006B49E1" w:rsidRPr="00005E6E">
        <w:t xml:space="preserve"> </w:t>
      </w:r>
      <w:r w:rsidR="00EB04A4" w:rsidRPr="00005E6E">
        <w:t>similar trajector</w:t>
      </w:r>
      <w:r w:rsidR="00FE72EA" w:rsidRPr="00005E6E">
        <w:t>ies</w:t>
      </w:r>
      <w:r w:rsidR="00EB04A4" w:rsidRPr="00005E6E">
        <w:t xml:space="preserve"> of </w:t>
      </w:r>
      <w:r w:rsidR="00B03CE9" w:rsidRPr="00005E6E">
        <w:t xml:space="preserve">mobility reduction </w:t>
      </w:r>
      <w:r w:rsidR="00EB04A4" w:rsidRPr="00005E6E">
        <w:t>during</w:t>
      </w:r>
      <w:r w:rsidR="00B03CE9" w:rsidRPr="00005E6E">
        <w:t xml:space="preserve"> the lockdown</w:t>
      </w:r>
      <w:r w:rsidR="00FB2E33" w:rsidRPr="00005E6E">
        <w:t xml:space="preserve">. </w:t>
      </w:r>
      <w:r w:rsidR="00EB04A4" w:rsidRPr="00005E6E">
        <w:t>MLR LASSO</w:t>
      </w:r>
      <w:r w:rsidR="00B03CE9" w:rsidRPr="00005E6E">
        <w:t xml:space="preserve"> can take advantage of </w:t>
      </w:r>
      <w:r w:rsidR="00DF0A69" w:rsidRPr="00005E6E">
        <w:t>reducing</w:t>
      </w:r>
      <w:r w:rsidR="00646CBD" w:rsidRPr="00005E6E">
        <w:t xml:space="preserve"> the dimension of </w:t>
      </w:r>
      <w:r w:rsidR="00493F40" w:rsidRPr="00005E6E">
        <w:t>i</w:t>
      </w:r>
      <w:r w:rsidR="00646CBD" w:rsidRPr="00005E6E">
        <w:t xml:space="preserve">nput features </w:t>
      </w:r>
      <w:r w:rsidR="00F809AE" w:rsidRPr="00005E6E">
        <w:t>or variable selection</w:t>
      </w:r>
      <w:r w:rsidR="00773833" w:rsidRPr="00005E6E">
        <w:t>. S</w:t>
      </w:r>
      <w:r w:rsidR="00B03CE9" w:rsidRPr="00005E6E">
        <w:t xml:space="preserve">ome </w:t>
      </w:r>
      <w:r w:rsidR="00C622D5" w:rsidRPr="00005E6E">
        <w:t>socioeconomic</w:t>
      </w:r>
      <w:del w:id="895" w:author="Won Do Lee" w:date="2023-01-19T23:22:00Z">
        <w:r w:rsidR="00C622D5" w:rsidRPr="00005E6E" w:rsidDel="001E7E1F">
          <w:delText xml:space="preserve"> and demographic factors</w:delText>
        </w:r>
      </w:del>
      <w:ins w:id="896" w:author="Won Do Lee" w:date="2023-01-19T23:22:00Z">
        <w:r w:rsidR="001E7E1F" w:rsidRPr="00005E6E">
          <w:t xml:space="preserve"> ch</w:t>
        </w:r>
      </w:ins>
      <w:ins w:id="897" w:author="Won Do Lee" w:date="2023-01-19T23:23:00Z">
        <w:r w:rsidR="001E7E1F" w:rsidRPr="00005E6E">
          <w:t>a</w:t>
        </w:r>
      </w:ins>
      <w:ins w:id="898" w:author="Won Do Lee" w:date="2023-01-19T23:22:00Z">
        <w:r w:rsidR="001E7E1F" w:rsidRPr="00005E6E">
          <w:t>racteristics</w:t>
        </w:r>
      </w:ins>
      <w:r w:rsidR="00C622D5" w:rsidRPr="00005E6E">
        <w:t xml:space="preserve"> </w:t>
      </w:r>
      <w:r w:rsidR="00B03CE9" w:rsidRPr="00005E6E">
        <w:t xml:space="preserve">might be irrelevant to explain </w:t>
      </w:r>
      <w:del w:id="899" w:author="Won Do Lee" w:date="2023-01-19T23:23:00Z">
        <w:r w:rsidR="00B03CE9" w:rsidRPr="00005E6E" w:rsidDel="001E7E1F">
          <w:delText xml:space="preserve">and </w:delText>
        </w:r>
        <w:r w:rsidR="00E64906" w:rsidRPr="00005E6E" w:rsidDel="001E7E1F">
          <w:delText xml:space="preserve">interpret </w:delText>
        </w:r>
      </w:del>
      <w:ins w:id="900" w:author="Won Do Lee" w:date="2023-01-19T23:23:00Z">
        <w:r w:rsidR="001E7E1F" w:rsidRPr="00005E6E">
          <w:t xml:space="preserve">that interpreting </w:t>
        </w:r>
      </w:ins>
      <w:del w:id="901" w:author="Won Do Lee" w:date="2023-01-19T23:23:00Z">
        <w:r w:rsidR="00B03CE9" w:rsidRPr="00005E6E" w:rsidDel="001E7E1F">
          <w:delText xml:space="preserve">the patterns </w:delText>
        </w:r>
        <w:r w:rsidR="00EB04A4" w:rsidRPr="00005E6E" w:rsidDel="001E7E1F">
          <w:delText xml:space="preserve">of </w:delText>
        </w:r>
      </w:del>
      <w:del w:id="902" w:author="Won Do Lee" w:date="2023-01-13T00:12:00Z">
        <w:r w:rsidR="00EB04A4" w:rsidRPr="00005E6E" w:rsidDel="006A48DE">
          <w:delText xml:space="preserve">evolution of mobility </w:delText>
        </w:r>
        <w:r w:rsidR="00620B16" w:rsidRPr="00005E6E" w:rsidDel="006A48DE">
          <w:delText>level</w:delText>
        </w:r>
        <w:r w:rsidR="00EB04A4" w:rsidRPr="00005E6E" w:rsidDel="006A48DE">
          <w:delText>s</w:delText>
        </w:r>
      </w:del>
      <w:ins w:id="903" w:author="Won Do Lee" w:date="2023-01-13T00:12:00Z">
        <w:r w:rsidR="006A48DE" w:rsidRPr="00005E6E">
          <w:t xml:space="preserve">trajectories of mobility </w:t>
        </w:r>
      </w:ins>
      <w:ins w:id="904" w:author="Won Do Lee" w:date="2023-01-17T22:39:00Z">
        <w:r w:rsidR="00142FBF" w:rsidRPr="00005E6E">
          <w:t>over time</w:t>
        </w:r>
      </w:ins>
      <w:r w:rsidR="00C622D5" w:rsidRPr="00005E6E">
        <w:t xml:space="preserve">. It </w:t>
      </w:r>
      <w:r w:rsidR="004E5EA0" w:rsidRPr="00005E6E">
        <w:t xml:space="preserve">also </w:t>
      </w:r>
      <w:r w:rsidR="004F6656" w:rsidRPr="00005E6E">
        <w:t>outperformed to</w:t>
      </w:r>
      <w:r w:rsidR="00C622D5" w:rsidRPr="00005E6E">
        <w:t xml:space="preserve"> </w:t>
      </w:r>
      <w:r w:rsidR="004E5EA0" w:rsidRPr="00005E6E">
        <w:t>eliminate</w:t>
      </w:r>
      <w:r w:rsidR="00EB04A4" w:rsidRPr="00005E6E">
        <w:t xml:space="preserve"> </w:t>
      </w:r>
      <w:r w:rsidR="00356E89" w:rsidRPr="00005E6E">
        <w:t xml:space="preserve">the </w:t>
      </w:r>
      <w:r w:rsidR="001F752D" w:rsidRPr="00005E6E">
        <w:t>redundant collinear feature</w:t>
      </w:r>
      <w:r w:rsidR="00356E89" w:rsidRPr="00005E6E">
        <w:t xml:space="preserve">s to avoid multicollinearity </w:t>
      </w:r>
      <w:r w:rsidR="001F752D" w:rsidRPr="00005E6E">
        <w:fldChar w:fldCharType="begin" w:fldLock="1"/>
      </w:r>
      <w:r w:rsidR="001F752D" w:rsidRPr="00005E6E">
        <w:instrText>ADDIN CSL_CITATION {"citationItems":[{"id":"ITEM-1","itemData":{"DOI":"10.1038/s41467-020-18684-2","ISSN":"2041-1723","PMID":"33024092","abstract":"Soaring cases of coronavirus disease (COVID-19) are pummeling the global health system. Overwhelmed health facilities have endeavored to mitigate the pandemic, but mortality of COVID-19 continues to increase. Here, we present a mortality risk prediction model for COVID-19 (MRPMC) that uses patients’ clinical data on admission to stratify patients by mortality risk, which enables prediction of physiological deterioration and death up to 20 days in advance. This ensemble model is built using four machine learning methods including Logistic Regression, Support Vector Machine, Gradient Boosted Decision Tree, and Neural Network. We validate MRPMC in an internal validation cohort and two external validation cohorts, where it achieves an AUC of 0.9621 (95% CI: 0.9464–0.9778), 0.9760 (0.9613–0.9906), and 0.9246 (0.8763–0.9729), respectively. This model enables expeditious and accurate mortality risk stratification of patients with COVID-19, and potentially facilitates more responsive health systems that are conducive to high risk COVID-19 patients.","author":[{"dropping-particle":"","family":"Gao","given":"Yue","non-dropping-particle":"","parse-names":false,"suffix":""},{"dropping-particle":"","family":"Cai","given":"Guang-Yao","non-dropping-particle":"","parse-names":false,"suffix":""},{"dropping-particle":"","family":"Fang","given":"Wei","non-dropping-particle":"","parse-names":false,"suffix":""},{"dropping-particle":"","family":"Li","given":"Hua-Yi","non-dropping-particle":"","parse-names":false,"suffix":""},{"dropping-particle":"","family":"Wang","given":"Si-Yuan","non-dropping-particle":"","parse-names":false,"suffix":""},{"dropping-particle":"","family":"Chen","given":"Lingxi","non-dropping-particle":"","parse-names":false,"suffix":""},{"dropping-particle":"","family":"Yu","given":"Yang","non-dropping-particle":"","parse-names":false,"suffix":""},{"dropping-particle":"","family":"Liu","given":"Dan","non-dropping-particle":"","parse-names":false,"suffix":""},{"dropping-particle":"","family":"Xu","given":"Sen","non-dropping-particle":"","parse-names":false,"suffix":""},{"dropping-particle":"","family":"Cui","given":"Peng-Fei","non-dropping-particle":"","parse-names":false,"suffix":""},{"dropping-particle":"","family":"Zeng","given":"Shao-Qing","non-dropping-particle":"","parse-names":false,"suffix":""},{"dropping-particle":"","family":"Feng","given":"Xin-Xia","non-dropping-particle":"","parse-names":false,"suffix":""},{"dropping-particle":"","family":"Yu","given":"Rui-Di","non-dropping-particle":"","parse-names":false,"suffix":""},{"dropping-particle":"","family":"Wang","given":"Ya","non-dropping-particle":"","parse-names":false,"suffix":""},{"dropping-particle":"","family":"Yuan","given":"Yuan","non-dropping-particle":"","parse-names":false,"suffix":""},{"dropping-particle":"","family":"Jiao","given":"Xiao-Fei","non-dropping-particle":"","parse-names":false,"suffix":""},{"dropping-particle":"","family":"Chi","given":"Jian-Hua","non-dropping-particle":"","parse-names":false,"suffix":""},{"dropping-particle":"","family":"Liu","given":"Jia-Hao","non-dropping-particle":"","parse-names":false,"suffix":""},{"dropping-particle":"","family":"Li","given":"Ru-Yuan","non-dropping-particle":"","parse-names":false,"suffix":""},{"dropping-particle":"","family":"Zheng","given":"Xu","non-dropping-particle":"","parse-names":false,"suffix":""},{"dropping-particle":"","family":"Song","given":"Chun-Yan","non-dropping-particle":"","parse-names":false,"suffix":""},{"dropping-particle":"","family":"Jin","given":"Ning","non-dropping-particle":"","parse-names":false,"suffix":""},{"dropping-particle":"","family":"Gong","given":"Wen-Jian","non-dropping-particle":"","parse-names":false,"suffix":""},{"dropping-particle":"","family":"Liu","given":"Xing-Yu","non-dropping-particle":"","parse-names":false,"suffix":""},{"dropping-particle":"","family":"Huang","given":"Lei","non-dropping-particle":"","parse-names":false,"suffix":""},{"dropping-particle":"","family":"Tian","given":"Xun","non-dropping-particle":"","parse-names":false,"suffix":""},{"dropping-particle":"","family":"Li","given":"Lin","non-dropping-particle":"","parse-names":false,"suffix":""},{"dropping-particle":"","family":"Xing","given":"Hui","non-dropping-particle":"","parse-names":false,"suffix":""},{"dropping-particle":"","family":"Ma","given":"Ding","non-dropping-particle":"","parse-names":false,"suffix":""},{"dropping-particle":"","family":"Li","given":"Chun-Rui","non-dropping-particle":"","parse-names":false,"suffix":""},{"dropping-particle":"","family":"Ye","given":"Fei","non-dropping-particle":"","parse-names":false,"suffix":""},{"dropping-particle":"","family":"Gao","given":"Qing-Lei","non-dropping-particle":"","parse-names":false,"suffix":""}],"container-title":"Nature Communications","id":"ITEM-1","issue":"1","issued":{"date-parts":[["2020","12","6"]]},"page":"5033","publisher":"Springer US","title":"Machine learning based early warning system enables accurate mortality risk prediction for COVID-19","type":"article-journal","volume":"11"},"uris":["http://www.mendeley.com/documents/?uuid=6839cde8-46b4-4bde-8200-919ffa4db29c"]}],"mendeley":{"formattedCitation":"(Gao et al., 2020)","plainTextFormattedCitation":"(Gao et al., 2020)","previouslyFormattedCitation":"(Gao et al., 2020)"},"properties":{"noteIndex":0},"schema":"https://github.com/citation-style-language/schema/raw/master/csl-citation.json"}</w:instrText>
      </w:r>
      <w:r w:rsidR="001F752D" w:rsidRPr="00005E6E">
        <w:fldChar w:fldCharType="separate"/>
      </w:r>
      <w:r w:rsidR="001F752D" w:rsidRPr="00005E6E">
        <w:t>(Gao et al., 2020)</w:t>
      </w:r>
      <w:r w:rsidR="001F752D" w:rsidRPr="00005E6E">
        <w:fldChar w:fldCharType="end"/>
      </w:r>
      <w:r w:rsidR="00356E89" w:rsidRPr="00005E6E">
        <w:t xml:space="preserve">. </w:t>
      </w:r>
      <w:r w:rsidR="00EB04A4" w:rsidRPr="00005E6E">
        <w:t xml:space="preserve">In MLR LASSO, </w:t>
      </w:r>
      <w:r w:rsidR="00DB1024" w:rsidRPr="00005E6E">
        <w:t xml:space="preserve">estimated coefficients </w:t>
      </w:r>
      <w:r w:rsidR="006A17C1" w:rsidRPr="00005E6E">
        <w:t>yield</w:t>
      </w:r>
      <w:r w:rsidR="00EF75DF" w:rsidRPr="00005E6E">
        <w:t>ed</w:t>
      </w:r>
      <w:r w:rsidR="000E24B0" w:rsidRPr="00005E6E">
        <w:t xml:space="preserve"> </w:t>
      </w:r>
      <w:r w:rsidR="00DB1024" w:rsidRPr="00005E6E">
        <w:t xml:space="preserve">the penalised coefficients </w:t>
      </w:r>
      <w:r w:rsidR="00773833" w:rsidRPr="00005E6E">
        <w:t>for</w:t>
      </w:r>
      <w:r w:rsidR="00DB1024" w:rsidRPr="00005E6E">
        <w:t xml:space="preserve"> the standardised variables</w:t>
      </w:r>
      <w:del w:id="905" w:author="Won Do Lee" w:date="2023-01-19T23:23:00Z">
        <w:r w:rsidR="000E24B0" w:rsidRPr="00005E6E" w:rsidDel="001E7E1F">
          <w:delText xml:space="preserve">, </w:delText>
        </w:r>
        <w:r w:rsidR="00E154AB" w:rsidRPr="00005E6E" w:rsidDel="001E7E1F">
          <w:delText>a</w:delText>
        </w:r>
      </w:del>
      <w:ins w:id="906" w:author="Won Do Lee" w:date="2023-01-19T23:23:00Z">
        <w:r w:rsidR="001E7E1F" w:rsidRPr="00005E6E">
          <w:t>. A</w:t>
        </w:r>
      </w:ins>
      <w:r w:rsidR="00E154AB" w:rsidRPr="00005E6E">
        <w:t xml:space="preserve"> positive or negative </w:t>
      </w:r>
      <w:r w:rsidR="000E24B0" w:rsidRPr="00005E6E">
        <w:t xml:space="preserve">sign </w:t>
      </w:r>
      <w:r w:rsidR="00E154AB" w:rsidRPr="00005E6E">
        <w:t>is indicated</w:t>
      </w:r>
      <w:r w:rsidR="000E24B0" w:rsidRPr="00005E6E">
        <w:t xml:space="preserve"> </w:t>
      </w:r>
      <w:r w:rsidR="004559A5" w:rsidRPr="00005E6E">
        <w:t>as</w:t>
      </w:r>
      <w:r w:rsidR="000E24B0" w:rsidRPr="00005E6E">
        <w:t xml:space="preserve"> the direction of the relationship. </w:t>
      </w:r>
      <w:r w:rsidR="00EB04A4" w:rsidRPr="00005E6E">
        <w:t>MLR LASSO</w:t>
      </w:r>
      <w:r w:rsidR="000E24B0" w:rsidRPr="00005E6E">
        <w:t xml:space="preserve"> has no built-in model for ranking </w:t>
      </w:r>
      <w:r w:rsidR="005874DE" w:rsidRPr="00005E6E">
        <w:t xml:space="preserve">the </w:t>
      </w:r>
      <w:r w:rsidR="000E24B0" w:rsidRPr="00005E6E">
        <w:t>model predictors</w:t>
      </w:r>
      <w:r w:rsidR="004330F9" w:rsidRPr="00005E6E">
        <w:t xml:space="preserve"> </w:t>
      </w:r>
      <w:r w:rsidR="004330F9" w:rsidRPr="00005E6E">
        <w:fldChar w:fldCharType="begin" w:fldLock="1"/>
      </w:r>
      <w:r w:rsidR="004330F9" w:rsidRPr="00005E6E">
        <w:instrText>ADDIN CSL_CITATION {"citationItems":[{"id":"ITEM-1","itemData":{"DOI":"10.1371/journal.pone.0205639","ISBN":"1111111111","ISSN":"1932-6203","PMID":"30339669","abstract":"It is not fully clear which measurable factors can reliably predict chronic stroke patients' recovery of motor ability. In this analysis, we investigate the impact of patient demographic characteristics, movement features, and a three-week upper-extremity intervention on the post-treatment change in two widely used clinical outcomes-the Upper Extremity portion of the Fugl-Meyer and the Wolf Motor Function Test. Models based on LASSO, which in validation tests account for 65% and 86% of the variability in Fugl-Meyer and Wolf, respectively, were used to identify the set of salient demographic and movement features. We found that age, affected limb, and several measures describing the patient's ability to efficiently direct motions with a single burst of speed were the most consequential in predicting clinical recovery. On the other hand, the upper-extremity intervention was not a significant predictor of recovery. Beyond a simple prognostic tool, these results suggest that focusing therapy on the more important features is likely to improve recovery. Such validation-intensive methods are a novel approach to determining the relative importance of patient-specific metrics and may help guide the design of customized therapy.","author":[{"dropping-particle":"","family":"Abdel Majeed","given":"Yazan","non-dropping-particle":"","parse-names":false,"suffix":""},{"dropping-particle":"","family":"Awadalla","given":"Saria S.","non-dropping-particle":"","parse-names":false,"suffix":""},{"dropping-particle":"","family":"Patton","given":"James L.","non-dropping-particle":"","parse-names":false,"suffix":""}],"container-title":"PLOS ONE","editor":[{"dropping-particle":"","family":"Jan","given":"Yih-Kuen","non-dropping-particle":"","parse-names":false,"suffix":""}],"id":"ITEM-1","issue":"10","issued":{"date-parts":[["2018","10","19"]]},"page":"e0205639","title":"Regression techniques employing feature selection to predict clinical outcomes in stroke","type":"article-journal","volume":"13"},"uris":["http://www.mendeley.com/documents/?uuid=0a0c4516-1436-4229-9467-db38c3b02372"]}],"mendeley":{"formattedCitation":"(Abdel Majeed et al., 2018)","plainTextFormattedCitation":"(Abdel Majeed et al., 2018)","previouslyFormattedCitation":"(Abdel Majeed et al., 2018)"},"properties":{"noteIndex":0},"schema":"https://github.com/citation-style-language/schema/raw/master/csl-citation.json"}</w:instrText>
      </w:r>
      <w:r w:rsidR="004330F9" w:rsidRPr="00005E6E">
        <w:fldChar w:fldCharType="separate"/>
      </w:r>
      <w:r w:rsidR="004330F9" w:rsidRPr="00005E6E">
        <w:t>(Abdel Majeed et al., 2018)</w:t>
      </w:r>
      <w:r w:rsidR="004330F9" w:rsidRPr="00005E6E">
        <w:fldChar w:fldCharType="end"/>
      </w:r>
      <w:r w:rsidR="00DB1024" w:rsidRPr="00005E6E">
        <w:t>.</w:t>
      </w:r>
      <w:r w:rsidR="00E927A1" w:rsidRPr="00005E6E">
        <w:t xml:space="preserve"> </w:t>
      </w:r>
      <w:del w:id="907" w:author="Won Do Lee [2]" w:date="2023-07-13T10:05:00Z">
        <w:r w:rsidR="00E927A1" w:rsidRPr="00005E6E" w:rsidDel="00615E71">
          <w:delText xml:space="preserve">Thus, </w:delText>
        </w:r>
        <w:r w:rsidR="007A3AE2" w:rsidRPr="00005E6E" w:rsidDel="00615E71">
          <w:delText xml:space="preserve">the </w:delText>
        </w:r>
        <w:r w:rsidR="000E24B0" w:rsidRPr="00005E6E" w:rsidDel="00615E71">
          <w:delText xml:space="preserve">relative </w:delText>
        </w:r>
        <w:r w:rsidR="007E53A8" w:rsidRPr="00005E6E" w:rsidDel="00615E71">
          <w:delText>feature importance</w:delText>
        </w:r>
        <w:r w:rsidR="000E24B0" w:rsidRPr="00005E6E" w:rsidDel="00615E71">
          <w:delText xml:space="preserve"> </w:delText>
        </w:r>
        <w:r w:rsidR="005874DE" w:rsidRPr="00005E6E" w:rsidDel="00615E71">
          <w:delText xml:space="preserve">(RF) </w:delText>
        </w:r>
        <w:r w:rsidR="00F809AE" w:rsidRPr="00005E6E" w:rsidDel="00615E71">
          <w:delText>can be used</w:delText>
        </w:r>
        <w:r w:rsidR="00DB1024" w:rsidRPr="00005E6E" w:rsidDel="00615E71">
          <w:delText xml:space="preserve"> </w:delText>
        </w:r>
        <w:r w:rsidR="000E24B0" w:rsidRPr="00005E6E" w:rsidDel="00615E71">
          <w:delText xml:space="preserve">to </w:delText>
        </w:r>
        <w:r w:rsidR="00E927A1" w:rsidRPr="00005E6E" w:rsidDel="00615E71">
          <w:delText xml:space="preserve">rank the importance of </w:delText>
        </w:r>
        <w:r w:rsidR="00E154AB" w:rsidRPr="00005E6E" w:rsidDel="00615E71">
          <w:delText xml:space="preserve">selected </w:delText>
        </w:r>
        <w:r w:rsidR="00EF75DF" w:rsidRPr="00005E6E" w:rsidDel="00615E71">
          <w:delText xml:space="preserve">features </w:delText>
        </w:r>
        <w:r w:rsidR="00D379ED" w:rsidRPr="00005E6E" w:rsidDel="00615E71">
          <w:delText>according to</w:delText>
        </w:r>
        <w:r w:rsidR="00E927A1" w:rsidRPr="00005E6E" w:rsidDel="00615E71">
          <w:delText xml:space="preserve"> their magnitude of </w:delText>
        </w:r>
        <w:r w:rsidR="00EF75DF" w:rsidRPr="00005E6E" w:rsidDel="00615E71">
          <w:delText xml:space="preserve">MLR LASSO </w:delText>
        </w:r>
        <w:r w:rsidR="00E927A1" w:rsidRPr="00005E6E" w:rsidDel="00615E71">
          <w:delText>resulting coefficients</w:delText>
        </w:r>
        <w:r w:rsidR="007A3AE2" w:rsidRPr="00005E6E" w:rsidDel="00615E71">
          <w:delText>, and it</w:delText>
        </w:r>
        <w:r w:rsidR="000E24B0" w:rsidRPr="00005E6E" w:rsidDel="00615E71">
          <w:delText xml:space="preserve"> gave each feature a rank from 0 to 1</w:delText>
        </w:r>
        <w:r w:rsidR="00EF75DF" w:rsidRPr="00005E6E" w:rsidDel="00615E71">
          <w:delText xml:space="preserve"> to estimate </w:delText>
        </w:r>
        <w:r w:rsidR="00E866CD" w:rsidRPr="00005E6E" w:rsidDel="00615E71">
          <w:delText xml:space="preserve">using </w:delText>
        </w:r>
        <w:r w:rsidR="00E866CD" w:rsidRPr="00005E6E" w:rsidDel="00615E71">
          <w:rPr>
            <w:i/>
            <w:iCs/>
          </w:rPr>
          <w:delText xml:space="preserve">caret </w:delText>
        </w:r>
        <w:r w:rsidR="00E866CD" w:rsidRPr="00005E6E" w:rsidDel="00615E71">
          <w:delText xml:space="preserve">package for R </w:delText>
        </w:r>
        <w:r w:rsidR="00E866CD" w:rsidRPr="00005E6E" w:rsidDel="00615E71">
          <w:fldChar w:fldCharType="begin" w:fldLock="1"/>
        </w:r>
        <w:r w:rsidR="00E866CD" w:rsidRPr="00005E6E" w:rsidDel="00615E71">
          <w:delInstrText>ADDIN CSL_CITATION {"citationItems":[{"id":"ITEM-1","itemData":{"DOI":"10.18637/jss.v028.i05","ISSN":"1548-7660","author":[{"dropping-particle":"","family":"Kuhn","given":"Max","non-dropping-particle":"","parse-names":false,"suffix":""}],"container-title":"Journal of Statistical Software","id":"ITEM-1","issue":"5","issued":{"date-parts":[["2008"]]},"title":"Building Predictive Models in R Using the caret Package","type":"article-journal","volume":"28"},"uris":["http://www.mendeley.com/documents/?uuid=caabe3b7-2172-49f7-b073-8894a51046d6"]}],"mendeley":{"formattedCitation":"(Kuhn, 2008)","plainTextFormattedCitation":"(Kuhn, 2008)","previouslyFormattedCitation":"(Kuhn, 2008)"},"properties":{"noteIndex":0},"schema":"https://github.com/citation-style-language/schema/raw/master/csl-citation.json"}</w:delInstrText>
        </w:r>
        <w:r w:rsidR="00E866CD" w:rsidRPr="00005E6E" w:rsidDel="00615E71">
          <w:fldChar w:fldCharType="separate"/>
        </w:r>
        <w:r w:rsidR="00E866CD" w:rsidRPr="00005E6E" w:rsidDel="00615E71">
          <w:delText>(Kuhn, 2008)</w:delText>
        </w:r>
        <w:r w:rsidR="00E866CD" w:rsidRPr="00005E6E" w:rsidDel="00615E71">
          <w:fldChar w:fldCharType="end"/>
        </w:r>
        <w:r w:rsidR="00E866CD" w:rsidRPr="00005E6E" w:rsidDel="00615E71">
          <w:delText>.</w:delText>
        </w:r>
      </w:del>
    </w:p>
    <w:p w14:paraId="537852DF" w14:textId="77777777" w:rsidR="00846381" w:rsidRDefault="000E24B0" w:rsidP="000F3486">
      <w:pPr>
        <w:spacing w:after="240"/>
        <w:rPr>
          <w:ins w:id="908" w:author="Won Do Lee [2]" w:date="2023-07-13T13:10:00Z"/>
        </w:rPr>
      </w:pPr>
      <w:r w:rsidRPr="00005E6E">
        <w:t xml:space="preserve">The model estimation results </w:t>
      </w:r>
      <w:r w:rsidR="005426E3" w:rsidRPr="00005E6E">
        <w:t>provided</w:t>
      </w:r>
      <w:r w:rsidRPr="00005E6E">
        <w:t xml:space="preserve"> </w:t>
      </w:r>
      <w:r w:rsidR="005426E3" w:rsidRPr="00005E6E">
        <w:t xml:space="preserve">the </w:t>
      </w:r>
      <w:r w:rsidR="00E866CD" w:rsidRPr="00005E6E">
        <w:t xml:space="preserve">estimated </w:t>
      </w:r>
      <w:r w:rsidRPr="00005E6E">
        <w:t xml:space="preserve">coefficients </w:t>
      </w:r>
      <w:r w:rsidR="005426E3" w:rsidRPr="00005E6E">
        <w:t xml:space="preserve">for </w:t>
      </w:r>
      <w:r w:rsidR="00F6511D" w:rsidRPr="00005E6E">
        <w:t xml:space="preserve">selected </w:t>
      </w:r>
      <w:r w:rsidR="00E866CD" w:rsidRPr="00005E6E">
        <w:t>factors</w:t>
      </w:r>
      <w:r w:rsidRPr="00005E6E">
        <w:t xml:space="preserve"> </w:t>
      </w:r>
      <w:r w:rsidR="009A6F11" w:rsidRPr="00005E6E">
        <w:t xml:space="preserve">between </w:t>
      </w:r>
      <w:r w:rsidRPr="00005E6E">
        <w:t>clusters</w:t>
      </w:r>
      <w:r w:rsidR="00E41A5C" w:rsidRPr="00005E6E">
        <w:t xml:space="preserve">. </w:t>
      </w:r>
      <w:r w:rsidR="00356E89" w:rsidRPr="00005E6E">
        <w:t>All explanatory variables were normalised to the range of [0,1]</w:t>
      </w:r>
      <w:r w:rsidR="0049173E" w:rsidRPr="00005E6E">
        <w:t xml:space="preserve"> </w:t>
      </w:r>
      <w:r w:rsidR="00FC79A3" w:rsidRPr="00005E6E">
        <w:t>prior to model fitting</w:t>
      </w:r>
      <w:r w:rsidR="00356E89" w:rsidRPr="00005E6E">
        <w:t>.</w:t>
      </w:r>
      <w:r w:rsidRPr="00005E6E">
        <w:t xml:space="preserve"> The best </w:t>
      </w:r>
      <m:oMath>
        <m:r>
          <w:rPr>
            <w:rFonts w:ascii="Cambria Math" w:hAnsi="Cambria Math"/>
          </w:rPr>
          <m:t>λ</m:t>
        </m:r>
      </m:oMath>
      <w:r w:rsidRPr="00005E6E">
        <w:t>, penalty parameter, was selected by 10-fold cross</w:t>
      </w:r>
      <w:r w:rsidR="005210A2" w:rsidRPr="00005E6E">
        <w:t>-</w:t>
      </w:r>
      <w:r w:rsidRPr="00005E6E">
        <w:t xml:space="preserve">validation (CV). </w:t>
      </w:r>
      <w:r w:rsidR="00C27CF3" w:rsidRPr="00005E6E">
        <w:t xml:space="preserve">Seventeen </w:t>
      </w:r>
      <w:r w:rsidR="00356E89" w:rsidRPr="00005E6E">
        <w:t>factors</w:t>
      </w:r>
      <w:r w:rsidR="005210A2" w:rsidRPr="00005E6E">
        <w:t xml:space="preserve"> </w:t>
      </w:r>
      <w:del w:id="909" w:author="Won Do Lee" w:date="2023-01-19T23:23:00Z">
        <w:r w:rsidR="005210A2" w:rsidRPr="00005E6E" w:rsidDel="001E7E1F">
          <w:delText>were</w:delText>
        </w:r>
        <w:r w:rsidR="001F752D" w:rsidRPr="00005E6E" w:rsidDel="001E7E1F">
          <w:delText xml:space="preserve"> remaining</w:delText>
        </w:r>
      </w:del>
      <w:ins w:id="910" w:author="Won Do Lee" w:date="2023-01-19T23:23:00Z">
        <w:r w:rsidR="001E7E1F" w:rsidRPr="00005E6E">
          <w:t>remain</w:t>
        </w:r>
      </w:ins>
      <w:r w:rsidR="001F752D" w:rsidRPr="00005E6E">
        <w:t xml:space="preserve"> </w:t>
      </w:r>
      <w:r w:rsidR="009F2770" w:rsidRPr="00005E6E">
        <w:t>through</w:t>
      </w:r>
      <w:r w:rsidR="001F752D" w:rsidRPr="00005E6E">
        <w:t xml:space="preserve"> the embedded feature selection</w:t>
      </w:r>
      <w:r w:rsidR="00DB1024" w:rsidRPr="00005E6E">
        <w:t xml:space="preserve"> process in MLR LASSO.</w:t>
      </w:r>
      <w:ins w:id="911" w:author="Won Do Lee [2]" w:date="2023-07-13T11:13:00Z">
        <w:r w:rsidR="00FC043C">
          <w:t xml:space="preserve"> </w:t>
        </w:r>
      </w:ins>
    </w:p>
    <w:p w14:paraId="2CE89090" w14:textId="753BF5A9" w:rsidR="0060470A" w:rsidRPr="00005E6E" w:rsidRDefault="00FD4AD7" w:rsidP="000F3486">
      <w:pPr>
        <w:spacing w:after="240"/>
      </w:pPr>
      <w:ins w:id="912" w:author="Won Do Lee [2]" w:date="2023-07-13T11:38:00Z">
        <w:r>
          <w:t>In overview</w:t>
        </w:r>
      </w:ins>
      <w:ins w:id="913" w:author="Won Do Lee [2]" w:date="2023-07-13T11:23:00Z">
        <w:r w:rsidR="00AE62D5">
          <w:t>, u</w:t>
        </w:r>
      </w:ins>
      <w:ins w:id="914" w:author="Won Do Lee [2]" w:date="2023-07-13T11:13:00Z">
        <w:r w:rsidR="00FC043C">
          <w:t xml:space="preserve">sual </w:t>
        </w:r>
      </w:ins>
      <w:del w:id="915" w:author="Won Do Lee [2]" w:date="2023-07-13T11:13:00Z">
        <w:r w:rsidR="00DB1024" w:rsidRPr="00005E6E" w:rsidDel="00FC043C">
          <w:delText xml:space="preserve"> </w:delText>
        </w:r>
      </w:del>
      <w:ins w:id="916" w:author="Won Do Lee [2]" w:date="2023-07-13T11:13:00Z">
        <w:r w:rsidR="00FC043C">
          <w:t>residency shows the most effective variable for the classification</w:t>
        </w:r>
      </w:ins>
      <w:ins w:id="917" w:author="Won Do Lee [2]" w:date="2023-07-13T11:26:00Z">
        <w:r w:rsidR="00AE62D5">
          <w:t xml:space="preserve">, </w:t>
        </w:r>
        <w:r w:rsidR="00AE62D5">
          <w:t>followed by share of self-employed workers, car availability, and income levels</w:t>
        </w:r>
      </w:ins>
      <w:ins w:id="918" w:author="Won Do Lee [2]" w:date="2023-07-13T11:27:00Z">
        <w:r w:rsidR="00AE62D5">
          <w:t xml:space="preserve"> </w:t>
        </w:r>
        <w:r w:rsidR="00AE62D5">
          <w:t>that</w:t>
        </w:r>
        <w:r w:rsidR="00AE62D5" w:rsidRPr="00005E6E">
          <w:t xml:space="preserve"> estimated coefficients varied between clusters (see </w:t>
        </w:r>
      </w:ins>
      <w:ins w:id="919" w:author="Won Do Lee [2]" w:date="2023-07-13T13:10:00Z">
        <w:r w:rsidR="00270360">
          <w:fldChar w:fldCharType="begin"/>
        </w:r>
        <w:r w:rsidR="00270360">
          <w:instrText xml:space="preserve"> REF _Ref81242261 \h </w:instrText>
        </w:r>
      </w:ins>
      <w:r w:rsidR="00270360">
        <w:fldChar w:fldCharType="separate"/>
      </w:r>
      <w:ins w:id="920" w:author="Won Do Lee [2]" w:date="2023-07-13T13:10:00Z">
        <w:r w:rsidR="00270360" w:rsidRPr="00005E6E">
          <w:t xml:space="preserve">Figure </w:t>
        </w:r>
        <w:r w:rsidR="00270360">
          <w:rPr>
            <w:noProof/>
          </w:rPr>
          <w:t>6</w:t>
        </w:r>
        <w:r w:rsidR="00270360">
          <w:fldChar w:fldCharType="end"/>
        </w:r>
      </w:ins>
      <w:ins w:id="921" w:author="Won Do Lee [2]" w:date="2023-07-13T11:27:00Z">
        <w:r w:rsidR="00AE62D5" w:rsidRPr="00005E6E">
          <w:t>)</w:t>
        </w:r>
      </w:ins>
      <w:ins w:id="922" w:author="Won Do Lee [2]" w:date="2023-07-13T11:21:00Z">
        <w:r w:rsidR="00FC043C">
          <w:t>.</w:t>
        </w:r>
      </w:ins>
      <w:ins w:id="923" w:author="Won Do Lee [2]" w:date="2023-07-13T11:38:00Z">
        <w:r>
          <w:t xml:space="preserve"> </w:t>
        </w:r>
      </w:ins>
      <w:ins w:id="924" w:author="Won Do Lee [2]" w:date="2023-07-13T11:40:00Z">
        <w:r w:rsidR="00D51C46">
          <w:t xml:space="preserve">It reflects </w:t>
        </w:r>
      </w:ins>
      <w:ins w:id="925" w:author="Won Do Lee [2]" w:date="2023-07-13T13:13:00Z">
        <w:r w:rsidR="00C27263">
          <w:t>characteristics</w:t>
        </w:r>
      </w:ins>
      <w:ins w:id="926" w:author="Won Do Lee [2]" w:date="2023-07-13T13:12:00Z">
        <w:r w:rsidR="00C27263">
          <w:t xml:space="preserve"> </w:t>
        </w:r>
      </w:ins>
      <w:ins w:id="927" w:author="Won Do Lee [2]" w:date="2023-07-13T11:41:00Z">
        <w:r w:rsidR="00D51C46">
          <w:t xml:space="preserve">of </w:t>
        </w:r>
      </w:ins>
      <w:ins w:id="928" w:author="Won Do Lee [2]" w:date="2023-07-13T13:13:00Z">
        <w:r w:rsidR="00C27263">
          <w:t xml:space="preserve">each </w:t>
        </w:r>
      </w:ins>
      <w:ins w:id="929" w:author="Won Do Lee [2]" w:date="2023-07-13T13:11:00Z">
        <w:r w:rsidR="00002BFA">
          <w:t>region</w:t>
        </w:r>
      </w:ins>
      <w:ins w:id="930" w:author="Won Do Lee [2]" w:date="2023-07-13T13:13:00Z">
        <w:r w:rsidR="00C27263">
          <w:t xml:space="preserve"> in</w:t>
        </w:r>
      </w:ins>
      <w:ins w:id="931" w:author="Won Do Lee [2]" w:date="2023-07-13T11:41:00Z">
        <w:r w:rsidR="00D51C46">
          <w:t xml:space="preserve"> England that </w:t>
        </w:r>
      </w:ins>
      <w:ins w:id="932" w:author="Won Do Lee [2]" w:date="2023-07-13T11:27:00Z">
        <w:r w:rsidR="00AE62D5">
          <w:t>p</w:t>
        </w:r>
      </w:ins>
      <w:ins w:id="933" w:author="Won Do Lee [2]" w:date="2023-07-13T11:16:00Z">
        <w:r w:rsidR="00FC043C">
          <w:t>eople living in London</w:t>
        </w:r>
      </w:ins>
      <w:ins w:id="934" w:author="Won Do Lee [2]" w:date="2023-07-13T11:18:00Z">
        <w:r w:rsidR="00FC043C">
          <w:t xml:space="preserve"> </w:t>
        </w:r>
      </w:ins>
      <w:ins w:id="935" w:author="Won Do Lee [2]" w:date="2023-07-13T11:22:00Z">
        <w:r w:rsidR="00FC043C">
          <w:t>were</w:t>
        </w:r>
      </w:ins>
      <w:ins w:id="936" w:author="Won Do Lee [2]" w:date="2023-07-13T11:18:00Z">
        <w:r w:rsidR="00FC043C">
          <w:t xml:space="preserve"> more likely to </w:t>
        </w:r>
      </w:ins>
      <w:ins w:id="937" w:author="Won Do Lee [2]" w:date="2023-07-13T11:21:00Z">
        <w:r w:rsidR="00FC043C">
          <w:t>experience</w:t>
        </w:r>
      </w:ins>
      <w:ins w:id="938" w:author="Won Do Lee [2]" w:date="2023-07-13T12:52:00Z">
        <w:r w:rsidR="00D26A45">
          <w:t xml:space="preserve"> </w:t>
        </w:r>
      </w:ins>
      <w:ins w:id="939" w:author="Won Do Lee [2]" w:date="2023-07-13T12:53:00Z">
        <w:r w:rsidR="00D26A45">
          <w:t>a</w:t>
        </w:r>
      </w:ins>
      <w:ins w:id="940" w:author="Won Do Lee [2]" w:date="2023-07-13T13:11:00Z">
        <w:r w:rsidR="00002BFA">
          <w:t>n</w:t>
        </w:r>
      </w:ins>
      <w:ins w:id="941" w:author="Won Do Lee [2]" w:date="2023-07-13T12:55:00Z">
        <w:r w:rsidR="00D26A45">
          <w:t xml:space="preserve"> extensive</w:t>
        </w:r>
      </w:ins>
      <w:ins w:id="942" w:author="Won Do Lee [2]" w:date="2023-07-13T12:52:00Z">
        <w:r w:rsidR="00D26A45">
          <w:t xml:space="preserve"> </w:t>
        </w:r>
      </w:ins>
      <w:ins w:id="943" w:author="Won Do Lee [2]" w:date="2023-07-13T11:19:00Z">
        <w:r w:rsidR="00FC043C">
          <w:t xml:space="preserve">reduction </w:t>
        </w:r>
      </w:ins>
      <w:ins w:id="944" w:author="Won Do Lee [2]" w:date="2023-07-13T11:20:00Z">
        <w:r w:rsidR="00FC043C">
          <w:t>in mobility</w:t>
        </w:r>
      </w:ins>
      <w:ins w:id="945" w:author="Won Do Lee [2]" w:date="2023-07-13T13:14:00Z">
        <w:r w:rsidR="00C27263">
          <w:t xml:space="preserve">, </w:t>
        </w:r>
      </w:ins>
      <w:ins w:id="946" w:author="Won Do Lee [2]" w:date="2023-07-13T11:20:00Z">
        <w:r w:rsidR="00FC043C">
          <w:t xml:space="preserve">with </w:t>
        </w:r>
      </w:ins>
      <w:ins w:id="947" w:author="Won Do Lee [2]" w:date="2023-07-13T11:21:00Z">
        <w:r w:rsidR="00FC043C">
          <w:t xml:space="preserve">a </w:t>
        </w:r>
      </w:ins>
      <w:ins w:id="948" w:author="Won Do Lee [2]" w:date="2023-07-13T12:55:00Z">
        <w:r w:rsidR="00D26A45">
          <w:t>sharp</w:t>
        </w:r>
      </w:ins>
      <w:ins w:id="949" w:author="Won Do Lee [2]" w:date="2023-07-13T11:21:00Z">
        <w:r w:rsidR="00FC043C">
          <w:t xml:space="preserve"> </w:t>
        </w:r>
      </w:ins>
      <w:ins w:id="950" w:author="Won Do Lee [2]" w:date="2023-07-13T11:20:00Z">
        <w:r w:rsidR="00FC043C">
          <w:t xml:space="preserve">decline </w:t>
        </w:r>
      </w:ins>
      <w:ins w:id="951" w:author="Won Do Lee [2]" w:date="2023-07-13T12:54:00Z">
        <w:r w:rsidR="00D26A45">
          <w:t>but</w:t>
        </w:r>
      </w:ins>
      <w:ins w:id="952" w:author="Won Do Lee [2]" w:date="2023-07-13T11:20:00Z">
        <w:r w:rsidR="00FC043C">
          <w:t xml:space="preserve"> </w:t>
        </w:r>
      </w:ins>
      <w:ins w:id="953" w:author="Won Do Lee [2]" w:date="2023-07-13T11:35:00Z">
        <w:r w:rsidR="00B44D68">
          <w:t xml:space="preserve">a </w:t>
        </w:r>
      </w:ins>
      <w:ins w:id="954" w:author="Won Do Lee [2]" w:date="2023-07-13T11:15:00Z">
        <w:r w:rsidR="00FC043C">
          <w:t xml:space="preserve">slow </w:t>
        </w:r>
      </w:ins>
      <w:ins w:id="955" w:author="Won Do Lee [2]" w:date="2023-07-13T11:20:00Z">
        <w:r w:rsidR="00FC043C">
          <w:t>recovery</w:t>
        </w:r>
      </w:ins>
      <w:ins w:id="956" w:author="Won Do Lee [2]" w:date="2023-07-13T13:14:00Z">
        <w:r w:rsidR="00C27263">
          <w:t xml:space="preserve"> during lockdown. I</w:t>
        </w:r>
      </w:ins>
      <w:ins w:id="957" w:author="Won Do Lee [2]" w:date="2023-07-13T12:53:00Z">
        <w:r w:rsidR="00D26A45">
          <w:t>n contrast</w:t>
        </w:r>
      </w:ins>
      <w:ins w:id="958" w:author="Won Do Lee [2]" w:date="2023-07-13T13:14:00Z">
        <w:r w:rsidR="00C27263">
          <w:t xml:space="preserve">, people living in </w:t>
        </w:r>
      </w:ins>
      <w:ins w:id="959" w:author="Won Do Lee [2]" w:date="2023-07-13T11:18:00Z">
        <w:r w:rsidR="00FC043C">
          <w:t>Yorkshire and the Humber</w:t>
        </w:r>
      </w:ins>
      <w:ins w:id="960" w:author="Won Do Lee [2]" w:date="2023-07-13T12:55:00Z">
        <w:r w:rsidR="00D26A45">
          <w:t xml:space="preserve"> </w:t>
        </w:r>
      </w:ins>
      <w:ins w:id="961" w:author="Won Do Lee [2]" w:date="2023-07-13T11:22:00Z">
        <w:r w:rsidR="00FC043C">
          <w:t>were</w:t>
        </w:r>
      </w:ins>
      <w:ins w:id="962" w:author="Won Do Lee [2]" w:date="2023-07-13T11:19:00Z">
        <w:r w:rsidR="00FC043C">
          <w:t xml:space="preserve"> more likely to </w:t>
        </w:r>
      </w:ins>
      <w:ins w:id="963" w:author="Won Do Lee [2]" w:date="2023-07-13T11:21:00Z">
        <w:r w:rsidR="00FC043C">
          <w:t>ex</w:t>
        </w:r>
      </w:ins>
      <w:ins w:id="964" w:author="Won Do Lee [2]" w:date="2023-07-13T11:22:00Z">
        <w:r w:rsidR="00FC043C">
          <w:t>perience</w:t>
        </w:r>
      </w:ins>
      <w:ins w:id="965" w:author="Won Do Lee [2]" w:date="2023-07-13T12:52:00Z">
        <w:r w:rsidR="00D26A45">
          <w:t xml:space="preserve"> </w:t>
        </w:r>
      </w:ins>
      <w:ins w:id="966" w:author="Won Do Lee [2]" w:date="2023-07-13T12:56:00Z">
        <w:r w:rsidR="00D26A45">
          <w:t xml:space="preserve">a marginal </w:t>
        </w:r>
      </w:ins>
      <w:ins w:id="967" w:author="Won Do Lee [2]" w:date="2023-07-13T11:20:00Z">
        <w:r w:rsidR="00FC043C">
          <w:t xml:space="preserve">reduction </w:t>
        </w:r>
      </w:ins>
      <w:ins w:id="968" w:author="Won Do Lee [2]" w:date="2023-07-13T12:56:00Z">
        <w:r w:rsidR="00D26A45">
          <w:t>in mobility</w:t>
        </w:r>
      </w:ins>
      <w:ins w:id="969" w:author="Won Do Lee [2]" w:date="2023-07-13T13:14:00Z">
        <w:r w:rsidR="00C27263">
          <w:t xml:space="preserve">, </w:t>
        </w:r>
      </w:ins>
      <w:ins w:id="970" w:author="Won Do Lee [2]" w:date="2023-07-13T11:35:00Z">
        <w:r w:rsidR="00B44D68">
          <w:t xml:space="preserve">with </w:t>
        </w:r>
      </w:ins>
      <w:ins w:id="971" w:author="Won Do Lee [2]" w:date="2023-07-13T12:54:00Z">
        <w:r w:rsidR="00D26A45">
          <w:t>a</w:t>
        </w:r>
      </w:ins>
      <w:ins w:id="972" w:author="Won Do Lee [2]" w:date="2023-07-13T12:56:00Z">
        <w:r w:rsidR="00D26A45">
          <w:t xml:space="preserve"> gradual</w:t>
        </w:r>
      </w:ins>
      <w:ins w:id="973" w:author="Won Do Lee [2]" w:date="2023-07-13T12:54:00Z">
        <w:r w:rsidR="00D26A45">
          <w:t xml:space="preserve"> decline </w:t>
        </w:r>
        <w:r w:rsidR="00D26A45">
          <w:t xml:space="preserve">but </w:t>
        </w:r>
        <w:r w:rsidR="00D26A45">
          <w:t xml:space="preserve">a </w:t>
        </w:r>
        <w:r w:rsidR="00D26A45">
          <w:t xml:space="preserve">rapid </w:t>
        </w:r>
        <w:r w:rsidR="00D26A45">
          <w:t>recovery</w:t>
        </w:r>
      </w:ins>
      <w:ins w:id="974" w:author="Won Do Lee [2]" w:date="2023-07-13T13:14:00Z">
        <w:r w:rsidR="00C27263">
          <w:t xml:space="preserve"> in the same period</w:t>
        </w:r>
      </w:ins>
      <w:ins w:id="975" w:author="Won Do Lee [2]" w:date="2023-07-13T11:36:00Z">
        <w:r w:rsidR="00B44D68">
          <w:t>.</w:t>
        </w:r>
      </w:ins>
      <w:del w:id="976" w:author="Won Do Lee [2]" w:date="2023-07-13T11:24:00Z">
        <w:r w:rsidR="00DB1024" w:rsidRPr="00005E6E" w:rsidDel="00AE62D5">
          <w:delText>T</w:delText>
        </w:r>
      </w:del>
      <w:del w:id="977" w:author="Won Do Lee [2]" w:date="2023-07-13T11:25:00Z">
        <w:r w:rsidR="00293AF4" w:rsidRPr="00005E6E" w:rsidDel="00AE62D5">
          <w:delText>he share of high-income households, self-employed workers, and households with one vehicle were the most effective variables for the classification,</w:delText>
        </w:r>
      </w:del>
      <w:del w:id="978" w:author="Won Do Lee [2]" w:date="2023-07-13T11:27:00Z">
        <w:r w:rsidR="00293AF4" w:rsidRPr="00005E6E" w:rsidDel="00AE62D5">
          <w:delText xml:space="preserve"> </w:delText>
        </w:r>
      </w:del>
      <w:del w:id="979" w:author="Won Do Lee [2]" w:date="2023-07-13T11:25:00Z">
        <w:r w:rsidR="00293AF4" w:rsidRPr="00005E6E" w:rsidDel="00AE62D5">
          <w:delText xml:space="preserve">yet </w:delText>
        </w:r>
      </w:del>
      <w:del w:id="980" w:author="Won Do Lee [2]" w:date="2023-07-13T11:27:00Z">
        <w:r w:rsidR="00293AF4" w:rsidRPr="00005E6E" w:rsidDel="00AE62D5">
          <w:delText>the estimated coefficients</w:delText>
        </w:r>
        <w:r w:rsidR="00FB7E4D" w:rsidRPr="00005E6E" w:rsidDel="00AE62D5">
          <w:delText xml:space="preserve"> </w:delText>
        </w:r>
        <w:r w:rsidR="001C3F4F" w:rsidRPr="00005E6E" w:rsidDel="00AE62D5">
          <w:delText xml:space="preserve">varied </w:delText>
        </w:r>
        <w:r w:rsidR="00BE3DA9" w:rsidRPr="00005E6E" w:rsidDel="00AE62D5">
          <w:delText xml:space="preserve">between clusters </w:delText>
        </w:r>
        <w:r w:rsidR="00DB1024" w:rsidRPr="00005E6E" w:rsidDel="00AE62D5">
          <w:delText>(see</w:delText>
        </w:r>
        <w:r w:rsidR="005426E3" w:rsidRPr="00005E6E" w:rsidDel="00AE62D5">
          <w:delText xml:space="preserve"> </w:delText>
        </w:r>
        <w:r w:rsidR="00DB1024" w:rsidRPr="00005E6E" w:rsidDel="00AE62D5">
          <w:fldChar w:fldCharType="begin"/>
        </w:r>
        <w:r w:rsidR="00DB1024" w:rsidRPr="00C27263" w:rsidDel="00AE62D5">
          <w:delInstrText xml:space="preserve"> REF _Ref81242261 \h </w:delInstrText>
        </w:r>
        <w:r w:rsidR="00B82758" w:rsidRPr="00C27263" w:rsidDel="00AE62D5">
          <w:delInstrText xml:space="preserve"> \* MERGEFORMAT </w:delInstrText>
        </w:r>
        <w:r w:rsidR="00DB1024" w:rsidRPr="00005E6E" w:rsidDel="00AE62D5">
          <w:fldChar w:fldCharType="separate"/>
        </w:r>
        <w:r w:rsidR="00547E5C" w:rsidRPr="00AE62D5" w:rsidDel="00AE62D5">
          <w:delText>Figure 6</w:delText>
        </w:r>
        <w:r w:rsidR="00DB1024" w:rsidRPr="00005E6E" w:rsidDel="00AE62D5">
          <w:fldChar w:fldCharType="end"/>
        </w:r>
        <w:r w:rsidR="00DB1024" w:rsidRPr="00005E6E" w:rsidDel="00AE62D5">
          <w:delText>).</w:delText>
        </w:r>
      </w:del>
      <w:del w:id="981" w:author="Won Do Lee [2]" w:date="2023-07-13T11:36:00Z">
        <w:r w:rsidR="00963966" w:rsidRPr="00005E6E" w:rsidDel="00B44D68">
          <w:delText xml:space="preserve"> </w:delText>
        </w:r>
      </w:del>
      <w:ins w:id="982" w:author="Won Do Lee [2]" w:date="2023-07-13T11:36:00Z">
        <w:r w:rsidR="00B44D68">
          <w:t xml:space="preserve"> </w:t>
        </w:r>
      </w:ins>
      <w:r w:rsidR="005A54E1" w:rsidRPr="00005E6E">
        <w:t xml:space="preserve">The positive coefficients for </w:t>
      </w:r>
      <w:r w:rsidR="00FA08E5" w:rsidRPr="00005E6E">
        <w:t xml:space="preserve">the </w:t>
      </w:r>
      <w:r w:rsidR="007C2454" w:rsidRPr="00005E6E">
        <w:t>s</w:t>
      </w:r>
      <w:ins w:id="983" w:author="Won Do Lee [2]" w:date="2023-07-13T12:49:00Z">
        <w:r w:rsidR="00046BA6">
          <w:t>hare of</w:t>
        </w:r>
      </w:ins>
      <w:del w:id="984" w:author="Won Do Lee [2]" w:date="2023-07-13T12:49:00Z">
        <w:r w:rsidR="007C2454" w:rsidRPr="00005E6E" w:rsidDel="00046BA6">
          <w:delText xml:space="preserve">hare of </w:delText>
        </w:r>
        <w:r w:rsidR="005A54E1" w:rsidRPr="00005E6E" w:rsidDel="00046BA6">
          <w:delText>h</w:delText>
        </w:r>
        <w:r w:rsidR="00EB5CCC" w:rsidRPr="00005E6E" w:rsidDel="00046BA6">
          <w:delText>igh-income household</w:delText>
        </w:r>
        <w:r w:rsidR="005426E3" w:rsidRPr="00005E6E" w:rsidDel="00046BA6">
          <w:delText>s</w:delText>
        </w:r>
        <w:r w:rsidR="00EB5CCC" w:rsidRPr="00005E6E" w:rsidDel="00046BA6">
          <w:delText xml:space="preserve"> and</w:delText>
        </w:r>
      </w:del>
      <w:r w:rsidR="00EB5CCC" w:rsidRPr="00005E6E">
        <w:t xml:space="preserve"> self-employed worker</w:t>
      </w:r>
      <w:r w:rsidR="005426E3" w:rsidRPr="00005E6E">
        <w:t>s</w:t>
      </w:r>
      <w:r w:rsidR="00EB5CCC" w:rsidRPr="00005E6E">
        <w:t xml:space="preserve"> </w:t>
      </w:r>
      <w:r w:rsidR="005A54E1" w:rsidRPr="00005E6E">
        <w:t>were</w:t>
      </w:r>
      <w:r w:rsidR="00EB5CCC" w:rsidRPr="00005E6E">
        <w:t xml:space="preserve"> </w:t>
      </w:r>
      <w:r w:rsidR="005426E3" w:rsidRPr="00005E6E">
        <w:t>observed</w:t>
      </w:r>
      <w:r w:rsidR="00EB5CCC" w:rsidRPr="00005E6E">
        <w:t xml:space="preserve"> </w:t>
      </w:r>
      <w:r w:rsidR="009650BE" w:rsidRPr="00005E6E">
        <w:t xml:space="preserve">in </w:t>
      </w:r>
      <w:r w:rsidR="006F3D9C">
        <w:t>G1</w:t>
      </w:r>
      <w:ins w:id="985" w:author="Won Do Lee [2]" w:date="2023-07-13T12:57:00Z">
        <w:r w:rsidR="00D26A45">
          <w:t xml:space="preserve"> and G2</w:t>
        </w:r>
      </w:ins>
      <w:del w:id="986" w:author="Won Do Lee [2]" w:date="2023-07-13T12:49:00Z">
        <w:r w:rsidR="009650BE" w:rsidRPr="00005E6E" w:rsidDel="00046BA6">
          <w:delText xml:space="preserve"> and </w:delText>
        </w:r>
      </w:del>
      <w:del w:id="987" w:author="Won Do Lee [2]" w:date="2023-07-13T11:27:00Z">
        <w:r w:rsidR="006F3D9C" w:rsidDel="00AE62D5">
          <w:delText>G2</w:delText>
        </w:r>
      </w:del>
      <w:r w:rsidR="00C7169F" w:rsidRPr="00005E6E">
        <w:t>.</w:t>
      </w:r>
      <w:r w:rsidR="009650BE" w:rsidRPr="00005E6E">
        <w:t xml:space="preserve"> </w:t>
      </w:r>
      <w:r w:rsidR="00C7169F" w:rsidRPr="00005E6E">
        <w:t>Based on the sign of coefficients</w:t>
      </w:r>
      <w:r w:rsidR="0074075A" w:rsidRPr="00005E6E">
        <w:t xml:space="preserve">, it can be inferred </w:t>
      </w:r>
      <w:r w:rsidR="007C52F7" w:rsidRPr="00005E6E">
        <w:t xml:space="preserve">that </w:t>
      </w:r>
      <w:r w:rsidR="00C7169F" w:rsidRPr="00005E6E">
        <w:t>those local authorities</w:t>
      </w:r>
      <w:r w:rsidR="00B15ACD" w:rsidRPr="00005E6E">
        <w:t xml:space="preserve"> </w:t>
      </w:r>
      <w:r w:rsidR="00747CA4" w:rsidRPr="00005E6E">
        <w:t>with particularly</w:t>
      </w:r>
      <w:r w:rsidR="00387B8E" w:rsidRPr="00005E6E">
        <w:t xml:space="preserve"> high</w:t>
      </w:r>
      <w:r w:rsidR="007D56B7" w:rsidRPr="00005E6E">
        <w:t xml:space="preserve"> </w:t>
      </w:r>
      <w:r w:rsidR="00387B8E" w:rsidRPr="00005E6E">
        <w:t xml:space="preserve">levels </w:t>
      </w:r>
      <w:r w:rsidR="007D56B7" w:rsidRPr="00005E6E">
        <w:t xml:space="preserve">of </w:t>
      </w:r>
      <w:r w:rsidR="0074075A" w:rsidRPr="00005E6E">
        <w:t>affluent</w:t>
      </w:r>
      <w:r w:rsidR="00E404FA" w:rsidRPr="00005E6E">
        <w:t xml:space="preserve"> population</w:t>
      </w:r>
      <w:r w:rsidR="00710B77" w:rsidRPr="00005E6E">
        <w:t>s</w:t>
      </w:r>
      <w:del w:id="988" w:author="Won Do Lee [2]" w:date="2023-07-13T13:15:00Z">
        <w:r w:rsidR="00E404FA" w:rsidRPr="00005E6E" w:rsidDel="00276C16">
          <w:delText xml:space="preserve"> </w:delText>
        </w:r>
        <w:r w:rsidR="00B15ACD" w:rsidRPr="00005E6E" w:rsidDel="00276C16">
          <w:delText xml:space="preserve">and </w:delText>
        </w:r>
        <w:r w:rsidR="00C82C98" w:rsidRPr="00005E6E" w:rsidDel="00276C16">
          <w:delText xml:space="preserve">self-employed workers </w:delText>
        </w:r>
        <w:r w:rsidR="00953910" w:rsidRPr="00005E6E" w:rsidDel="00276C16">
          <w:delText>(are more likely to be low earners</w:delText>
        </w:r>
        <w:r w:rsidR="00E2045A" w:rsidRPr="00005E6E" w:rsidDel="00276C16">
          <w:delText xml:space="preserve"> in London</w:delText>
        </w:r>
        <w:r w:rsidR="00953910" w:rsidRPr="00005E6E" w:rsidDel="00276C16">
          <w:delText>)</w:delText>
        </w:r>
      </w:del>
      <w:r w:rsidR="00C7169F" w:rsidRPr="00005E6E">
        <w:t xml:space="preserve">. </w:t>
      </w:r>
      <w:r w:rsidR="00953910" w:rsidRPr="00005E6E">
        <w:t>Conversely</w:t>
      </w:r>
      <w:r w:rsidR="00C7047E" w:rsidRPr="00005E6E">
        <w:t xml:space="preserve">, </w:t>
      </w:r>
      <w:r w:rsidR="006E2161" w:rsidRPr="00005E6E">
        <w:t>negative coefficients</w:t>
      </w:r>
      <w:r w:rsidR="00D84B30" w:rsidRPr="00005E6E">
        <w:t xml:space="preserve"> </w:t>
      </w:r>
      <w:r w:rsidR="00886535" w:rsidRPr="00005E6E">
        <w:t xml:space="preserve">were </w:t>
      </w:r>
      <w:r w:rsidR="00544473" w:rsidRPr="00005E6E">
        <w:t>indicated</w:t>
      </w:r>
      <w:r w:rsidR="00D84B30" w:rsidRPr="00005E6E">
        <w:t xml:space="preserve"> in </w:t>
      </w:r>
      <w:del w:id="989" w:author="Won Do Lee [2]" w:date="2023-07-13T11:28:00Z">
        <w:r w:rsidR="006F3D9C" w:rsidDel="00AE62D5">
          <w:delText>G</w:delText>
        </w:r>
        <w:r w:rsidR="00EE77C4" w:rsidDel="00AE62D5">
          <w:rPr>
            <w:rFonts w:hint="eastAsia"/>
          </w:rPr>
          <w:delText>3</w:delText>
        </w:r>
        <w:r w:rsidR="00D84B30" w:rsidRPr="00005E6E" w:rsidDel="00AE62D5">
          <w:delText xml:space="preserve"> </w:delText>
        </w:r>
      </w:del>
      <w:ins w:id="990" w:author="Won Do Lee [2]" w:date="2023-07-13T11:28:00Z">
        <w:r w:rsidR="00AE62D5">
          <w:t>G</w:t>
        </w:r>
      </w:ins>
      <w:ins w:id="991" w:author="Won Do Lee [2]" w:date="2023-07-13T12:56:00Z">
        <w:r w:rsidR="00D26A45">
          <w:t>3</w:t>
        </w:r>
      </w:ins>
      <w:ins w:id="992" w:author="Won Do Lee [2]" w:date="2023-07-13T11:28:00Z">
        <w:r w:rsidR="00AE62D5" w:rsidRPr="00005E6E">
          <w:t xml:space="preserve"> </w:t>
        </w:r>
      </w:ins>
      <w:r w:rsidR="00D84B30" w:rsidRPr="00005E6E">
        <w:t xml:space="preserve">and </w:t>
      </w:r>
      <w:del w:id="993" w:author="Won Do Lee [2]" w:date="2023-07-13T11:28:00Z">
        <w:r w:rsidR="006F3D9C" w:rsidDel="00AE62D5">
          <w:delText>G</w:delText>
        </w:r>
        <w:r w:rsidR="00EE77C4" w:rsidDel="00AE62D5">
          <w:rPr>
            <w:rFonts w:hint="eastAsia"/>
          </w:rPr>
          <w:delText>4</w:delText>
        </w:r>
        <w:r w:rsidR="006E2161" w:rsidRPr="00005E6E" w:rsidDel="00AE62D5">
          <w:delText xml:space="preserve"> </w:delText>
        </w:r>
      </w:del>
      <w:ins w:id="994" w:author="Won Do Lee [2]" w:date="2023-07-13T11:28:00Z">
        <w:r w:rsidR="00AE62D5">
          <w:t>G</w:t>
        </w:r>
      </w:ins>
      <w:ins w:id="995" w:author="Won Do Lee [2]" w:date="2023-07-13T12:56:00Z">
        <w:r w:rsidR="00D26A45">
          <w:t>4</w:t>
        </w:r>
      </w:ins>
      <w:ins w:id="996" w:author="Won Do Lee [2]" w:date="2023-07-13T11:28:00Z">
        <w:r w:rsidR="00AE62D5" w:rsidRPr="00005E6E">
          <w:t xml:space="preserve"> </w:t>
        </w:r>
      </w:ins>
      <w:r w:rsidR="00F52F39" w:rsidRPr="00005E6E">
        <w:t xml:space="preserve">that </w:t>
      </w:r>
      <w:r w:rsidR="00D84B30" w:rsidRPr="00005E6E">
        <w:t xml:space="preserve">high-income households </w:t>
      </w:r>
      <w:del w:id="997" w:author="Won Do Lee [2]" w:date="2023-07-13T11:28:00Z">
        <w:r w:rsidR="00D84B30" w:rsidRPr="00005E6E" w:rsidDel="00AE62D5">
          <w:delText>and self-employed workers</w:delText>
        </w:r>
        <w:r w:rsidR="00544473" w:rsidRPr="00005E6E" w:rsidDel="00AE62D5">
          <w:delText xml:space="preserve"> </w:delText>
        </w:r>
      </w:del>
      <w:r w:rsidR="00996801" w:rsidRPr="00005E6E">
        <w:t xml:space="preserve">were </w:t>
      </w:r>
      <w:r w:rsidR="00035616" w:rsidRPr="00005E6E">
        <w:t>negligible</w:t>
      </w:r>
      <w:r w:rsidR="009650BE" w:rsidRPr="00005E6E">
        <w:t xml:space="preserve">. </w:t>
      </w:r>
      <w:r w:rsidR="000976A3" w:rsidRPr="00005E6E">
        <w:t xml:space="preserve">In addition, the </w:t>
      </w:r>
      <w:r w:rsidR="003B2C46" w:rsidRPr="00005E6E">
        <w:t xml:space="preserve">positive </w:t>
      </w:r>
      <w:r w:rsidR="000976A3" w:rsidRPr="00005E6E">
        <w:t>coefficient</w:t>
      </w:r>
      <w:r w:rsidR="003B2C46" w:rsidRPr="00005E6E">
        <w:t>s for</w:t>
      </w:r>
      <w:r w:rsidR="000976A3" w:rsidRPr="00005E6E">
        <w:t xml:space="preserve"> </w:t>
      </w:r>
      <w:r w:rsidR="00387354" w:rsidRPr="00005E6E">
        <w:t xml:space="preserve">the share of </w:t>
      </w:r>
      <w:r w:rsidR="00963966" w:rsidRPr="00005E6E">
        <w:t xml:space="preserve">households with </w:t>
      </w:r>
      <w:r w:rsidR="00747CA4" w:rsidRPr="00005E6E">
        <w:t>one</w:t>
      </w:r>
      <w:r w:rsidR="00963966" w:rsidRPr="00005E6E">
        <w:t xml:space="preserve"> vehicle </w:t>
      </w:r>
      <w:r w:rsidR="007A3AE2" w:rsidRPr="00005E6E">
        <w:t xml:space="preserve">were observed </w:t>
      </w:r>
      <w:r w:rsidR="007C52F7" w:rsidRPr="00005E6E">
        <w:t xml:space="preserve">in </w:t>
      </w:r>
      <w:del w:id="998" w:author="Won Do Lee [2]" w:date="2023-07-13T11:29:00Z">
        <w:r w:rsidR="006F3D9C" w:rsidDel="00AE62D5">
          <w:delText>G</w:delText>
        </w:r>
        <w:r w:rsidR="00EE77C4" w:rsidDel="00AE62D5">
          <w:rPr>
            <w:rFonts w:hint="eastAsia"/>
          </w:rPr>
          <w:delText>2</w:delText>
        </w:r>
        <w:r w:rsidR="00EE77C4" w:rsidDel="00AE62D5">
          <w:delText xml:space="preserve"> </w:delText>
        </w:r>
        <w:r w:rsidR="00113AEF" w:rsidRPr="00005E6E" w:rsidDel="00AE62D5">
          <w:delText xml:space="preserve">and </w:delText>
        </w:r>
        <w:r w:rsidR="006F3D9C" w:rsidDel="00AE62D5">
          <w:delText>G</w:delText>
        </w:r>
      </w:del>
      <w:ins w:id="999" w:author="Won Do Lee [2]" w:date="2023-07-13T11:29:00Z">
        <w:r w:rsidR="00AE62D5">
          <w:t>G</w:t>
        </w:r>
      </w:ins>
      <w:ins w:id="1000" w:author="Won Do Lee [2]" w:date="2023-07-13T12:57:00Z">
        <w:r w:rsidR="00D26A45">
          <w:t>4</w:t>
        </w:r>
      </w:ins>
      <w:del w:id="1001" w:author="Won Do Lee [2]" w:date="2023-07-13T11:29:00Z">
        <w:r w:rsidR="00EE77C4" w:rsidDel="00AE62D5">
          <w:rPr>
            <w:rFonts w:hint="eastAsia"/>
          </w:rPr>
          <w:delText>4</w:delText>
        </w:r>
      </w:del>
      <w:r w:rsidR="00C7047E" w:rsidRPr="00005E6E">
        <w:t xml:space="preserve">, while </w:t>
      </w:r>
      <w:r w:rsidR="00113AEF" w:rsidRPr="00005E6E">
        <w:t xml:space="preserve">negative </w:t>
      </w:r>
      <w:r w:rsidR="00CF20DD" w:rsidRPr="00005E6E">
        <w:t>coefficient</w:t>
      </w:r>
      <w:r w:rsidR="00604051" w:rsidRPr="00005E6E">
        <w:t>s</w:t>
      </w:r>
      <w:r w:rsidR="00CF20DD" w:rsidRPr="00005E6E">
        <w:t xml:space="preserve"> </w:t>
      </w:r>
      <w:r w:rsidR="007C52F7" w:rsidRPr="00005E6E">
        <w:t xml:space="preserve">were </w:t>
      </w:r>
      <w:r w:rsidR="00DE502B" w:rsidRPr="00005E6E">
        <w:t xml:space="preserve">indicated </w:t>
      </w:r>
      <w:r w:rsidR="00C7047E" w:rsidRPr="00005E6E">
        <w:t xml:space="preserve">in </w:t>
      </w:r>
      <w:r w:rsidR="006F3D9C">
        <w:t>G</w:t>
      </w:r>
      <w:r w:rsidR="00EE77C4">
        <w:rPr>
          <w:rFonts w:hint="eastAsia"/>
        </w:rPr>
        <w:t>1</w:t>
      </w:r>
      <w:del w:id="1002" w:author="Won Do Lee [2]" w:date="2023-07-13T11:29:00Z">
        <w:r w:rsidR="00C7047E" w:rsidRPr="00005E6E" w:rsidDel="00AE62D5">
          <w:delText xml:space="preserve"> and </w:delText>
        </w:r>
        <w:r w:rsidR="006F3D9C" w:rsidDel="00AE62D5">
          <w:delText>G</w:delText>
        </w:r>
        <w:r w:rsidR="00EE77C4" w:rsidDel="00AE62D5">
          <w:rPr>
            <w:rFonts w:hint="eastAsia"/>
          </w:rPr>
          <w:delText>3</w:delText>
        </w:r>
      </w:del>
      <w:r w:rsidR="00C7047E" w:rsidRPr="00005E6E">
        <w:t>.</w:t>
      </w:r>
    </w:p>
    <w:p w14:paraId="654DF76A" w14:textId="2E4291E8" w:rsidR="008D25D1" w:rsidRDefault="00270360" w:rsidP="000F3486">
      <w:pPr>
        <w:spacing w:after="240"/>
        <w:rPr>
          <w:ins w:id="1003" w:author="Won Do Lee [2]" w:date="2023-07-13T13:06:00Z"/>
        </w:rPr>
      </w:pPr>
      <w:ins w:id="1004" w:author="Won Do Lee [2]" w:date="2023-07-13T13:09:00Z">
        <w:r w:rsidRPr="00270360">
          <w:fldChar w:fldCharType="begin"/>
        </w:r>
        <w:r w:rsidRPr="00270360">
          <w:instrText xml:space="preserve"> REF _Ref140146213 \h </w:instrText>
        </w:r>
      </w:ins>
      <w:r w:rsidRPr="00270360">
        <w:rPr>
          <w:rPrChange w:id="1005" w:author="Won Do Lee [2]" w:date="2023-07-13T13:10:00Z">
            <w:rPr>
              <w:b/>
              <w:bCs/>
            </w:rPr>
          </w:rPrChange>
        </w:rPr>
        <w:instrText xml:space="preserve"> \* MERGEFORMAT </w:instrText>
      </w:r>
      <w:r w:rsidRPr="00270360">
        <w:fldChar w:fldCharType="separate"/>
      </w:r>
      <w:ins w:id="1006" w:author="Won Do Lee [2]" w:date="2023-07-13T13:09:00Z">
        <w:r w:rsidRPr="00270360">
          <w:rPr>
            <w:rPrChange w:id="1007" w:author="Won Do Lee [2]" w:date="2023-07-13T13:10:00Z">
              <w:rPr>
                <w:b/>
                <w:bCs/>
              </w:rPr>
            </w:rPrChange>
          </w:rPr>
          <w:t>Table 4</w:t>
        </w:r>
        <w:r w:rsidRPr="00270360">
          <w:fldChar w:fldCharType="end"/>
        </w:r>
      </w:ins>
      <w:r w:rsidR="002E7F9B" w:rsidRPr="00270360">
        <w:fldChar w:fldCharType="begin"/>
      </w:r>
      <w:r w:rsidR="002E7F9B" w:rsidRPr="00270360">
        <w:instrText xml:space="preserve"> REF _Ref81242131 \h </w:instrText>
      </w:r>
      <w:r w:rsidR="00B82758" w:rsidRPr="00270360">
        <w:instrText xml:space="preserve"> \* MERGEFORMAT </w:instrText>
      </w:r>
      <w:r w:rsidR="002E7F9B" w:rsidRPr="00270360">
        <w:fldChar w:fldCharType="separate"/>
      </w:r>
      <w:del w:id="1008" w:author="Won Do Lee [2]" w:date="2023-07-13T13:09:00Z">
        <w:r w:rsidR="00547E5C" w:rsidRPr="00270360" w:rsidDel="00270360">
          <w:delText>Table 4</w:delText>
        </w:r>
      </w:del>
      <w:r w:rsidR="002E7F9B" w:rsidRPr="00270360">
        <w:fldChar w:fldCharType="end"/>
      </w:r>
      <w:r w:rsidR="002E7F9B" w:rsidRPr="00270360">
        <w:t xml:space="preserve"> </w:t>
      </w:r>
      <w:del w:id="1009" w:author="Won Do Lee [2]" w:date="2023-07-13T13:05:00Z">
        <w:r w:rsidR="002E7F9B" w:rsidRPr="00270360" w:rsidDel="008D25D1">
          <w:delText xml:space="preserve">details </w:delText>
        </w:r>
      </w:del>
      <w:ins w:id="1010" w:author="Won Do Lee [2]" w:date="2023-07-13T13:05:00Z">
        <w:r w:rsidR="008D25D1" w:rsidRPr="00270360">
          <w:t>shows</w:t>
        </w:r>
        <w:r w:rsidR="008D25D1" w:rsidRPr="00005E6E">
          <w:t xml:space="preserve"> </w:t>
        </w:r>
      </w:ins>
      <w:r w:rsidR="002E7F9B" w:rsidRPr="00005E6E">
        <w:t xml:space="preserve">the </w:t>
      </w:r>
      <w:r w:rsidR="00E41A5C" w:rsidRPr="00005E6E">
        <w:t xml:space="preserve">estimated coefficients </w:t>
      </w:r>
      <w:r w:rsidR="006235D2" w:rsidRPr="00005E6E">
        <w:t>for</w:t>
      </w:r>
      <w:r w:rsidR="00400CDB" w:rsidRPr="00005E6E">
        <w:t xml:space="preserve"> selected factors </w:t>
      </w:r>
      <w:del w:id="1011" w:author="Won Do Lee" w:date="2023-01-19T23:23:00Z">
        <w:r w:rsidR="00145478" w:rsidRPr="00005E6E" w:rsidDel="001E7E1F">
          <w:delText xml:space="preserve">that </w:delText>
        </w:r>
        <w:r w:rsidR="008C5621" w:rsidRPr="00005E6E" w:rsidDel="001E7E1F">
          <w:delText>were</w:delText>
        </w:r>
        <w:r w:rsidR="00145478" w:rsidRPr="00005E6E" w:rsidDel="001E7E1F">
          <w:delText xml:space="preserve"> </w:delText>
        </w:r>
      </w:del>
      <w:r w:rsidR="00400CDB" w:rsidRPr="00005E6E">
        <w:t xml:space="preserve">correlated with </w:t>
      </w:r>
      <w:r w:rsidR="00145478" w:rsidRPr="00005E6E">
        <w:t xml:space="preserve">the classification of generated </w:t>
      </w:r>
      <w:r w:rsidR="00400CDB" w:rsidRPr="00005E6E">
        <w:t>cluster</w:t>
      </w:r>
      <w:r w:rsidR="00145478" w:rsidRPr="00005E6E">
        <w:t>s</w:t>
      </w:r>
      <w:r w:rsidR="00400CDB" w:rsidRPr="00005E6E">
        <w:t>.</w:t>
      </w:r>
      <w:ins w:id="1012" w:author="Won Do Lee [2]" w:date="2023-07-13T13:05:00Z">
        <w:r w:rsidR="008D25D1" w:rsidRPr="008D25D1">
          <w:t xml:space="preserve"> </w:t>
        </w:r>
        <w:r w:rsidR="008D25D1" w:rsidRPr="008D25D1">
          <w:t>People living in London were generally classified as G1, followed by high cumulative COVID-19 infection rates before the lockdown and relatively higher clinical capacity (i.e., density of hospitals). On the contrary, people living in Yorkshire and the Humber, and parts of East Midlands and South West were more likely classified as G4, where there were relatively lower self-employed workers</w:t>
        </w:r>
      </w:ins>
      <w:ins w:id="1013" w:author="Won Do Lee [2]" w:date="2023-07-13T13:06:00Z">
        <w:r w:rsidR="008D25D1">
          <w:t xml:space="preserve"> and lo</w:t>
        </w:r>
      </w:ins>
      <w:ins w:id="1014" w:author="Won Do Lee [2]" w:date="2023-07-13T13:07:00Z">
        <w:r w:rsidR="008D25D1">
          <w:t>wer middle class (i.e., Social Grade C1)</w:t>
        </w:r>
      </w:ins>
      <w:ins w:id="1015" w:author="Won Do Lee [2]" w:date="2023-07-13T13:05:00Z">
        <w:r w:rsidR="008D25D1" w:rsidRPr="008D25D1">
          <w:t xml:space="preserve">. Among the remaining clusters, high levels of the share of high-income households and households with more than three vehicles were more likely classified as G2. </w:t>
        </w:r>
      </w:ins>
      <w:ins w:id="1016" w:author="Won Do Lee [2]" w:date="2023-07-13T13:07:00Z">
        <w:r w:rsidR="008D25D1">
          <w:t xml:space="preserve">Finally, </w:t>
        </w:r>
      </w:ins>
      <w:ins w:id="1017" w:author="Won Do Lee [2]" w:date="2023-07-13T13:05:00Z">
        <w:r w:rsidR="008D25D1" w:rsidRPr="008D25D1">
          <w:t>G3 was more likely located in local authorities in the North East, where the share of median-income households and more than three bedrooms in the house were dominant. The five most significant features for classifying each cluster are described as follows:</w:t>
        </w:r>
      </w:ins>
    </w:p>
    <w:p w14:paraId="6DAFD419" w14:textId="38247D99" w:rsidR="006235D2" w:rsidRPr="00005E6E" w:rsidDel="00073B77" w:rsidRDefault="00400CDB" w:rsidP="000F3486">
      <w:pPr>
        <w:spacing w:after="240"/>
        <w:rPr>
          <w:del w:id="1018" w:author="Won Do Lee [2]" w:date="2023-07-13T10:20:00Z"/>
        </w:rPr>
      </w:pPr>
      <w:del w:id="1019" w:author="Won Do Lee [2]" w:date="2023-07-13T13:07:00Z">
        <w:r w:rsidRPr="00005E6E" w:rsidDel="008D25D1">
          <w:delText xml:space="preserve"> </w:delText>
        </w:r>
        <w:r w:rsidR="00387354" w:rsidRPr="00005E6E" w:rsidDel="008D25D1">
          <w:delText>I</w:delText>
        </w:r>
        <w:r w:rsidR="006235D2" w:rsidRPr="00005E6E" w:rsidDel="008D25D1">
          <w:delText xml:space="preserve">t </w:delText>
        </w:r>
        <w:r w:rsidR="008C5621" w:rsidRPr="00005E6E" w:rsidDel="008D25D1">
          <w:delText xml:space="preserve">was </w:delText>
        </w:r>
        <w:r w:rsidR="006235D2" w:rsidRPr="00005E6E" w:rsidDel="008D25D1">
          <w:delText xml:space="preserve">generally classified </w:delText>
        </w:r>
        <w:r w:rsidR="001F1FB0" w:rsidRPr="00005E6E" w:rsidDel="008D25D1">
          <w:delText>as</w:delText>
        </w:r>
        <w:r w:rsidR="006235D2" w:rsidRPr="00005E6E" w:rsidDel="008D25D1">
          <w:delText xml:space="preserve"> </w:delText>
        </w:r>
        <w:r w:rsidR="006F3D9C" w:rsidDel="008D25D1">
          <w:delText>G</w:delText>
        </w:r>
      </w:del>
      <w:del w:id="1020" w:author="Won Do Lee [2]" w:date="2023-07-13T12:57:00Z">
        <w:r w:rsidR="006F3D9C" w:rsidDel="00285205">
          <w:delText>4</w:delText>
        </w:r>
      </w:del>
      <w:del w:id="1021" w:author="Won Do Lee [2]" w:date="2023-07-13T13:07:00Z">
        <w:r w:rsidR="0076168B" w:rsidRPr="00005E6E" w:rsidDel="008D25D1">
          <w:delText xml:space="preserve">, </w:delText>
        </w:r>
      </w:del>
      <w:del w:id="1022" w:author="Won Do Lee [2]" w:date="2023-07-13T13:00:00Z">
        <w:r w:rsidR="0076168B" w:rsidRPr="00005E6E" w:rsidDel="00285205">
          <w:delText xml:space="preserve">where </w:delText>
        </w:r>
        <w:r w:rsidR="00145478" w:rsidRPr="00005E6E" w:rsidDel="00285205">
          <w:delText>t</w:delText>
        </w:r>
        <w:r w:rsidR="00C15921" w:rsidRPr="00005E6E" w:rsidDel="00285205">
          <w:delText xml:space="preserve">he share of </w:delText>
        </w:r>
        <w:r w:rsidR="00B91767" w:rsidRPr="00005E6E" w:rsidDel="00285205">
          <w:delText>household</w:delText>
        </w:r>
        <w:r w:rsidR="007C52F7" w:rsidRPr="00005E6E" w:rsidDel="00285205">
          <w:delText>s</w:delText>
        </w:r>
        <w:r w:rsidR="00B91767" w:rsidRPr="00005E6E" w:rsidDel="00285205">
          <w:delText xml:space="preserve"> with more than </w:delText>
        </w:r>
        <w:r w:rsidR="007A3AE2" w:rsidRPr="00005E6E" w:rsidDel="00285205">
          <w:delText>three</w:delText>
        </w:r>
        <w:r w:rsidR="00B91767" w:rsidRPr="00005E6E" w:rsidDel="00285205">
          <w:delText xml:space="preserve"> vehicles, </w:delText>
        </w:r>
      </w:del>
      <w:del w:id="1023" w:author="Won Do Lee [2]" w:date="2023-07-13T11:29:00Z">
        <w:r w:rsidR="00B91767" w:rsidRPr="00005E6E" w:rsidDel="00B44D68">
          <w:delText>self-employed</w:delText>
        </w:r>
        <w:r w:rsidR="007D29E6" w:rsidRPr="00005E6E" w:rsidDel="00B44D68">
          <w:delText xml:space="preserve"> workers</w:delText>
        </w:r>
      </w:del>
      <w:del w:id="1024" w:author="Won Do Lee [2]" w:date="2023-07-13T13:00:00Z">
        <w:r w:rsidR="007D29E6" w:rsidRPr="00005E6E" w:rsidDel="00285205">
          <w:delText>,</w:delText>
        </w:r>
        <w:r w:rsidR="00387354" w:rsidRPr="00005E6E" w:rsidDel="00285205">
          <w:delText xml:space="preserve"> and</w:delText>
        </w:r>
        <w:r w:rsidR="007D29E6" w:rsidRPr="00005E6E" w:rsidDel="00285205">
          <w:delText xml:space="preserve"> </w:delText>
        </w:r>
        <w:r w:rsidR="00B569FA" w:rsidRPr="00005E6E" w:rsidDel="00285205">
          <w:delText>people in the lower middle class</w:delText>
        </w:r>
        <w:r w:rsidR="00557473" w:rsidRPr="00005E6E" w:rsidDel="00285205">
          <w:delText xml:space="preserve"> </w:delText>
        </w:r>
        <w:r w:rsidR="00E9788C" w:rsidRPr="00005E6E" w:rsidDel="00285205">
          <w:delText>(i.e., social grade C1)</w:delText>
        </w:r>
      </w:del>
      <w:del w:id="1025" w:author="Won Do Lee [2]" w:date="2023-07-13T11:29:00Z">
        <w:r w:rsidR="00E9788C" w:rsidRPr="00005E6E" w:rsidDel="00B44D68">
          <w:delText xml:space="preserve"> </w:delText>
        </w:r>
        <w:r w:rsidR="0076168B" w:rsidRPr="00005E6E" w:rsidDel="00B44D68">
          <w:delText xml:space="preserve">were </w:delText>
        </w:r>
        <w:r w:rsidR="00BB5D09" w:rsidRPr="00005E6E" w:rsidDel="00B44D68">
          <w:delText>substantially low</w:delText>
        </w:r>
        <w:r w:rsidR="00BD48E5" w:rsidRPr="00005E6E" w:rsidDel="00B44D68">
          <w:delText>er</w:delText>
        </w:r>
      </w:del>
      <w:del w:id="1026" w:author="Won Do Lee [2]" w:date="2023-07-13T13:00:00Z">
        <w:r w:rsidR="00557473" w:rsidRPr="00005E6E" w:rsidDel="00285205">
          <w:delText>.</w:delText>
        </w:r>
      </w:del>
      <w:del w:id="1027" w:author="Won Do Lee [2]" w:date="2023-07-13T13:02:00Z">
        <w:r w:rsidR="00557473" w:rsidRPr="00005E6E" w:rsidDel="00285205">
          <w:delText xml:space="preserve"> </w:delText>
        </w:r>
        <w:r w:rsidR="00BD48E5" w:rsidRPr="00005E6E" w:rsidDel="00285205">
          <w:delText>In contrast</w:delText>
        </w:r>
        <w:r w:rsidR="00B5206D" w:rsidRPr="00005E6E" w:rsidDel="00285205">
          <w:delText xml:space="preserve">, </w:delText>
        </w:r>
        <w:r w:rsidR="006F3D9C" w:rsidDel="00285205">
          <w:delText>G1</w:delText>
        </w:r>
        <w:r w:rsidR="00B5206D" w:rsidRPr="00005E6E" w:rsidDel="00285205">
          <w:delText xml:space="preserve"> </w:delText>
        </w:r>
        <w:r w:rsidR="00387354" w:rsidRPr="00005E6E" w:rsidDel="00285205">
          <w:delText xml:space="preserve">was </w:delText>
        </w:r>
        <w:r w:rsidR="007B45C7" w:rsidRPr="00005E6E" w:rsidDel="00285205">
          <w:delText xml:space="preserve">more likely </w:delText>
        </w:r>
        <w:r w:rsidR="00DC27C6" w:rsidRPr="00005E6E" w:rsidDel="00285205">
          <w:delText>located in the local authoritie</w:delText>
        </w:r>
      </w:del>
      <w:ins w:id="1028" w:author="Won Do Lee" w:date="2023-01-19T23:24:00Z">
        <w:del w:id="1029" w:author="Won Do Lee [2]" w:date="2023-07-13T13:02:00Z">
          <w:r w:rsidR="001E7E1F" w:rsidRPr="00005E6E" w:rsidDel="00285205">
            <w:delText xml:space="preserve">s; </w:delText>
          </w:r>
        </w:del>
      </w:ins>
      <w:del w:id="1030" w:author="Won Do Lee [2]" w:date="2023-07-13T13:02:00Z">
        <w:r w:rsidR="00DC27C6" w:rsidRPr="00005E6E" w:rsidDel="00285205">
          <w:delText>s</w:delText>
        </w:r>
      </w:del>
      <w:del w:id="1031" w:author="Won Do Lee [2]" w:date="2023-07-13T11:29:00Z">
        <w:r w:rsidR="00DC27C6" w:rsidRPr="00005E6E" w:rsidDel="00B44D68">
          <w:delText xml:space="preserve"> </w:delText>
        </w:r>
      </w:del>
      <w:del w:id="1032" w:author="Won Do Lee [2]" w:date="2023-07-13T12:58:00Z">
        <w:r w:rsidR="00C15921" w:rsidRPr="00005E6E" w:rsidDel="00285205">
          <w:delText>the share</w:delText>
        </w:r>
        <w:r w:rsidR="00DC27C6" w:rsidRPr="00005E6E" w:rsidDel="00285205">
          <w:delText xml:space="preserve"> of high</w:delText>
        </w:r>
        <w:r w:rsidR="005210A2" w:rsidRPr="00005E6E" w:rsidDel="00285205">
          <w:delText>-</w:delText>
        </w:r>
        <w:r w:rsidR="00DC27C6" w:rsidRPr="00005E6E" w:rsidDel="00285205">
          <w:delText xml:space="preserve">income households, </w:delText>
        </w:r>
      </w:del>
      <w:del w:id="1033" w:author="Won Do Lee [2]" w:date="2023-07-13T13:00:00Z">
        <w:r w:rsidR="00462AAB" w:rsidRPr="00005E6E" w:rsidDel="00285205">
          <w:delText>cumulative COVID-19 infection rates before the lockdown</w:delText>
        </w:r>
      </w:del>
      <w:del w:id="1034" w:author="Won Do Lee [2]" w:date="2023-07-13T11:30:00Z">
        <w:r w:rsidR="00462AAB" w:rsidRPr="00005E6E" w:rsidDel="00B44D68">
          <w:delText xml:space="preserve">, and </w:delText>
        </w:r>
        <w:r w:rsidR="00D339E1" w:rsidRPr="00005E6E" w:rsidDel="00B44D68">
          <w:delText>minority ethnic groups</w:delText>
        </w:r>
        <w:r w:rsidR="00CB7E9A" w:rsidRPr="00005E6E" w:rsidDel="00B44D68">
          <w:delText xml:space="preserve"> were </w:delText>
        </w:r>
        <w:r w:rsidR="007A447C" w:rsidRPr="00005E6E" w:rsidDel="00B44D68">
          <w:delText>comp</w:delText>
        </w:r>
        <w:r w:rsidR="0009274A" w:rsidRPr="00005E6E" w:rsidDel="00B44D68">
          <w:delText>a</w:delText>
        </w:r>
        <w:r w:rsidR="007A447C" w:rsidRPr="00005E6E" w:rsidDel="00B44D68">
          <w:delText>ratively</w:delText>
        </w:r>
        <w:r w:rsidR="00364AA3" w:rsidRPr="00005E6E" w:rsidDel="00B44D68">
          <w:delText xml:space="preserve"> high</w:delText>
        </w:r>
      </w:del>
      <w:del w:id="1035" w:author="Won Do Lee [2]" w:date="2023-07-13T13:02:00Z">
        <w:r w:rsidR="00D26C6D" w:rsidRPr="00005E6E" w:rsidDel="00285205">
          <w:delText>.</w:delText>
        </w:r>
      </w:del>
      <w:del w:id="1036" w:author="Won Do Lee [2]" w:date="2023-07-13T13:03:00Z">
        <w:r w:rsidR="00D26C6D" w:rsidRPr="00005E6E" w:rsidDel="00283125">
          <w:delText xml:space="preserve"> </w:delText>
        </w:r>
      </w:del>
      <w:del w:id="1037" w:author="Won Do Lee [2]" w:date="2023-07-13T13:07:00Z">
        <w:r w:rsidR="001F5FCD" w:rsidRPr="00005E6E" w:rsidDel="008D25D1">
          <w:delText>Among the remain</w:delText>
        </w:r>
        <w:r w:rsidR="00CD7182" w:rsidRPr="00005E6E" w:rsidDel="008D25D1">
          <w:delText>ing</w:delText>
        </w:r>
        <w:r w:rsidR="001F5FCD" w:rsidRPr="00005E6E" w:rsidDel="008D25D1">
          <w:delText xml:space="preserve"> </w:delText>
        </w:r>
        <w:r w:rsidR="00CD7182" w:rsidRPr="00005E6E" w:rsidDel="008D25D1">
          <w:delText xml:space="preserve">clusters, </w:delText>
        </w:r>
        <w:r w:rsidR="008830D0" w:rsidRPr="00005E6E" w:rsidDel="008D25D1">
          <w:delText xml:space="preserve">high levels of the share of </w:delText>
        </w:r>
      </w:del>
      <w:del w:id="1038" w:author="Won Do Lee [2]" w:date="2023-07-13T13:04:00Z">
        <w:r w:rsidR="008830D0" w:rsidRPr="00005E6E" w:rsidDel="00283125">
          <w:delText>middle</w:delText>
        </w:r>
      </w:del>
      <w:del w:id="1039" w:author="Won Do Lee [2]" w:date="2023-07-13T13:07:00Z">
        <w:r w:rsidR="008830D0" w:rsidRPr="00005E6E" w:rsidDel="008D25D1">
          <w:delText xml:space="preserve">-income households, and </w:delText>
        </w:r>
      </w:del>
      <w:del w:id="1040" w:author="Won Do Lee [2]" w:date="2023-07-13T11:30:00Z">
        <w:r w:rsidR="008830D0" w:rsidRPr="00005E6E" w:rsidDel="00B44D68">
          <w:delText xml:space="preserve">more than three bedrooms in the house </w:delText>
        </w:r>
      </w:del>
      <w:del w:id="1041" w:author="Won Do Lee [2]" w:date="2023-07-13T13:07:00Z">
        <w:r w:rsidR="008830D0" w:rsidRPr="00005E6E" w:rsidDel="008D25D1">
          <w:delText xml:space="preserve">were more likely classified as </w:delText>
        </w:r>
      </w:del>
      <w:del w:id="1042" w:author="Won Do Lee [2]" w:date="2023-07-13T11:30:00Z">
        <w:r w:rsidR="006F3D9C" w:rsidDel="00B44D68">
          <w:delText>G3</w:delText>
        </w:r>
      </w:del>
      <w:del w:id="1043" w:author="Won Do Lee [2]" w:date="2023-07-13T13:07:00Z">
        <w:r w:rsidR="008830D0" w:rsidRPr="00005E6E" w:rsidDel="008D25D1">
          <w:delText>. At the same time,</w:delText>
        </w:r>
        <w:r w:rsidR="007F0367" w:rsidRPr="00005E6E" w:rsidDel="008D25D1">
          <w:delText xml:space="preserve"> </w:delText>
        </w:r>
      </w:del>
      <w:del w:id="1044" w:author="Won Do Lee [2]" w:date="2023-07-13T13:04:00Z">
        <w:r w:rsidR="006F3D9C" w:rsidDel="00283125">
          <w:delText>G2</w:delText>
        </w:r>
        <w:r w:rsidR="00B22222" w:rsidRPr="00005E6E" w:rsidDel="00283125">
          <w:delText xml:space="preserve"> </w:delText>
        </w:r>
      </w:del>
      <w:del w:id="1045" w:author="Won Do Lee [2]" w:date="2023-07-13T13:07:00Z">
        <w:r w:rsidR="008C5621" w:rsidRPr="00005E6E" w:rsidDel="008D25D1">
          <w:delText>was</w:delText>
        </w:r>
        <w:r w:rsidR="00B22222" w:rsidRPr="00005E6E" w:rsidDel="008D25D1">
          <w:delText xml:space="preserve"> </w:delText>
        </w:r>
        <w:r w:rsidR="00237117" w:rsidRPr="00005E6E" w:rsidDel="008D25D1">
          <w:delText>more likely located in local authorities</w:delText>
        </w:r>
      </w:del>
      <w:ins w:id="1046" w:author="Won Do Lee" w:date="2023-01-19T23:24:00Z">
        <w:del w:id="1047" w:author="Won Do Lee [2]" w:date="2023-07-13T13:07:00Z">
          <w:r w:rsidR="001E7E1F" w:rsidRPr="00005E6E" w:rsidDel="008D25D1">
            <w:delText xml:space="preserve">; </w:delText>
          </w:r>
        </w:del>
      </w:ins>
      <w:del w:id="1048" w:author="Won Do Lee [2]" w:date="2023-07-13T13:07:00Z">
        <w:r w:rsidR="00237117" w:rsidRPr="00005E6E" w:rsidDel="008D25D1">
          <w:delText xml:space="preserve"> </w:delText>
        </w:r>
        <w:r w:rsidR="002813E2" w:rsidRPr="00005E6E" w:rsidDel="008D25D1">
          <w:delText xml:space="preserve">that </w:delText>
        </w:r>
        <w:r w:rsidR="009A47F9" w:rsidRPr="00005E6E" w:rsidDel="008D25D1">
          <w:delText>t</w:delText>
        </w:r>
        <w:r w:rsidR="00237117" w:rsidRPr="00005E6E" w:rsidDel="008D25D1">
          <w:delText xml:space="preserve">he share of </w:delText>
        </w:r>
      </w:del>
      <w:del w:id="1049" w:author="Won Do Lee [2]" w:date="2023-07-13T11:30:00Z">
        <w:r w:rsidR="007F0367" w:rsidRPr="00005E6E" w:rsidDel="00B44D68">
          <w:delText>high-</w:delText>
        </w:r>
      </w:del>
      <w:del w:id="1050" w:author="Won Do Lee [2]" w:date="2023-07-13T13:07:00Z">
        <w:r w:rsidR="007F0367" w:rsidRPr="00005E6E" w:rsidDel="008D25D1">
          <w:delText>income households</w:delText>
        </w:r>
      </w:del>
      <w:del w:id="1051" w:author="Won Do Lee [2]" w:date="2023-07-13T13:04:00Z">
        <w:r w:rsidR="007F0367" w:rsidRPr="00005E6E" w:rsidDel="00283125">
          <w:delText xml:space="preserve">, </w:delText>
        </w:r>
      </w:del>
      <w:del w:id="1052" w:author="Won Do Lee [2]" w:date="2023-07-13T11:31:00Z">
        <w:r w:rsidR="007F0367" w:rsidRPr="00005E6E" w:rsidDel="00B44D68">
          <w:delText>lower middle class, and Black African</w:delText>
        </w:r>
        <w:r w:rsidR="008C5621" w:rsidRPr="00005E6E" w:rsidDel="00B44D68">
          <w:delText xml:space="preserve"> were </w:delText>
        </w:r>
        <w:r w:rsidR="00532775" w:rsidRPr="00005E6E" w:rsidDel="00B44D68">
          <w:delText>relatively higher</w:delText>
        </w:r>
      </w:del>
      <w:del w:id="1053" w:author="Won Do Lee [2]" w:date="2023-07-13T12:46:00Z">
        <w:r w:rsidR="0092552D" w:rsidRPr="00005E6E" w:rsidDel="00AA353F">
          <w:delText>.</w:delText>
        </w:r>
      </w:del>
    </w:p>
    <w:p w14:paraId="6ED91670" w14:textId="5DAB2D85" w:rsidR="00E866CD" w:rsidRPr="00005E6E" w:rsidDel="008D25D1" w:rsidRDefault="006235D2" w:rsidP="000F3486">
      <w:pPr>
        <w:spacing w:after="240"/>
        <w:rPr>
          <w:del w:id="1054" w:author="Won Do Lee [2]" w:date="2023-07-13T13:07:00Z"/>
        </w:rPr>
      </w:pPr>
      <w:del w:id="1055" w:author="Won Do Lee [2]" w:date="2023-07-13T10:19:00Z">
        <w:r w:rsidRPr="00005E6E" w:rsidDel="00073B77">
          <w:delText>Lastly</w:delText>
        </w:r>
        <w:r w:rsidR="00DA1A6E" w:rsidRPr="00005E6E" w:rsidDel="00073B77">
          <w:delText xml:space="preserve">, </w:delText>
        </w:r>
        <w:r w:rsidR="00CC4495" w:rsidRPr="00005E6E" w:rsidDel="00073B77">
          <w:fldChar w:fldCharType="begin"/>
        </w:r>
        <w:r w:rsidR="00CC4495" w:rsidRPr="008D25D1" w:rsidDel="00073B77">
          <w:delInstrText xml:space="preserve"> REF _Ref81245493 \h </w:delInstrText>
        </w:r>
        <w:r w:rsidR="00B82758" w:rsidRPr="008D25D1" w:rsidDel="00073B77">
          <w:delInstrText xml:space="preserve"> \* MERGEFORMAT </w:delInstrText>
        </w:r>
        <w:r w:rsidR="00CC4495" w:rsidRPr="00005E6E" w:rsidDel="00073B77">
          <w:fldChar w:fldCharType="separate"/>
        </w:r>
        <w:r w:rsidR="00547E5C" w:rsidRPr="00005E6E" w:rsidDel="00073B77">
          <w:delText xml:space="preserve">Figure </w:delText>
        </w:r>
        <w:r w:rsidR="00547E5C" w:rsidDel="00073B77">
          <w:delText>7</w:delText>
        </w:r>
        <w:r w:rsidR="00CC4495" w:rsidRPr="00005E6E" w:rsidDel="00073B77">
          <w:fldChar w:fldCharType="end"/>
        </w:r>
        <w:r w:rsidR="006C25D2" w:rsidRPr="00005E6E" w:rsidDel="00073B77">
          <w:delText xml:space="preserve"> </w:delText>
        </w:r>
        <w:r w:rsidR="0036713A" w:rsidRPr="00005E6E" w:rsidDel="00073B77">
          <w:delText>illustrates</w:delText>
        </w:r>
        <w:r w:rsidR="006C25D2" w:rsidRPr="00005E6E" w:rsidDel="00073B77">
          <w:delText xml:space="preserve"> </w:delText>
        </w:r>
        <w:r w:rsidR="0036713A" w:rsidRPr="00005E6E" w:rsidDel="00073B77">
          <w:delText xml:space="preserve">how </w:delText>
        </w:r>
        <w:r w:rsidR="007E53A8" w:rsidRPr="00005E6E" w:rsidDel="00073B77">
          <w:delText xml:space="preserve">RF </w:delText>
        </w:r>
        <w:r w:rsidR="001E333C" w:rsidRPr="00005E6E" w:rsidDel="00073B77">
          <w:delText xml:space="preserve">emphasised </w:delText>
        </w:r>
        <w:r w:rsidR="00916491" w:rsidRPr="00005E6E" w:rsidDel="00073B77">
          <w:delText xml:space="preserve">the </w:delText>
        </w:r>
        <w:r w:rsidR="001B7B6F" w:rsidRPr="00005E6E" w:rsidDel="00073B77">
          <w:delText>relative contribution</w:delText>
        </w:r>
        <w:r w:rsidR="00876AF7" w:rsidRPr="00005E6E" w:rsidDel="00073B77">
          <w:delText xml:space="preserve">s of each feature to </w:delText>
        </w:r>
        <w:r w:rsidR="00443596" w:rsidRPr="00005E6E" w:rsidDel="00073B77">
          <w:delText xml:space="preserve">predict </w:delText>
        </w:r>
        <w:r w:rsidR="00876AF7" w:rsidRPr="00005E6E" w:rsidDel="00073B77">
          <w:delText>the clusters</w:delText>
        </w:r>
        <w:r w:rsidR="00443596" w:rsidRPr="00005E6E" w:rsidDel="00073B77">
          <w:delText xml:space="preserve"> </w:delText>
        </w:r>
        <w:r w:rsidR="005501F5" w:rsidRPr="00005E6E" w:rsidDel="00073B77">
          <w:delText>and how</w:delText>
        </w:r>
        <w:r w:rsidR="00876AF7" w:rsidRPr="00005E6E" w:rsidDel="00073B77">
          <w:delText xml:space="preserve"> much</w:delText>
        </w:r>
        <w:r w:rsidR="005501F5" w:rsidRPr="00005E6E" w:rsidDel="00073B77">
          <w:delText xml:space="preserve"> each feature</w:delText>
        </w:r>
        <w:r w:rsidR="008A25BE" w:rsidRPr="00005E6E" w:rsidDel="00073B77">
          <w:delText xml:space="preserve"> </w:delText>
        </w:r>
        <w:r w:rsidR="00876AF7" w:rsidRPr="00005E6E" w:rsidDel="00073B77">
          <w:delText xml:space="preserve">explains </w:delText>
        </w:r>
        <w:r w:rsidR="008A25BE" w:rsidRPr="00005E6E" w:rsidDel="00073B77">
          <w:delText>the output variance</w:delText>
        </w:r>
        <w:r w:rsidR="00876AF7" w:rsidRPr="00005E6E" w:rsidDel="00073B77">
          <w:delText xml:space="preserve"> of MLR LASSO</w:delText>
        </w:r>
        <w:r w:rsidR="00E866CD" w:rsidRPr="00005E6E" w:rsidDel="00073B77">
          <w:delText>. In this case</w:delText>
        </w:r>
        <w:r w:rsidR="007E53A8" w:rsidRPr="00005E6E" w:rsidDel="00073B77">
          <w:delText>,</w:delText>
        </w:r>
        <w:r w:rsidR="00E866CD" w:rsidRPr="00005E6E" w:rsidDel="00073B77">
          <w:delText xml:space="preserve"> </w:delText>
        </w:r>
        <w:r w:rsidR="002440B7" w:rsidRPr="00005E6E" w:rsidDel="00073B77">
          <w:delText xml:space="preserve">the substantial </w:delText>
        </w:r>
        <w:r w:rsidR="00443596" w:rsidRPr="00005E6E" w:rsidDel="00073B77">
          <w:delText>explanatory variable</w:delText>
        </w:r>
        <w:r w:rsidR="00E866CD" w:rsidRPr="00005E6E" w:rsidDel="00073B77">
          <w:delText>s are plotted against their relative importance</w:delText>
        </w:r>
        <w:r w:rsidRPr="00005E6E" w:rsidDel="00073B77">
          <w:delText xml:space="preserve"> from 0 to 1</w:delText>
        </w:r>
        <w:r w:rsidR="007E53A8" w:rsidRPr="00005E6E" w:rsidDel="00073B77">
          <w:delText>.</w:delText>
        </w:r>
        <w:r w:rsidR="002C639D" w:rsidRPr="00005E6E" w:rsidDel="00073B77">
          <w:delText xml:space="preserve"> T</w:delText>
        </w:r>
        <w:r w:rsidR="00532775" w:rsidRPr="00005E6E" w:rsidDel="00073B77">
          <w:delText>he t</w:delText>
        </w:r>
        <w:r w:rsidR="002C639D" w:rsidRPr="00005E6E" w:rsidDel="00073B77">
          <w:delText>op 5</w:delText>
        </w:r>
      </w:del>
      <w:del w:id="1056" w:author="Won Do Lee [2]" w:date="2023-07-13T10:20:00Z">
        <w:r w:rsidR="002C639D" w:rsidRPr="00005E6E" w:rsidDel="00073B77">
          <w:delText xml:space="preserve"> </w:delText>
        </w:r>
      </w:del>
      <w:del w:id="1057" w:author="Won Do Lee [2]" w:date="2023-07-13T13:07:00Z">
        <w:r w:rsidR="002C639D" w:rsidRPr="00005E6E" w:rsidDel="008D25D1">
          <w:delText>features for each cluster are described as follows:</w:delText>
        </w:r>
      </w:del>
    </w:p>
    <w:p w14:paraId="326836EB" w14:textId="77777777" w:rsidR="00AA353F" w:rsidRPr="00E60DA5" w:rsidRDefault="00AA353F" w:rsidP="00AA353F">
      <w:pPr>
        <w:pStyle w:val="ListParagraph"/>
        <w:numPr>
          <w:ilvl w:val="0"/>
          <w:numId w:val="43"/>
        </w:numPr>
        <w:rPr>
          <w:ins w:id="1058" w:author="Won Do Lee [2]" w:date="2023-07-13T12:46:00Z"/>
        </w:rPr>
      </w:pPr>
      <w:bookmarkStart w:id="1059" w:name="_Hlk140135928"/>
      <w:ins w:id="1060" w:author="Won Do Lee [2]" w:date="2023-07-13T12:46:00Z">
        <w:r w:rsidRPr="00E60DA5">
          <w:t>G1: residency in London (1.77)</w:t>
        </w:r>
        <w:r>
          <w:t xml:space="preserve"> and</w:t>
        </w:r>
        <w:r w:rsidRPr="00E60DA5">
          <w:t xml:space="preserve"> share of self-employed (0.688) /</w:t>
        </w:r>
        <w:r>
          <w:t xml:space="preserve"> household with one vehicle (-0.479), </w:t>
        </w:r>
        <w:r w:rsidRPr="00E60DA5">
          <w:t xml:space="preserve">residency in </w:t>
        </w:r>
        <w:r>
          <w:t xml:space="preserve">West Midlands (-0.418) and </w:t>
        </w:r>
        <w:r w:rsidRPr="00E60DA5">
          <w:t>South West (-0.561)</w:t>
        </w:r>
      </w:ins>
    </w:p>
    <w:p w14:paraId="630F9429" w14:textId="77777777" w:rsidR="00AA353F" w:rsidRPr="00E60DA5" w:rsidRDefault="00AA353F" w:rsidP="00AA353F">
      <w:pPr>
        <w:pStyle w:val="ListParagraph"/>
        <w:numPr>
          <w:ilvl w:val="0"/>
          <w:numId w:val="43"/>
        </w:numPr>
        <w:rPr>
          <w:ins w:id="1061" w:author="Won Do Lee [2]" w:date="2023-07-13T12:46:00Z"/>
        </w:rPr>
      </w:pPr>
      <w:ins w:id="1062" w:author="Won Do Lee [2]" w:date="2023-07-13T12:46:00Z">
        <w:r w:rsidRPr="00E60DA5">
          <w:t>G2: Percentage of Black African (0.493), Share of high-income households (0.408), social grade C1 (0.313)</w:t>
        </w:r>
        <w:r>
          <w:t>, and more than three vehicles in household / Hospitals (-0.206)</w:t>
        </w:r>
      </w:ins>
    </w:p>
    <w:p w14:paraId="67B3CAF9" w14:textId="77777777" w:rsidR="00AA353F" w:rsidRDefault="00AA353F" w:rsidP="00AA353F">
      <w:pPr>
        <w:pStyle w:val="ListParagraph"/>
        <w:numPr>
          <w:ilvl w:val="0"/>
          <w:numId w:val="43"/>
        </w:numPr>
        <w:rPr>
          <w:ins w:id="1063" w:author="Won Do Lee [2]" w:date="2023-07-13T12:46:00Z"/>
        </w:rPr>
      </w:pPr>
      <w:ins w:id="1064" w:author="Won Do Lee [2]" w:date="2023-07-13T12:46:00Z">
        <w:r w:rsidRPr="00E60DA5">
          <w:lastRenderedPageBreak/>
          <w:t>G3: residency in North East (0.439), Share of median-income households (0.403)</w:t>
        </w:r>
        <w:r>
          <w:t xml:space="preserve">, and more than three bed rooms in house </w:t>
        </w:r>
        <w:r w:rsidRPr="00E60DA5">
          <w:t>/ Share of high-income households (-0.286)</w:t>
        </w:r>
        <w:r>
          <w:t xml:space="preserve"> and residency in London (-0.148)</w:t>
        </w:r>
      </w:ins>
    </w:p>
    <w:p w14:paraId="777EA9BD" w14:textId="77777777" w:rsidR="00AA353F" w:rsidRDefault="00AA353F" w:rsidP="00AA353F">
      <w:pPr>
        <w:pStyle w:val="ListParagraph"/>
        <w:numPr>
          <w:ilvl w:val="0"/>
          <w:numId w:val="43"/>
        </w:numPr>
        <w:spacing w:before="240"/>
        <w:rPr>
          <w:ins w:id="1065" w:author="Won Do Lee [2]" w:date="2023-07-13T12:46:00Z"/>
        </w:rPr>
      </w:pPr>
      <w:ins w:id="1066" w:author="Won Do Lee [2]" w:date="2023-07-13T12:46:00Z">
        <w:r w:rsidRPr="00E60DA5">
          <w:t xml:space="preserve">G4: </w:t>
        </w:r>
        <w:bookmarkEnd w:id="1059"/>
        <w:r>
          <w:t>residency in Yorkshire and the Humber (1.665), South West (1.01), and East Midlands (0.356) / Share of more than three vehicles in household (-0.842) and self-employed worker (-0.533)</w:t>
        </w:r>
      </w:ins>
    </w:p>
    <w:p w14:paraId="3CDBABC1" w14:textId="1B21F75C" w:rsidR="00825DC4" w:rsidRPr="00005E6E" w:rsidDel="00073B77" w:rsidRDefault="006F3D9C" w:rsidP="000F3486">
      <w:pPr>
        <w:pStyle w:val="ListParagraph"/>
        <w:numPr>
          <w:ilvl w:val="0"/>
          <w:numId w:val="43"/>
        </w:numPr>
        <w:rPr>
          <w:del w:id="1067" w:author="Won Do Lee [2]" w:date="2023-07-13T10:18:00Z"/>
        </w:rPr>
      </w:pPr>
      <w:del w:id="1068" w:author="Won Do Lee [2]" w:date="2023-07-13T10:18:00Z">
        <w:r w:rsidDel="00073B77">
          <w:delText>G1</w:delText>
        </w:r>
        <w:r w:rsidR="00825DC4" w:rsidRPr="00005E6E" w:rsidDel="00073B77">
          <w:delText xml:space="preserve">: </w:delText>
        </w:r>
        <w:r w:rsidR="00FD1CCB" w:rsidRPr="00005E6E" w:rsidDel="00073B77">
          <w:delText>Share of self-employed workers</w:delText>
        </w:r>
        <w:r w:rsidR="00A9545C" w:rsidRPr="00005E6E" w:rsidDel="00073B77">
          <w:delText xml:space="preserve"> (0.71)</w:delText>
        </w:r>
        <w:r w:rsidR="00825DC4" w:rsidRPr="00005E6E" w:rsidDel="00073B77">
          <w:delText xml:space="preserve">, </w:delText>
        </w:r>
        <w:r w:rsidR="00FD1CCB" w:rsidRPr="00005E6E" w:rsidDel="00073B77">
          <w:delText>households with one vehicle</w:delText>
        </w:r>
        <w:r w:rsidR="00A9545C" w:rsidRPr="00005E6E" w:rsidDel="00073B77">
          <w:delText xml:space="preserve"> (0.35)</w:delText>
        </w:r>
        <w:r w:rsidR="00825DC4" w:rsidRPr="00005E6E" w:rsidDel="00073B77">
          <w:delText xml:space="preserve">, </w:delText>
        </w:r>
        <w:r w:rsidR="00FD1CCB" w:rsidRPr="00005E6E" w:rsidDel="00073B77">
          <w:delText>c</w:delText>
        </w:r>
        <w:r w:rsidR="00825DC4" w:rsidRPr="00005E6E" w:rsidDel="00073B77">
          <w:delText>umulative COVID-19 infection rates before lockdown</w:delText>
        </w:r>
        <w:r w:rsidR="00A9545C" w:rsidRPr="00005E6E" w:rsidDel="00073B77">
          <w:delText xml:space="preserve"> (0.24)</w:delText>
        </w:r>
        <w:r w:rsidR="00825DC4" w:rsidRPr="00005E6E" w:rsidDel="00073B77">
          <w:delText xml:space="preserve">, </w:delText>
        </w:r>
        <w:r w:rsidR="00FD1CCB" w:rsidRPr="00005E6E" w:rsidDel="00073B77">
          <w:delText>high-income households</w:delText>
        </w:r>
        <w:r w:rsidR="00A9545C" w:rsidRPr="00005E6E" w:rsidDel="00073B77">
          <w:delText xml:space="preserve"> (0.19)</w:delText>
        </w:r>
        <w:r w:rsidR="00825DC4" w:rsidRPr="00005E6E" w:rsidDel="00073B77">
          <w:delText xml:space="preserve">, and </w:delText>
        </w:r>
        <w:r w:rsidR="00FD1CCB" w:rsidRPr="00005E6E" w:rsidDel="00073B77">
          <w:delText xml:space="preserve">percentage </w:delText>
        </w:r>
        <w:r w:rsidR="00825DC4" w:rsidRPr="00005E6E" w:rsidDel="00073B77">
          <w:delText>Other Black</w:delText>
        </w:r>
        <w:r w:rsidR="00A9545C" w:rsidRPr="00005E6E" w:rsidDel="00073B77">
          <w:delText xml:space="preserve"> (0.12)</w:delText>
        </w:r>
        <w:r w:rsidR="00825DC4" w:rsidRPr="00005E6E" w:rsidDel="00073B77">
          <w:delText>.</w:delText>
        </w:r>
      </w:del>
    </w:p>
    <w:p w14:paraId="3C51D4BB" w14:textId="779D5550" w:rsidR="00A342F8" w:rsidDel="00073B77" w:rsidRDefault="006F3D9C" w:rsidP="000F3486">
      <w:pPr>
        <w:pStyle w:val="ListParagraph"/>
        <w:numPr>
          <w:ilvl w:val="0"/>
          <w:numId w:val="43"/>
        </w:numPr>
        <w:rPr>
          <w:del w:id="1069" w:author="Won Do Lee [2]" w:date="2023-07-13T10:18:00Z"/>
        </w:rPr>
      </w:pPr>
      <w:del w:id="1070" w:author="Won Do Lee [2]" w:date="2023-07-13T10:18:00Z">
        <w:r w:rsidDel="00073B77">
          <w:delText>G2</w:delText>
        </w:r>
        <w:r w:rsidR="00825DC4" w:rsidRPr="00005E6E" w:rsidDel="00073B77">
          <w:delText xml:space="preserve">: </w:delText>
        </w:r>
        <w:r w:rsidR="00FD1CCB" w:rsidRPr="00005E6E" w:rsidDel="00073B77">
          <w:delText>Share of hi</w:delText>
        </w:r>
        <w:r w:rsidR="00825DC4" w:rsidRPr="00005E6E" w:rsidDel="00073B77">
          <w:delText>gh</w:delText>
        </w:r>
        <w:r w:rsidR="00FD1CCB" w:rsidRPr="00005E6E" w:rsidDel="00073B77">
          <w:delText>-</w:delText>
        </w:r>
        <w:r w:rsidR="00825DC4" w:rsidRPr="00005E6E" w:rsidDel="00073B77">
          <w:delText>income</w:delText>
        </w:r>
        <w:r w:rsidR="00FD1CCB" w:rsidRPr="00005E6E" w:rsidDel="00073B77">
          <w:delText xml:space="preserve"> households</w:delText>
        </w:r>
        <w:r w:rsidR="00A9545C" w:rsidRPr="00005E6E" w:rsidDel="00073B77">
          <w:delText xml:space="preserve"> (0.47)</w:delText>
        </w:r>
        <w:r w:rsidR="00825DC4" w:rsidRPr="00005E6E" w:rsidDel="00073B77">
          <w:delText xml:space="preserve">, </w:delText>
        </w:r>
        <w:r w:rsidR="00FD1CCB" w:rsidRPr="00005E6E" w:rsidDel="00073B77">
          <w:delText xml:space="preserve">percentage </w:delText>
        </w:r>
        <w:r w:rsidR="00DA1328" w:rsidRPr="00005E6E" w:rsidDel="00073B77">
          <w:delText>Black African</w:delText>
        </w:r>
        <w:r w:rsidR="00A9545C" w:rsidRPr="00005E6E" w:rsidDel="00073B77">
          <w:delText xml:space="preserve"> (0.43)</w:delText>
        </w:r>
        <w:r w:rsidR="00825DC4" w:rsidRPr="00005E6E" w:rsidDel="00073B77">
          <w:delText xml:space="preserve">, </w:delText>
        </w:r>
        <w:r w:rsidR="00DA1328" w:rsidRPr="00005E6E" w:rsidDel="00073B77">
          <w:delText xml:space="preserve">households with more than three vehicles </w:delText>
        </w:r>
        <w:r w:rsidR="00A9545C" w:rsidRPr="00005E6E" w:rsidDel="00073B77">
          <w:delText>(0.39)</w:delText>
        </w:r>
        <w:r w:rsidR="00825DC4" w:rsidRPr="00005E6E" w:rsidDel="00073B77">
          <w:delText xml:space="preserve">, </w:delText>
        </w:r>
        <w:r w:rsidR="00405385" w:rsidRPr="00005E6E" w:rsidDel="00073B77">
          <w:delText>more than three bedrooms in the house</w:delText>
        </w:r>
        <w:r w:rsidR="00A9545C" w:rsidRPr="00005E6E" w:rsidDel="00073B77">
          <w:delText xml:space="preserve"> (0.30)</w:delText>
        </w:r>
        <w:r w:rsidR="00825DC4" w:rsidRPr="00005E6E" w:rsidDel="00073B77">
          <w:delText>, and Hospital density per 1</w:delText>
        </w:r>
        <w:r w:rsidR="005624F3" w:rsidRPr="00005E6E" w:rsidDel="00073B77">
          <w:delText>,</w:delText>
        </w:r>
        <w:r w:rsidR="00825DC4" w:rsidRPr="00005E6E" w:rsidDel="00073B77">
          <w:delText>000 population</w:delText>
        </w:r>
        <w:r w:rsidR="005624F3" w:rsidRPr="00005E6E" w:rsidDel="00073B77">
          <w:delText xml:space="preserve"> </w:delText>
        </w:r>
        <w:r w:rsidR="00A9545C" w:rsidRPr="00005E6E" w:rsidDel="00073B77">
          <w:delText>(0.15)</w:delText>
        </w:r>
        <w:r w:rsidR="00825DC4" w:rsidRPr="00005E6E" w:rsidDel="00073B77">
          <w:delText>.</w:delText>
        </w:r>
      </w:del>
    </w:p>
    <w:p w14:paraId="4C40E9D3" w14:textId="67DD558E" w:rsidR="00EE77C4" w:rsidRPr="00005E6E" w:rsidDel="00073B77" w:rsidRDefault="00EE77C4" w:rsidP="00EE77C4">
      <w:pPr>
        <w:pStyle w:val="ListParagraph"/>
        <w:numPr>
          <w:ilvl w:val="0"/>
          <w:numId w:val="43"/>
        </w:numPr>
        <w:spacing w:after="160"/>
        <w:rPr>
          <w:del w:id="1071" w:author="Won Do Lee [2]" w:date="2023-07-13T10:18:00Z"/>
        </w:rPr>
      </w:pPr>
      <w:del w:id="1072" w:author="Won Do Lee [2]" w:date="2023-07-13T10:18:00Z">
        <w:r w:rsidDel="00073B77">
          <w:delText>G3</w:delText>
        </w:r>
        <w:r w:rsidRPr="00005E6E" w:rsidDel="00073B77">
          <w:delText>: Share of medium-income households (0.38), social grade C1 (0.25), high-income households (0.23), more than three bedrooms in the house (0.25), households with one vehicle (0.04), and self-employed workers (0.02).</w:delText>
        </w:r>
      </w:del>
    </w:p>
    <w:p w14:paraId="6B1FF377" w14:textId="165C8DC3" w:rsidR="00EE77C4" w:rsidRPr="00005E6E" w:rsidDel="00073B77" w:rsidRDefault="00EE77C4" w:rsidP="00EE77C4">
      <w:pPr>
        <w:pStyle w:val="ListParagraph"/>
        <w:numPr>
          <w:ilvl w:val="0"/>
          <w:numId w:val="43"/>
        </w:numPr>
        <w:spacing w:after="160"/>
        <w:rPr>
          <w:del w:id="1073" w:author="Won Do Lee [2]" w:date="2023-07-13T10:18:00Z"/>
        </w:rPr>
      </w:pPr>
      <w:del w:id="1074" w:author="Won Do Lee [2]" w:date="2023-07-13T10:18:00Z">
        <w:r w:rsidDel="00073B77">
          <w:delText>G4</w:delText>
        </w:r>
        <w:r w:rsidRPr="00005E6E" w:rsidDel="00073B77">
          <w:delText>: Share of households with more than three vehicles (0.64), self-employed workers (0.26), more than three bedrooms in the house (0.23), cumulative COVID-19 mortality rates before lockdown (0.20), and percentage Black Caribbean (0.19).</w:delText>
        </w:r>
      </w:del>
    </w:p>
    <w:p w14:paraId="6662E6D7" w14:textId="77777777" w:rsidR="00BD6353" w:rsidRPr="00005E6E" w:rsidRDefault="00BD6353" w:rsidP="000F3486"/>
    <w:p w14:paraId="50564B86" w14:textId="2B2F5224" w:rsidR="00073B77" w:rsidRPr="00005E6E" w:rsidRDefault="00265545" w:rsidP="000F3486">
      <w:pPr>
        <w:keepNext/>
      </w:pPr>
      <w:r>
        <w:rPr>
          <w:noProof/>
        </w:rPr>
        <w:drawing>
          <wp:inline distT="0" distB="0" distL="0" distR="0" wp14:anchorId="5EA892E5" wp14:editId="7ADA7E61">
            <wp:extent cx="5734050" cy="5734050"/>
            <wp:effectExtent l="0" t="0" r="0" b="0"/>
            <wp:docPr id="1405960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1F8A6D8A" w14:textId="0EA6CB53" w:rsidR="00825DC4" w:rsidRPr="00005E6E" w:rsidRDefault="00DB30E5" w:rsidP="000F3486">
      <w:pPr>
        <w:pStyle w:val="Caption"/>
      </w:pPr>
      <w:bookmarkStart w:id="1075" w:name="_Ref81242261"/>
      <w:r w:rsidRPr="00005E6E">
        <w:t xml:space="preserve">Figure </w:t>
      </w:r>
      <w:fldSimple w:instr=" SEQ Figure \* ARABIC ">
        <w:r w:rsidR="00547E5C">
          <w:rPr>
            <w:noProof/>
          </w:rPr>
          <w:t>6</w:t>
        </w:r>
      </w:fldSimple>
      <w:bookmarkEnd w:id="1075"/>
      <w:r w:rsidRPr="00005E6E">
        <w:t xml:space="preserve">. </w:t>
      </w:r>
      <w:r w:rsidR="00CF3F96" w:rsidRPr="00005E6E">
        <w:t xml:space="preserve">Estimated coefficients of </w:t>
      </w:r>
      <w:r w:rsidR="00F42E93" w:rsidRPr="00005E6E">
        <w:t>explanatory variables</w:t>
      </w:r>
      <w:r w:rsidR="00CF3F96" w:rsidRPr="00005E6E">
        <w:t xml:space="preserve"> to </w:t>
      </w:r>
      <w:r w:rsidR="00FB5BE0" w:rsidRPr="00005E6E">
        <w:t>predict</w:t>
      </w:r>
      <w:r w:rsidR="004A39C7" w:rsidRPr="00005E6E">
        <w:t xml:space="preserve"> the </w:t>
      </w:r>
      <w:r w:rsidR="00F42E93" w:rsidRPr="00005E6E">
        <w:t>clusters</w:t>
      </w:r>
      <w:r w:rsidR="00CF3F96" w:rsidRPr="00005E6E">
        <w:t>.</w:t>
      </w:r>
    </w:p>
    <w:p w14:paraId="5BAC905E" w14:textId="5EC5DB69" w:rsidR="00384C87" w:rsidRPr="00005E6E" w:rsidRDefault="00384C87" w:rsidP="000F3486">
      <w:pPr>
        <w:sectPr w:rsidR="00384C87" w:rsidRPr="00005E6E" w:rsidSect="00F3058A">
          <w:headerReference w:type="default" r:id="rId22"/>
          <w:type w:val="continuous"/>
          <w:pgSz w:w="11906" w:h="16838"/>
          <w:pgMar w:top="1701" w:right="1440" w:bottom="1440" w:left="1440" w:header="851" w:footer="992" w:gutter="0"/>
          <w:lnNumType w:countBy="1"/>
          <w:cols w:space="425"/>
          <w:docGrid w:linePitch="360"/>
        </w:sectPr>
      </w:pPr>
    </w:p>
    <w:p w14:paraId="5DECF12B" w14:textId="3AAEC74A" w:rsidR="00661E3D" w:rsidRDefault="00661E3D" w:rsidP="000F3486">
      <w:pPr>
        <w:pStyle w:val="Caption"/>
      </w:pPr>
      <w:bookmarkStart w:id="1076" w:name="_Ref65028141"/>
      <w:bookmarkStart w:id="1077" w:name="_Ref63169718"/>
      <w:r w:rsidRPr="00005E6E">
        <w:lastRenderedPageBreak/>
        <w:t xml:space="preserve">Table </w:t>
      </w:r>
      <w:r w:rsidR="00000000">
        <w:fldChar w:fldCharType="begin"/>
      </w:r>
      <w:r w:rsidR="00000000">
        <w:instrText xml:space="preserve"> SEQ Table \* ARABIC </w:instrText>
      </w:r>
      <w:r w:rsidR="00000000">
        <w:fldChar w:fldCharType="separate"/>
      </w:r>
      <w:r w:rsidR="00547E5C">
        <w:rPr>
          <w:noProof/>
        </w:rPr>
        <w:t>3</w:t>
      </w:r>
      <w:r w:rsidR="00000000">
        <w:rPr>
          <w:noProof/>
        </w:rPr>
        <w:fldChar w:fldCharType="end"/>
      </w:r>
      <w:bookmarkEnd w:id="1076"/>
      <w:r w:rsidRPr="00005E6E">
        <w:t xml:space="preserve">. Descriptive statistics of </w:t>
      </w:r>
      <w:r w:rsidR="006F4D48" w:rsidRPr="00005E6E">
        <w:t xml:space="preserve">socioeconomic </w:t>
      </w:r>
      <w:r w:rsidR="001E7E1F" w:rsidRPr="00005E6E">
        <w:t>status</w:t>
      </w:r>
      <w:r w:rsidR="006F4D48" w:rsidRPr="00005E6E">
        <w:t xml:space="preserve"> by</w:t>
      </w:r>
      <w:r w:rsidRPr="00005E6E">
        <w:t xml:space="preserve"> clusters</w:t>
      </w:r>
      <w:r w:rsidR="004D2776" w:rsidRPr="00005E6E">
        <w:t>.</w:t>
      </w:r>
    </w:p>
    <w:tbl>
      <w:tblPr>
        <w:tblStyle w:val="GridTable1Light"/>
        <w:tblW w:w="0" w:type="auto"/>
        <w:tblLayout w:type="fixed"/>
        <w:tblLook w:val="04A0" w:firstRow="1" w:lastRow="0" w:firstColumn="1" w:lastColumn="0" w:noHBand="0" w:noVBand="1"/>
      </w:tblPr>
      <w:tblGrid>
        <w:gridCol w:w="1975"/>
        <w:gridCol w:w="1986"/>
        <w:gridCol w:w="3548"/>
        <w:gridCol w:w="1289"/>
        <w:gridCol w:w="1290"/>
        <w:gridCol w:w="1290"/>
        <w:gridCol w:w="1290"/>
        <w:gridCol w:w="1290"/>
      </w:tblGrid>
      <w:tr w:rsidR="006E6E33" w:rsidRPr="00A45805" w14:paraId="064695FF" w14:textId="77777777" w:rsidTr="00F7528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val="restart"/>
            <w:tcBorders>
              <w:top w:val="single" w:sz="12" w:space="0" w:color="auto"/>
              <w:left w:val="nil"/>
              <w:bottom w:val="single" w:sz="4" w:space="0" w:color="999999" w:themeColor="text1" w:themeTint="66"/>
            </w:tcBorders>
            <w:shd w:val="clear" w:color="auto" w:fill="A5A5A5" w:themeFill="accent3"/>
            <w:noWrap/>
            <w:hideMark/>
          </w:tcPr>
          <w:p w14:paraId="2B9D3478" w14:textId="77777777" w:rsidR="006E6E33" w:rsidRPr="00A45805" w:rsidRDefault="006E6E33" w:rsidP="00F75281">
            <w:pPr>
              <w:widowControl/>
              <w:wordWrap/>
              <w:autoSpaceDE/>
              <w:autoSpaceDN/>
              <w:rPr>
                <w:rFonts w:eastAsia="Times New Roman"/>
                <w:color w:val="000000"/>
              </w:rPr>
            </w:pPr>
            <w:bookmarkStart w:id="1078" w:name="_Hlk140136075"/>
            <w:r w:rsidRPr="00A45805">
              <w:rPr>
                <w:rFonts w:eastAsia="Times New Roman"/>
                <w:color w:val="000000"/>
              </w:rPr>
              <w:t>Domains</w:t>
            </w:r>
          </w:p>
        </w:tc>
        <w:tc>
          <w:tcPr>
            <w:tcW w:w="3548" w:type="dxa"/>
            <w:vMerge w:val="restart"/>
            <w:tcBorders>
              <w:top w:val="single" w:sz="12" w:space="0" w:color="auto"/>
            </w:tcBorders>
            <w:shd w:val="clear" w:color="auto" w:fill="A5A5A5" w:themeFill="accent3"/>
            <w:noWrap/>
            <w:hideMark/>
          </w:tcPr>
          <w:p w14:paraId="48F29B50" w14:textId="77777777" w:rsidR="006E6E33" w:rsidRPr="00A45805" w:rsidRDefault="006E6E33" w:rsidP="00F75281">
            <w:pPr>
              <w:widowControl/>
              <w:wordWrap/>
              <w:autoSpaceDE/>
              <w:autoSpaceDN/>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A45805">
              <w:rPr>
                <w:rFonts w:eastAsia="Times New Roman"/>
                <w:color w:val="000000"/>
              </w:rPr>
              <w:t>Variable</w:t>
            </w:r>
          </w:p>
        </w:tc>
        <w:tc>
          <w:tcPr>
            <w:tcW w:w="1289" w:type="dxa"/>
            <w:tcBorders>
              <w:top w:val="single" w:sz="12" w:space="0" w:color="auto"/>
            </w:tcBorders>
            <w:shd w:val="clear" w:color="auto" w:fill="A5A5A5" w:themeFill="accent3"/>
            <w:noWrap/>
            <w:hideMark/>
          </w:tcPr>
          <w:p w14:paraId="1E3D1CFD" w14:textId="77777777" w:rsidR="006E6E33" w:rsidRPr="00A45805" w:rsidRDefault="006E6E33" w:rsidP="00F75281">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A45805">
              <w:rPr>
                <w:rFonts w:eastAsia="Times New Roman"/>
                <w:color w:val="000000"/>
              </w:rPr>
              <w:t>G1</w:t>
            </w:r>
          </w:p>
        </w:tc>
        <w:tc>
          <w:tcPr>
            <w:tcW w:w="1290" w:type="dxa"/>
            <w:tcBorders>
              <w:top w:val="single" w:sz="12" w:space="0" w:color="auto"/>
            </w:tcBorders>
            <w:shd w:val="clear" w:color="auto" w:fill="A5A5A5" w:themeFill="accent3"/>
            <w:noWrap/>
            <w:hideMark/>
          </w:tcPr>
          <w:p w14:paraId="298DCFFB" w14:textId="77777777" w:rsidR="006E6E33" w:rsidRPr="00A45805" w:rsidRDefault="006E6E33" w:rsidP="00F75281">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A45805">
              <w:rPr>
                <w:rFonts w:eastAsia="Times New Roman"/>
                <w:color w:val="000000"/>
              </w:rPr>
              <w:t>G2</w:t>
            </w:r>
          </w:p>
        </w:tc>
        <w:tc>
          <w:tcPr>
            <w:tcW w:w="1290" w:type="dxa"/>
            <w:tcBorders>
              <w:top w:val="single" w:sz="12" w:space="0" w:color="auto"/>
            </w:tcBorders>
            <w:shd w:val="clear" w:color="auto" w:fill="A5A5A5" w:themeFill="accent3"/>
            <w:noWrap/>
            <w:hideMark/>
          </w:tcPr>
          <w:p w14:paraId="4070A142" w14:textId="77777777" w:rsidR="006E6E33" w:rsidRPr="00A45805" w:rsidRDefault="006E6E33" w:rsidP="00F75281">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A45805">
              <w:rPr>
                <w:rFonts w:eastAsia="Times New Roman"/>
                <w:color w:val="000000"/>
              </w:rPr>
              <w:t>G3</w:t>
            </w:r>
          </w:p>
        </w:tc>
        <w:tc>
          <w:tcPr>
            <w:tcW w:w="1290" w:type="dxa"/>
            <w:tcBorders>
              <w:top w:val="single" w:sz="12" w:space="0" w:color="auto"/>
              <w:right w:val="double" w:sz="4" w:space="0" w:color="auto"/>
            </w:tcBorders>
            <w:shd w:val="clear" w:color="auto" w:fill="A5A5A5" w:themeFill="accent3"/>
            <w:noWrap/>
            <w:hideMark/>
          </w:tcPr>
          <w:p w14:paraId="3BE728FC" w14:textId="77777777" w:rsidR="006E6E33" w:rsidRPr="00A45805" w:rsidRDefault="006E6E33" w:rsidP="00F75281">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A45805">
              <w:rPr>
                <w:rFonts w:eastAsia="Times New Roman"/>
                <w:color w:val="000000"/>
              </w:rPr>
              <w:t>G4</w:t>
            </w:r>
          </w:p>
        </w:tc>
        <w:tc>
          <w:tcPr>
            <w:tcW w:w="1290" w:type="dxa"/>
            <w:tcBorders>
              <w:top w:val="single" w:sz="12" w:space="0" w:color="auto"/>
              <w:left w:val="double" w:sz="4" w:space="0" w:color="auto"/>
              <w:right w:val="nil"/>
            </w:tcBorders>
            <w:shd w:val="clear" w:color="auto" w:fill="A5A5A5" w:themeFill="accent3"/>
            <w:noWrap/>
            <w:hideMark/>
          </w:tcPr>
          <w:p w14:paraId="2E1C1461" w14:textId="77777777" w:rsidR="006E6E33" w:rsidRPr="00A45805" w:rsidRDefault="006E6E33" w:rsidP="00F75281">
            <w:pPr>
              <w:widowControl/>
              <w:wordWrap/>
              <w:autoSpaceDE/>
              <w:autoSpaceDN/>
              <w:jc w:val="center"/>
              <w:cnfStyle w:val="100000000000" w:firstRow="1" w:lastRow="0" w:firstColumn="0" w:lastColumn="0" w:oddVBand="0" w:evenVBand="0" w:oddHBand="0" w:evenHBand="0" w:firstRowFirstColumn="0" w:firstRowLastColumn="0" w:lastRowFirstColumn="0" w:lastRowLastColumn="0"/>
              <w:rPr>
                <w:rFonts w:eastAsia="Times New Roman"/>
                <w:color w:val="000000"/>
              </w:rPr>
            </w:pPr>
            <w:r w:rsidRPr="00A45805">
              <w:rPr>
                <w:rFonts w:eastAsia="Times New Roman"/>
                <w:color w:val="000000"/>
              </w:rPr>
              <w:t>National level</w:t>
            </w:r>
          </w:p>
        </w:tc>
      </w:tr>
      <w:tr w:rsidR="006E6E33" w:rsidRPr="00A45805" w14:paraId="4CAA0E19"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3961" w:type="dxa"/>
            <w:gridSpan w:val="2"/>
            <w:vMerge/>
            <w:tcBorders>
              <w:top w:val="single" w:sz="12" w:space="0" w:color="666666" w:themeColor="text1" w:themeTint="99"/>
              <w:left w:val="nil"/>
              <w:bottom w:val="single" w:sz="12" w:space="0" w:color="auto"/>
            </w:tcBorders>
            <w:shd w:val="clear" w:color="auto" w:fill="A5A5A5" w:themeFill="accent3"/>
            <w:hideMark/>
          </w:tcPr>
          <w:p w14:paraId="5CF5196C" w14:textId="77777777" w:rsidR="006E6E33" w:rsidRPr="00A45805" w:rsidRDefault="006E6E33" w:rsidP="00F75281">
            <w:pPr>
              <w:widowControl/>
              <w:wordWrap/>
              <w:autoSpaceDE/>
              <w:autoSpaceDN/>
              <w:rPr>
                <w:rFonts w:eastAsia="Times New Roman"/>
                <w:color w:val="000000"/>
              </w:rPr>
            </w:pPr>
          </w:p>
        </w:tc>
        <w:tc>
          <w:tcPr>
            <w:tcW w:w="3548" w:type="dxa"/>
            <w:vMerge/>
            <w:tcBorders>
              <w:top w:val="single" w:sz="12" w:space="0" w:color="666666" w:themeColor="text1" w:themeTint="99"/>
              <w:bottom w:val="single" w:sz="12" w:space="0" w:color="auto"/>
            </w:tcBorders>
            <w:shd w:val="clear" w:color="auto" w:fill="A5A5A5" w:themeFill="accent3"/>
            <w:hideMark/>
          </w:tcPr>
          <w:p w14:paraId="41DD3082" w14:textId="77777777" w:rsidR="006E6E33" w:rsidRPr="00A45805"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rPr>
            </w:pPr>
          </w:p>
        </w:tc>
        <w:tc>
          <w:tcPr>
            <w:tcW w:w="1289" w:type="dxa"/>
            <w:tcBorders>
              <w:top w:val="single" w:sz="12" w:space="0" w:color="666666" w:themeColor="text1" w:themeTint="99"/>
              <w:bottom w:val="single" w:sz="12" w:space="0" w:color="auto"/>
            </w:tcBorders>
            <w:shd w:val="clear" w:color="auto" w:fill="A5A5A5" w:themeFill="accent3"/>
            <w:noWrap/>
            <w:hideMark/>
          </w:tcPr>
          <w:p w14:paraId="5D9AB0C2" w14:textId="77777777" w:rsidR="006E6E33" w:rsidRPr="00A45805" w:rsidRDefault="006E6E33" w:rsidP="00F75281">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A45805">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127BF1E6" w14:textId="77777777" w:rsidR="006E6E33" w:rsidRPr="00A45805" w:rsidRDefault="006E6E33" w:rsidP="00F75281">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A45805">
              <w:rPr>
                <w:rFonts w:eastAsia="Times New Roman"/>
                <w:color w:val="000000"/>
                <w:sz w:val="20"/>
                <w:szCs w:val="20"/>
              </w:rPr>
              <w:t>Mean (Std.)</w:t>
            </w:r>
          </w:p>
        </w:tc>
        <w:tc>
          <w:tcPr>
            <w:tcW w:w="1290" w:type="dxa"/>
            <w:tcBorders>
              <w:top w:val="single" w:sz="12" w:space="0" w:color="666666" w:themeColor="text1" w:themeTint="99"/>
              <w:bottom w:val="single" w:sz="12" w:space="0" w:color="auto"/>
            </w:tcBorders>
            <w:shd w:val="clear" w:color="auto" w:fill="A5A5A5" w:themeFill="accent3"/>
            <w:noWrap/>
            <w:hideMark/>
          </w:tcPr>
          <w:p w14:paraId="37FBBBDA" w14:textId="77777777" w:rsidR="006E6E33" w:rsidRPr="00A45805" w:rsidRDefault="006E6E33" w:rsidP="00F75281">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A45805">
              <w:rPr>
                <w:rFonts w:eastAsia="Times New Roman"/>
                <w:color w:val="000000"/>
                <w:sz w:val="20"/>
                <w:szCs w:val="20"/>
              </w:rPr>
              <w:t>Mean (Std.)</w:t>
            </w:r>
          </w:p>
        </w:tc>
        <w:tc>
          <w:tcPr>
            <w:tcW w:w="1290" w:type="dxa"/>
            <w:tcBorders>
              <w:top w:val="single" w:sz="12" w:space="0" w:color="666666" w:themeColor="text1" w:themeTint="99"/>
              <w:bottom w:val="single" w:sz="12" w:space="0" w:color="auto"/>
              <w:right w:val="double" w:sz="4" w:space="0" w:color="auto"/>
            </w:tcBorders>
            <w:shd w:val="clear" w:color="auto" w:fill="A5A5A5" w:themeFill="accent3"/>
            <w:noWrap/>
            <w:hideMark/>
          </w:tcPr>
          <w:p w14:paraId="4F6275FB" w14:textId="77777777" w:rsidR="006E6E33" w:rsidRPr="00A45805" w:rsidRDefault="006E6E33" w:rsidP="00F75281">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A45805">
              <w:rPr>
                <w:rFonts w:eastAsia="Times New Roman"/>
                <w:color w:val="000000"/>
                <w:sz w:val="20"/>
                <w:szCs w:val="20"/>
              </w:rPr>
              <w:t>Mean (Std.)</w:t>
            </w:r>
          </w:p>
        </w:tc>
        <w:tc>
          <w:tcPr>
            <w:tcW w:w="1290" w:type="dxa"/>
            <w:tcBorders>
              <w:top w:val="single" w:sz="12" w:space="0" w:color="666666" w:themeColor="text1" w:themeTint="99"/>
              <w:left w:val="double" w:sz="4" w:space="0" w:color="auto"/>
              <w:bottom w:val="single" w:sz="12" w:space="0" w:color="auto"/>
              <w:right w:val="nil"/>
            </w:tcBorders>
            <w:shd w:val="clear" w:color="auto" w:fill="A5A5A5" w:themeFill="accent3"/>
            <w:noWrap/>
            <w:hideMark/>
          </w:tcPr>
          <w:p w14:paraId="0F550B95" w14:textId="77777777" w:rsidR="006E6E33" w:rsidRPr="00A45805" w:rsidRDefault="006E6E33" w:rsidP="00F75281">
            <w:pPr>
              <w:widowControl/>
              <w:wordWrap/>
              <w:autoSpaceDE/>
              <w:autoSpaceDN/>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A45805">
              <w:rPr>
                <w:rFonts w:eastAsia="Times New Roman"/>
                <w:color w:val="000000"/>
                <w:sz w:val="20"/>
                <w:szCs w:val="20"/>
              </w:rPr>
              <w:t>Mean (Std.)</w:t>
            </w:r>
          </w:p>
        </w:tc>
      </w:tr>
      <w:tr w:rsidR="006E6E33" w:rsidRPr="00A45805" w14:paraId="5DD24C93"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12" w:space="0" w:color="auto"/>
              <w:left w:val="nil"/>
            </w:tcBorders>
            <w:noWrap/>
            <w:hideMark/>
          </w:tcPr>
          <w:p w14:paraId="32EBAD0D" w14:textId="77777777" w:rsidR="006E6E33" w:rsidRPr="0042659C" w:rsidRDefault="006E6E33" w:rsidP="00F75281">
            <w:pPr>
              <w:widowControl/>
              <w:wordWrap/>
              <w:autoSpaceDE/>
              <w:autoSpaceDN/>
              <w:rPr>
                <w:rFonts w:eastAsia="Times New Roman"/>
                <w:b w:val="0"/>
                <w:bCs w:val="0"/>
                <w:color w:val="000000"/>
              </w:rPr>
            </w:pPr>
            <w:r w:rsidRPr="00C4121D">
              <w:rPr>
                <w:rFonts w:eastAsia="Times New Roman"/>
                <w:color w:val="000000"/>
              </w:rPr>
              <w:t>Socioeconomic</w:t>
            </w:r>
            <w:r w:rsidRPr="0042659C">
              <w:rPr>
                <w:rFonts w:eastAsia="Times New Roman"/>
                <w:b w:val="0"/>
                <w:bCs w:val="0"/>
                <w:color w:val="000000"/>
              </w:rPr>
              <w:t xml:space="preserve"> </w:t>
            </w:r>
          </w:p>
        </w:tc>
        <w:tc>
          <w:tcPr>
            <w:tcW w:w="1986" w:type="dxa"/>
            <w:vMerge w:val="restart"/>
            <w:tcBorders>
              <w:top w:val="single" w:sz="12" w:space="0" w:color="auto"/>
            </w:tcBorders>
            <w:noWrap/>
            <w:hideMark/>
          </w:tcPr>
          <w:p w14:paraId="165A88A4"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Income</w:t>
            </w:r>
          </w:p>
          <w:p w14:paraId="2A38C8E8" w14:textId="77777777" w:rsidR="006E6E33" w:rsidRPr="00C4121D" w:rsidRDefault="006E6E33" w:rsidP="00F75281">
            <w:pPr>
              <w:cnfStyle w:val="000000000000" w:firstRow="0" w:lastRow="0" w:firstColumn="0" w:lastColumn="0" w:oddVBand="0" w:evenVBand="0" w:oddHBand="0" w:evenHBand="0" w:firstRowFirstColumn="0" w:firstRowLastColumn="0" w:lastRowFirstColumn="0" w:lastRowLastColumn="0"/>
              <w:rPr>
                <w:rFonts w:eastAsia="Times New Roman"/>
                <w:b/>
                <w:bCs/>
                <w:sz w:val="18"/>
                <w:szCs w:val="18"/>
              </w:rPr>
            </w:pPr>
          </w:p>
          <w:p w14:paraId="5F803124" w14:textId="77777777" w:rsidR="006E6E33" w:rsidRPr="00C4121D" w:rsidRDefault="006E6E33" w:rsidP="00F75281">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p w14:paraId="53EA0925" w14:textId="77777777" w:rsidR="006E6E33" w:rsidRPr="00C4121D" w:rsidRDefault="006E6E33" w:rsidP="00F75281">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p w14:paraId="546DACD4" w14:textId="77777777" w:rsidR="006E6E33" w:rsidRPr="00C4121D" w:rsidRDefault="006E6E33" w:rsidP="00F75281">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p w14:paraId="0E8C196F" w14:textId="77777777" w:rsidR="006E6E33" w:rsidRPr="00C4121D" w:rsidRDefault="006E6E33" w:rsidP="00F75281">
            <w:pPr>
              <w:ind w:firstLine="720"/>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p w14:paraId="2FB877B0" w14:textId="77777777" w:rsidR="006E6E33" w:rsidRPr="00C4121D" w:rsidRDefault="006E6E33" w:rsidP="00F75281">
            <w:pPr>
              <w:cnfStyle w:val="000000000000" w:firstRow="0" w:lastRow="0" w:firstColumn="0" w:lastColumn="0" w:oddVBand="0" w:evenVBand="0" w:oddHBand="0" w:evenHBand="0" w:firstRowFirstColumn="0" w:firstRowLastColumn="0" w:lastRowFirstColumn="0" w:lastRowLastColumn="0"/>
              <w:rPr>
                <w:rFonts w:eastAsia="Times New Roman"/>
                <w:b/>
                <w:bCs/>
                <w:sz w:val="18"/>
                <w:szCs w:val="18"/>
              </w:rPr>
            </w:pPr>
          </w:p>
        </w:tc>
        <w:tc>
          <w:tcPr>
            <w:tcW w:w="3548" w:type="dxa"/>
            <w:tcBorders>
              <w:top w:val="single" w:sz="12" w:space="0" w:color="auto"/>
            </w:tcBorders>
            <w:noWrap/>
            <w:hideMark/>
          </w:tcPr>
          <w:p w14:paraId="52D475E6"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 xml:space="preserve">Share of households in lowest household </w:t>
            </w:r>
          </w:p>
          <w:p w14:paraId="3BBBE607"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income quintile at national level</w:t>
            </w:r>
          </w:p>
        </w:tc>
        <w:tc>
          <w:tcPr>
            <w:tcW w:w="1289" w:type="dxa"/>
            <w:tcBorders>
              <w:top w:val="single" w:sz="12" w:space="0" w:color="auto"/>
            </w:tcBorders>
            <w:noWrap/>
            <w:hideMark/>
          </w:tcPr>
          <w:p w14:paraId="32745C7B"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0.17 (0.02)</w:t>
            </w:r>
          </w:p>
        </w:tc>
        <w:tc>
          <w:tcPr>
            <w:tcW w:w="1290" w:type="dxa"/>
            <w:tcBorders>
              <w:top w:val="single" w:sz="12" w:space="0" w:color="auto"/>
            </w:tcBorders>
            <w:noWrap/>
            <w:hideMark/>
          </w:tcPr>
          <w:p w14:paraId="350CAE88"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0.16 (0.02)</w:t>
            </w:r>
          </w:p>
        </w:tc>
        <w:tc>
          <w:tcPr>
            <w:tcW w:w="1290" w:type="dxa"/>
            <w:tcBorders>
              <w:top w:val="single" w:sz="12" w:space="0" w:color="auto"/>
            </w:tcBorders>
            <w:noWrap/>
            <w:hideMark/>
          </w:tcPr>
          <w:p w14:paraId="429054B3"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0.17 (0.02)</w:t>
            </w:r>
          </w:p>
        </w:tc>
        <w:tc>
          <w:tcPr>
            <w:tcW w:w="1290" w:type="dxa"/>
            <w:tcBorders>
              <w:top w:val="single" w:sz="12" w:space="0" w:color="auto"/>
              <w:right w:val="double" w:sz="4" w:space="0" w:color="auto"/>
            </w:tcBorders>
            <w:noWrap/>
            <w:hideMark/>
          </w:tcPr>
          <w:p w14:paraId="360E20D5"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0.19 (0.03)</w:t>
            </w:r>
          </w:p>
        </w:tc>
        <w:tc>
          <w:tcPr>
            <w:tcW w:w="1290" w:type="dxa"/>
            <w:tcBorders>
              <w:top w:val="single" w:sz="12" w:space="0" w:color="auto"/>
              <w:left w:val="double" w:sz="4" w:space="0" w:color="auto"/>
              <w:right w:val="nil"/>
            </w:tcBorders>
            <w:noWrap/>
            <w:hideMark/>
          </w:tcPr>
          <w:p w14:paraId="570E61FF"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0.17 (0.02)</w:t>
            </w:r>
          </w:p>
        </w:tc>
      </w:tr>
      <w:tr w:rsidR="006E6E33" w:rsidRPr="00A45805" w14:paraId="5777B3F3"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7D0948B"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47DF7CFA"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tc>
        <w:tc>
          <w:tcPr>
            <w:tcW w:w="3548" w:type="dxa"/>
            <w:noWrap/>
            <w:hideMark/>
          </w:tcPr>
          <w:p w14:paraId="63CA4C8C"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Share of households in median household</w:t>
            </w:r>
          </w:p>
          <w:p w14:paraId="62E78CDF"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income quintile at national level</w:t>
            </w:r>
          </w:p>
        </w:tc>
        <w:tc>
          <w:tcPr>
            <w:tcW w:w="1289" w:type="dxa"/>
            <w:noWrap/>
            <w:hideMark/>
          </w:tcPr>
          <w:p w14:paraId="68142412"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0.21 (0.02)</w:t>
            </w:r>
          </w:p>
        </w:tc>
        <w:tc>
          <w:tcPr>
            <w:tcW w:w="1290" w:type="dxa"/>
            <w:noWrap/>
            <w:hideMark/>
          </w:tcPr>
          <w:p w14:paraId="67B8B74E"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0.22 (0.02)</w:t>
            </w:r>
          </w:p>
        </w:tc>
        <w:tc>
          <w:tcPr>
            <w:tcW w:w="1290" w:type="dxa"/>
            <w:noWrap/>
            <w:hideMark/>
          </w:tcPr>
          <w:p w14:paraId="345D1356"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0.23 (0.02)</w:t>
            </w:r>
          </w:p>
        </w:tc>
        <w:tc>
          <w:tcPr>
            <w:tcW w:w="1290" w:type="dxa"/>
            <w:tcBorders>
              <w:right w:val="double" w:sz="4" w:space="0" w:color="auto"/>
            </w:tcBorders>
            <w:noWrap/>
            <w:hideMark/>
          </w:tcPr>
          <w:p w14:paraId="71BBA893"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0.22 (0.02)</w:t>
            </w:r>
          </w:p>
        </w:tc>
        <w:tc>
          <w:tcPr>
            <w:tcW w:w="1290" w:type="dxa"/>
            <w:tcBorders>
              <w:left w:val="double" w:sz="4" w:space="0" w:color="auto"/>
              <w:right w:val="nil"/>
            </w:tcBorders>
            <w:noWrap/>
            <w:hideMark/>
          </w:tcPr>
          <w:p w14:paraId="473F038B"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0.22 (0.02)</w:t>
            </w:r>
          </w:p>
        </w:tc>
      </w:tr>
      <w:tr w:rsidR="006E6E33" w:rsidRPr="00A45805" w14:paraId="0B9B33D7"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63F63EB"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68E904C3"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tc>
        <w:tc>
          <w:tcPr>
            <w:tcW w:w="3548" w:type="dxa"/>
            <w:noWrap/>
            <w:hideMark/>
          </w:tcPr>
          <w:p w14:paraId="4E68973D"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 xml:space="preserve">Share of households in top household </w:t>
            </w:r>
          </w:p>
          <w:p w14:paraId="1D7ED64E"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income quintile at national level</w:t>
            </w:r>
          </w:p>
        </w:tc>
        <w:tc>
          <w:tcPr>
            <w:tcW w:w="1289" w:type="dxa"/>
            <w:noWrap/>
            <w:hideMark/>
          </w:tcPr>
          <w:p w14:paraId="25F02B54"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0.24 (0.07)</w:t>
            </w:r>
          </w:p>
        </w:tc>
        <w:tc>
          <w:tcPr>
            <w:tcW w:w="1290" w:type="dxa"/>
            <w:noWrap/>
            <w:hideMark/>
          </w:tcPr>
          <w:p w14:paraId="09BB09D0"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 xml:space="preserve">0.17 (0.05) </w:t>
            </w:r>
          </w:p>
        </w:tc>
        <w:tc>
          <w:tcPr>
            <w:tcW w:w="1290" w:type="dxa"/>
            <w:noWrap/>
            <w:hideMark/>
          </w:tcPr>
          <w:p w14:paraId="6774314C"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0.17 (0.05)</w:t>
            </w:r>
          </w:p>
        </w:tc>
        <w:tc>
          <w:tcPr>
            <w:tcW w:w="1290" w:type="dxa"/>
            <w:tcBorders>
              <w:right w:val="double" w:sz="4" w:space="0" w:color="auto"/>
            </w:tcBorders>
            <w:noWrap/>
            <w:hideMark/>
          </w:tcPr>
          <w:p w14:paraId="6F942E69"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0.14 (0.04)</w:t>
            </w:r>
          </w:p>
        </w:tc>
        <w:tc>
          <w:tcPr>
            <w:tcW w:w="1290" w:type="dxa"/>
            <w:tcBorders>
              <w:left w:val="double" w:sz="4" w:space="0" w:color="auto"/>
              <w:right w:val="nil"/>
            </w:tcBorders>
            <w:noWrap/>
            <w:hideMark/>
          </w:tcPr>
          <w:p w14:paraId="22C57160"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0.19 (0.07)</w:t>
            </w:r>
          </w:p>
        </w:tc>
      </w:tr>
      <w:tr w:rsidR="006E6E33" w:rsidRPr="00A45805" w14:paraId="5FBE9794"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C2068EA" w14:textId="77777777" w:rsidR="006E6E33" w:rsidRPr="0042659C" w:rsidRDefault="006E6E33" w:rsidP="00F75281">
            <w:pPr>
              <w:widowControl/>
              <w:wordWrap/>
              <w:autoSpaceDE/>
              <w:autoSpaceDN/>
              <w:rPr>
                <w:rFonts w:eastAsia="Times New Roman"/>
                <w:b w:val="0"/>
                <w:bCs w:val="0"/>
                <w:color w:val="000000"/>
              </w:rPr>
            </w:pPr>
          </w:p>
        </w:tc>
        <w:tc>
          <w:tcPr>
            <w:tcW w:w="1986" w:type="dxa"/>
            <w:vMerge w:val="restart"/>
            <w:noWrap/>
            <w:hideMark/>
          </w:tcPr>
          <w:p w14:paraId="6265C07B"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Education and skills</w:t>
            </w:r>
          </w:p>
        </w:tc>
        <w:tc>
          <w:tcPr>
            <w:tcW w:w="3548" w:type="dxa"/>
            <w:noWrap/>
            <w:hideMark/>
          </w:tcPr>
          <w:p w14:paraId="749628F7"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Share with no qualifications</w:t>
            </w:r>
          </w:p>
        </w:tc>
        <w:tc>
          <w:tcPr>
            <w:tcW w:w="1289" w:type="dxa"/>
            <w:noWrap/>
            <w:hideMark/>
          </w:tcPr>
          <w:p w14:paraId="3FAE765B"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0.19 (0.05)</w:t>
            </w:r>
          </w:p>
        </w:tc>
        <w:tc>
          <w:tcPr>
            <w:tcW w:w="1290" w:type="dxa"/>
            <w:noWrap/>
            <w:hideMark/>
          </w:tcPr>
          <w:p w14:paraId="22FF46D2"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0.21 (0.04)</w:t>
            </w:r>
          </w:p>
        </w:tc>
        <w:tc>
          <w:tcPr>
            <w:tcW w:w="1290" w:type="dxa"/>
            <w:noWrap/>
            <w:hideMark/>
          </w:tcPr>
          <w:p w14:paraId="364C9DE3"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0.24 (0.04)</w:t>
            </w:r>
          </w:p>
        </w:tc>
        <w:tc>
          <w:tcPr>
            <w:tcW w:w="1290" w:type="dxa"/>
            <w:tcBorders>
              <w:right w:val="double" w:sz="4" w:space="0" w:color="auto"/>
            </w:tcBorders>
            <w:noWrap/>
            <w:hideMark/>
          </w:tcPr>
          <w:p w14:paraId="3451DEC3"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0.25 (0.05)</w:t>
            </w:r>
          </w:p>
        </w:tc>
        <w:tc>
          <w:tcPr>
            <w:tcW w:w="1290" w:type="dxa"/>
            <w:tcBorders>
              <w:left w:val="double" w:sz="4" w:space="0" w:color="auto"/>
              <w:right w:val="nil"/>
            </w:tcBorders>
            <w:noWrap/>
            <w:hideMark/>
          </w:tcPr>
          <w:p w14:paraId="43DBBBC0"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0.22 (0.05)</w:t>
            </w:r>
          </w:p>
        </w:tc>
      </w:tr>
      <w:tr w:rsidR="006E6E33" w:rsidRPr="00A45805" w14:paraId="12987575"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DC9F902"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38629F50"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3A8694E2"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Share of non-English speakers</w:t>
            </w:r>
          </w:p>
        </w:tc>
        <w:tc>
          <w:tcPr>
            <w:tcW w:w="1289" w:type="dxa"/>
            <w:noWrap/>
            <w:hideMark/>
          </w:tcPr>
          <w:p w14:paraId="580A6D41"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0.11 (0.12)</w:t>
            </w:r>
          </w:p>
        </w:tc>
        <w:tc>
          <w:tcPr>
            <w:tcW w:w="1290" w:type="dxa"/>
            <w:noWrap/>
            <w:hideMark/>
          </w:tcPr>
          <w:p w14:paraId="230E3793"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0.07 (0.07)</w:t>
            </w:r>
          </w:p>
        </w:tc>
        <w:tc>
          <w:tcPr>
            <w:tcW w:w="1290" w:type="dxa"/>
            <w:noWrap/>
            <w:hideMark/>
          </w:tcPr>
          <w:p w14:paraId="7376B786"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0.04 (0.04)</w:t>
            </w:r>
          </w:p>
        </w:tc>
        <w:tc>
          <w:tcPr>
            <w:tcW w:w="1290" w:type="dxa"/>
            <w:tcBorders>
              <w:right w:val="double" w:sz="4" w:space="0" w:color="auto"/>
            </w:tcBorders>
            <w:noWrap/>
            <w:hideMark/>
          </w:tcPr>
          <w:p w14:paraId="2C6B8791"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0.06 (0.05)</w:t>
            </w:r>
          </w:p>
        </w:tc>
        <w:tc>
          <w:tcPr>
            <w:tcW w:w="1290" w:type="dxa"/>
            <w:tcBorders>
              <w:left w:val="double" w:sz="4" w:space="0" w:color="auto"/>
              <w:right w:val="nil"/>
            </w:tcBorders>
            <w:noWrap/>
            <w:hideMark/>
          </w:tcPr>
          <w:p w14:paraId="343C9121"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0.06 (0.07)</w:t>
            </w:r>
          </w:p>
        </w:tc>
      </w:tr>
      <w:tr w:rsidR="006E6E33" w:rsidRPr="00A45805" w14:paraId="0BFDDA68"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DDED481" w14:textId="77777777" w:rsidR="006E6E33" w:rsidRPr="0042659C" w:rsidRDefault="006E6E33" w:rsidP="00F75281">
            <w:pPr>
              <w:widowControl/>
              <w:wordWrap/>
              <w:autoSpaceDE/>
              <w:autoSpaceDN/>
              <w:rPr>
                <w:rFonts w:eastAsia="Times New Roman"/>
                <w:b w:val="0"/>
                <w:bCs w:val="0"/>
                <w:color w:val="000000"/>
              </w:rPr>
            </w:pPr>
          </w:p>
        </w:tc>
        <w:tc>
          <w:tcPr>
            <w:tcW w:w="1986" w:type="dxa"/>
            <w:vMerge w:val="restart"/>
            <w:noWrap/>
            <w:hideMark/>
          </w:tcPr>
          <w:p w14:paraId="688B523F"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Occupation</w:t>
            </w:r>
          </w:p>
        </w:tc>
        <w:tc>
          <w:tcPr>
            <w:tcW w:w="3548" w:type="dxa"/>
            <w:noWrap/>
            <w:hideMark/>
          </w:tcPr>
          <w:p w14:paraId="43DF1E9E"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 xml:space="preserve">Share of Social Grade AB </w:t>
            </w:r>
          </w:p>
          <w:p w14:paraId="61A6642B"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w:t>
            </w:r>
            <w:proofErr w:type="gramStart"/>
            <w:r w:rsidRPr="0042659C">
              <w:rPr>
                <w:rFonts w:eastAsia="Times New Roman"/>
                <w:color w:val="000000"/>
                <w:sz w:val="18"/>
                <w:szCs w:val="18"/>
              </w:rPr>
              <w:t>upper</w:t>
            </w:r>
            <w:proofErr w:type="gramEnd"/>
            <w:r w:rsidRPr="0042659C">
              <w:rPr>
                <w:rFonts w:eastAsia="Times New Roman"/>
                <w:color w:val="000000"/>
                <w:sz w:val="18"/>
                <w:szCs w:val="18"/>
              </w:rPr>
              <w:t xml:space="preserve"> middle class)</w:t>
            </w:r>
          </w:p>
        </w:tc>
        <w:tc>
          <w:tcPr>
            <w:tcW w:w="1289" w:type="dxa"/>
            <w:noWrap/>
            <w:hideMark/>
          </w:tcPr>
          <w:p w14:paraId="475DBE7B"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0.37 (0.07)</w:t>
            </w:r>
          </w:p>
        </w:tc>
        <w:tc>
          <w:tcPr>
            <w:tcW w:w="1290" w:type="dxa"/>
            <w:noWrap/>
            <w:hideMark/>
          </w:tcPr>
          <w:p w14:paraId="72614DFF"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0.35 (0.07)</w:t>
            </w:r>
          </w:p>
        </w:tc>
        <w:tc>
          <w:tcPr>
            <w:tcW w:w="1290" w:type="dxa"/>
            <w:noWrap/>
            <w:hideMark/>
          </w:tcPr>
          <w:p w14:paraId="19FA1D42"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0.3 (0.06)</w:t>
            </w:r>
          </w:p>
        </w:tc>
        <w:tc>
          <w:tcPr>
            <w:tcW w:w="1290" w:type="dxa"/>
            <w:tcBorders>
              <w:right w:val="double" w:sz="4" w:space="0" w:color="auto"/>
            </w:tcBorders>
            <w:noWrap/>
            <w:hideMark/>
          </w:tcPr>
          <w:p w14:paraId="2B413CE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0.27 (0.05)</w:t>
            </w:r>
          </w:p>
        </w:tc>
        <w:tc>
          <w:tcPr>
            <w:tcW w:w="1290" w:type="dxa"/>
            <w:tcBorders>
              <w:left w:val="double" w:sz="4" w:space="0" w:color="auto"/>
              <w:right w:val="nil"/>
            </w:tcBorders>
            <w:noWrap/>
            <w:hideMark/>
          </w:tcPr>
          <w:p w14:paraId="00CB22AC"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0.32 (0.07)</w:t>
            </w:r>
          </w:p>
        </w:tc>
      </w:tr>
      <w:tr w:rsidR="006E6E33" w:rsidRPr="00A45805" w14:paraId="5A74DEE2"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4B08AEC"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23CE351F"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tc>
        <w:tc>
          <w:tcPr>
            <w:tcW w:w="3548" w:type="dxa"/>
            <w:noWrap/>
            <w:hideMark/>
          </w:tcPr>
          <w:p w14:paraId="38D8BCFE"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 xml:space="preserve">Share of Social Grade C1 </w:t>
            </w:r>
          </w:p>
          <w:p w14:paraId="6DD72C7B"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w:t>
            </w:r>
            <w:proofErr w:type="gramStart"/>
            <w:r w:rsidRPr="00C4121D">
              <w:rPr>
                <w:rFonts w:eastAsia="Times New Roman"/>
                <w:b/>
                <w:bCs/>
                <w:color w:val="000000"/>
                <w:sz w:val="18"/>
                <w:szCs w:val="18"/>
              </w:rPr>
              <w:t>lower</w:t>
            </w:r>
            <w:proofErr w:type="gramEnd"/>
            <w:r w:rsidRPr="00C4121D">
              <w:rPr>
                <w:rFonts w:eastAsia="Times New Roman"/>
                <w:b/>
                <w:bCs/>
                <w:color w:val="000000"/>
                <w:sz w:val="18"/>
                <w:szCs w:val="18"/>
              </w:rPr>
              <w:t xml:space="preserve"> middle class)</w:t>
            </w:r>
          </w:p>
        </w:tc>
        <w:tc>
          <w:tcPr>
            <w:tcW w:w="1289" w:type="dxa"/>
            <w:noWrap/>
            <w:hideMark/>
          </w:tcPr>
          <w:p w14:paraId="72D268DC"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0.23 (0.04)</w:t>
            </w:r>
          </w:p>
        </w:tc>
        <w:tc>
          <w:tcPr>
            <w:tcW w:w="1290" w:type="dxa"/>
            <w:noWrap/>
            <w:hideMark/>
          </w:tcPr>
          <w:p w14:paraId="0D0DBBA2"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0.24 (0.03)</w:t>
            </w:r>
          </w:p>
        </w:tc>
        <w:tc>
          <w:tcPr>
            <w:tcW w:w="1290" w:type="dxa"/>
            <w:noWrap/>
            <w:hideMark/>
          </w:tcPr>
          <w:p w14:paraId="62E3E52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0.23 (0.03)</w:t>
            </w:r>
          </w:p>
        </w:tc>
        <w:tc>
          <w:tcPr>
            <w:tcW w:w="1290" w:type="dxa"/>
            <w:tcBorders>
              <w:right w:val="double" w:sz="4" w:space="0" w:color="auto"/>
            </w:tcBorders>
            <w:noWrap/>
            <w:hideMark/>
          </w:tcPr>
          <w:p w14:paraId="5BDA146E"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0.21 (0.03)</w:t>
            </w:r>
          </w:p>
        </w:tc>
        <w:tc>
          <w:tcPr>
            <w:tcW w:w="1290" w:type="dxa"/>
            <w:tcBorders>
              <w:left w:val="double" w:sz="4" w:space="0" w:color="auto"/>
              <w:right w:val="nil"/>
            </w:tcBorders>
            <w:noWrap/>
            <w:hideMark/>
          </w:tcPr>
          <w:p w14:paraId="584E99F3"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0.23 (0.03)</w:t>
            </w:r>
          </w:p>
        </w:tc>
      </w:tr>
      <w:tr w:rsidR="006E6E33" w:rsidRPr="00A45805" w14:paraId="0D8A6EFD"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0977B9D"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5E6E0502"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tc>
        <w:tc>
          <w:tcPr>
            <w:tcW w:w="3548" w:type="dxa"/>
            <w:noWrap/>
            <w:hideMark/>
          </w:tcPr>
          <w:p w14:paraId="3DC308CD"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 xml:space="preserve">Share of Social Grade C2 </w:t>
            </w:r>
          </w:p>
          <w:p w14:paraId="7E356999"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w:t>
            </w:r>
            <w:proofErr w:type="gramStart"/>
            <w:r w:rsidRPr="0042659C">
              <w:rPr>
                <w:rFonts w:eastAsia="Times New Roman"/>
                <w:color w:val="000000"/>
                <w:sz w:val="18"/>
                <w:szCs w:val="18"/>
              </w:rPr>
              <w:t>skilled</w:t>
            </w:r>
            <w:proofErr w:type="gramEnd"/>
            <w:r w:rsidRPr="0042659C">
              <w:rPr>
                <w:rFonts w:eastAsia="Times New Roman"/>
                <w:color w:val="000000"/>
                <w:sz w:val="18"/>
                <w:szCs w:val="18"/>
              </w:rPr>
              <w:t xml:space="preserve"> working class)</w:t>
            </w:r>
          </w:p>
        </w:tc>
        <w:tc>
          <w:tcPr>
            <w:tcW w:w="1289" w:type="dxa"/>
            <w:noWrap/>
            <w:hideMark/>
          </w:tcPr>
          <w:p w14:paraId="62211D92"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0.18 (0.05)</w:t>
            </w:r>
          </w:p>
        </w:tc>
        <w:tc>
          <w:tcPr>
            <w:tcW w:w="1290" w:type="dxa"/>
            <w:noWrap/>
            <w:hideMark/>
          </w:tcPr>
          <w:p w14:paraId="2B786825"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 (0.04)</w:t>
            </w:r>
          </w:p>
        </w:tc>
        <w:tc>
          <w:tcPr>
            <w:tcW w:w="1290" w:type="dxa"/>
            <w:noWrap/>
            <w:hideMark/>
          </w:tcPr>
          <w:p w14:paraId="454021D1"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0.23 (0.03)</w:t>
            </w:r>
          </w:p>
        </w:tc>
        <w:tc>
          <w:tcPr>
            <w:tcW w:w="1290" w:type="dxa"/>
            <w:tcBorders>
              <w:right w:val="double" w:sz="4" w:space="0" w:color="auto"/>
            </w:tcBorders>
            <w:noWrap/>
            <w:hideMark/>
          </w:tcPr>
          <w:p w14:paraId="485E289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0.23 (0.03)</w:t>
            </w:r>
          </w:p>
        </w:tc>
        <w:tc>
          <w:tcPr>
            <w:tcW w:w="1290" w:type="dxa"/>
            <w:tcBorders>
              <w:left w:val="double" w:sz="4" w:space="0" w:color="auto"/>
              <w:right w:val="nil"/>
            </w:tcBorders>
            <w:noWrap/>
            <w:hideMark/>
          </w:tcPr>
          <w:p w14:paraId="5F48F922"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0.21 (0.04)</w:t>
            </w:r>
          </w:p>
        </w:tc>
      </w:tr>
      <w:tr w:rsidR="006E6E33" w:rsidRPr="00A45805" w14:paraId="4BB58C8E"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12D08707"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64D8C3F9"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tc>
        <w:tc>
          <w:tcPr>
            <w:tcW w:w="3548" w:type="dxa"/>
            <w:noWrap/>
            <w:hideMark/>
          </w:tcPr>
          <w:p w14:paraId="6AE31CA5"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 xml:space="preserve">Share of Social Grade DE </w:t>
            </w:r>
          </w:p>
          <w:p w14:paraId="25CEC314"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(semi-skilled working class and non-working)</w:t>
            </w:r>
          </w:p>
        </w:tc>
        <w:tc>
          <w:tcPr>
            <w:tcW w:w="1289" w:type="dxa"/>
            <w:noWrap/>
            <w:hideMark/>
          </w:tcPr>
          <w:p w14:paraId="081EA7B7"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0.14 (0.04)</w:t>
            </w:r>
          </w:p>
        </w:tc>
        <w:tc>
          <w:tcPr>
            <w:tcW w:w="1290" w:type="dxa"/>
            <w:noWrap/>
            <w:hideMark/>
          </w:tcPr>
          <w:p w14:paraId="1B14DBF8"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0.14 (0.04)</w:t>
            </w:r>
          </w:p>
        </w:tc>
        <w:tc>
          <w:tcPr>
            <w:tcW w:w="1290" w:type="dxa"/>
            <w:noWrap/>
            <w:hideMark/>
          </w:tcPr>
          <w:p w14:paraId="0A476D53"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0.16 (0.04)</w:t>
            </w:r>
          </w:p>
        </w:tc>
        <w:tc>
          <w:tcPr>
            <w:tcW w:w="1290" w:type="dxa"/>
            <w:tcBorders>
              <w:right w:val="double" w:sz="4" w:space="0" w:color="auto"/>
            </w:tcBorders>
            <w:noWrap/>
            <w:hideMark/>
          </w:tcPr>
          <w:p w14:paraId="7139AD6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0.19 (0.05)</w:t>
            </w:r>
          </w:p>
        </w:tc>
        <w:tc>
          <w:tcPr>
            <w:tcW w:w="1290" w:type="dxa"/>
            <w:tcBorders>
              <w:left w:val="double" w:sz="4" w:space="0" w:color="auto"/>
              <w:right w:val="nil"/>
            </w:tcBorders>
            <w:noWrap/>
            <w:hideMark/>
          </w:tcPr>
          <w:p w14:paraId="4CBEB86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0.16 (0.05)</w:t>
            </w:r>
          </w:p>
        </w:tc>
      </w:tr>
      <w:tr w:rsidR="006E6E33" w:rsidRPr="00A45805" w14:paraId="58248AB0"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EDDF975" w14:textId="77777777" w:rsidR="006E6E33" w:rsidRPr="0042659C" w:rsidRDefault="006E6E33" w:rsidP="00F75281">
            <w:pPr>
              <w:widowControl/>
              <w:wordWrap/>
              <w:autoSpaceDE/>
              <w:autoSpaceDN/>
              <w:rPr>
                <w:rFonts w:eastAsia="Times New Roman"/>
                <w:b w:val="0"/>
                <w:bCs w:val="0"/>
                <w:color w:val="000000"/>
              </w:rPr>
            </w:pPr>
          </w:p>
        </w:tc>
        <w:tc>
          <w:tcPr>
            <w:tcW w:w="1986" w:type="dxa"/>
            <w:vMerge w:val="restart"/>
            <w:noWrap/>
            <w:hideMark/>
          </w:tcPr>
          <w:p w14:paraId="74B7B71F"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Housing type</w:t>
            </w:r>
          </w:p>
        </w:tc>
        <w:tc>
          <w:tcPr>
            <w:tcW w:w="3548" w:type="dxa"/>
            <w:noWrap/>
            <w:hideMark/>
          </w:tcPr>
          <w:p w14:paraId="46F91440"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Share of social rented housing</w:t>
            </w:r>
          </w:p>
        </w:tc>
        <w:tc>
          <w:tcPr>
            <w:tcW w:w="1289" w:type="dxa"/>
            <w:noWrap/>
            <w:hideMark/>
          </w:tcPr>
          <w:p w14:paraId="5C8ABBFB"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0.18 (0.09)</w:t>
            </w:r>
          </w:p>
        </w:tc>
        <w:tc>
          <w:tcPr>
            <w:tcW w:w="1290" w:type="dxa"/>
            <w:noWrap/>
            <w:hideMark/>
          </w:tcPr>
          <w:p w14:paraId="515A7921"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0.15 (0.06)</w:t>
            </w:r>
          </w:p>
        </w:tc>
        <w:tc>
          <w:tcPr>
            <w:tcW w:w="1290" w:type="dxa"/>
            <w:noWrap/>
            <w:hideMark/>
          </w:tcPr>
          <w:p w14:paraId="16E5C4E0"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0.15 (0.05)</w:t>
            </w:r>
          </w:p>
        </w:tc>
        <w:tc>
          <w:tcPr>
            <w:tcW w:w="1290" w:type="dxa"/>
            <w:tcBorders>
              <w:right w:val="double" w:sz="4" w:space="0" w:color="auto"/>
            </w:tcBorders>
            <w:noWrap/>
            <w:hideMark/>
          </w:tcPr>
          <w:p w14:paraId="07BE8FB5"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0.18 (0.06)</w:t>
            </w:r>
          </w:p>
        </w:tc>
        <w:tc>
          <w:tcPr>
            <w:tcW w:w="1290" w:type="dxa"/>
            <w:tcBorders>
              <w:left w:val="double" w:sz="4" w:space="0" w:color="auto"/>
              <w:right w:val="nil"/>
            </w:tcBorders>
            <w:noWrap/>
            <w:hideMark/>
          </w:tcPr>
          <w:p w14:paraId="349BCD6C"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0.16 (0.06)</w:t>
            </w:r>
          </w:p>
        </w:tc>
      </w:tr>
      <w:tr w:rsidR="006E6E33" w:rsidRPr="00A45805" w14:paraId="29613D89"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0CE975B5" w14:textId="77777777" w:rsidR="006E6E33" w:rsidRPr="0042659C" w:rsidRDefault="006E6E33" w:rsidP="00F75281">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73554637"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2973A54B"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Share of dwellings with ≥3 bedrooms</w:t>
            </w:r>
          </w:p>
        </w:tc>
        <w:tc>
          <w:tcPr>
            <w:tcW w:w="1289" w:type="dxa"/>
            <w:tcBorders>
              <w:bottom w:val="single" w:sz="4" w:space="0" w:color="auto"/>
            </w:tcBorders>
            <w:noWrap/>
            <w:hideMark/>
          </w:tcPr>
          <w:p w14:paraId="5498E4B8"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0.56 (0.15)</w:t>
            </w:r>
          </w:p>
        </w:tc>
        <w:tc>
          <w:tcPr>
            <w:tcW w:w="1290" w:type="dxa"/>
            <w:tcBorders>
              <w:bottom w:val="single" w:sz="4" w:space="0" w:color="auto"/>
            </w:tcBorders>
            <w:noWrap/>
            <w:hideMark/>
          </w:tcPr>
          <w:p w14:paraId="088B42B6"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0.63 (0.07)</w:t>
            </w:r>
          </w:p>
        </w:tc>
        <w:tc>
          <w:tcPr>
            <w:tcW w:w="1290" w:type="dxa"/>
            <w:tcBorders>
              <w:bottom w:val="single" w:sz="4" w:space="0" w:color="auto"/>
            </w:tcBorders>
            <w:noWrap/>
            <w:hideMark/>
          </w:tcPr>
          <w:p w14:paraId="618AE7C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0.65 (0.06)</w:t>
            </w:r>
          </w:p>
        </w:tc>
        <w:tc>
          <w:tcPr>
            <w:tcW w:w="1290" w:type="dxa"/>
            <w:tcBorders>
              <w:bottom w:val="single" w:sz="4" w:space="0" w:color="auto"/>
              <w:right w:val="double" w:sz="4" w:space="0" w:color="auto"/>
            </w:tcBorders>
            <w:noWrap/>
            <w:hideMark/>
          </w:tcPr>
          <w:p w14:paraId="28E9B453"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0.6 (0.06)</w:t>
            </w:r>
          </w:p>
        </w:tc>
        <w:tc>
          <w:tcPr>
            <w:tcW w:w="1290" w:type="dxa"/>
            <w:tcBorders>
              <w:left w:val="double" w:sz="4" w:space="0" w:color="auto"/>
              <w:bottom w:val="single" w:sz="4" w:space="0" w:color="auto"/>
              <w:right w:val="nil"/>
            </w:tcBorders>
            <w:noWrap/>
            <w:hideMark/>
          </w:tcPr>
          <w:p w14:paraId="28B7AC7F"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0.62 (0.09)</w:t>
            </w:r>
          </w:p>
        </w:tc>
      </w:tr>
      <w:tr w:rsidR="006E6E33" w:rsidRPr="00A45805" w14:paraId="765D98B7"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1282697E" w14:textId="77777777" w:rsidR="006E6E33" w:rsidRPr="00C4121D" w:rsidRDefault="006E6E33" w:rsidP="00F75281">
            <w:pPr>
              <w:widowControl/>
              <w:wordWrap/>
              <w:autoSpaceDE/>
              <w:autoSpaceDN/>
              <w:rPr>
                <w:rFonts w:eastAsia="Times New Roman"/>
                <w:color w:val="000000"/>
              </w:rPr>
            </w:pPr>
            <w:r w:rsidRPr="00C4121D">
              <w:rPr>
                <w:rFonts w:eastAsia="Times New Roman"/>
                <w:color w:val="000000"/>
              </w:rPr>
              <w:t>Accessibility</w:t>
            </w:r>
          </w:p>
        </w:tc>
        <w:tc>
          <w:tcPr>
            <w:tcW w:w="1986" w:type="dxa"/>
            <w:tcBorders>
              <w:top w:val="single" w:sz="4" w:space="0" w:color="auto"/>
            </w:tcBorders>
            <w:noWrap/>
            <w:hideMark/>
          </w:tcPr>
          <w:p w14:paraId="3015CD82"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Residential density</w:t>
            </w:r>
          </w:p>
        </w:tc>
        <w:tc>
          <w:tcPr>
            <w:tcW w:w="3548" w:type="dxa"/>
            <w:tcBorders>
              <w:top w:val="single" w:sz="4" w:space="0" w:color="auto"/>
            </w:tcBorders>
            <w:noWrap/>
            <w:hideMark/>
          </w:tcPr>
          <w:p w14:paraId="4F79B9AF"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 xml:space="preserve">Resident population density </w:t>
            </w:r>
          </w:p>
          <w:p w14:paraId="0BD55707"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(1,000 inhabitants per km</w:t>
            </w:r>
            <w:r w:rsidRPr="00C4121D">
              <w:rPr>
                <w:rFonts w:eastAsia="Times New Roman"/>
                <w:b/>
                <w:bCs/>
                <w:color w:val="000000"/>
                <w:sz w:val="18"/>
                <w:szCs w:val="18"/>
                <w:vertAlign w:val="superscript"/>
              </w:rPr>
              <w:t>2</w:t>
            </w:r>
            <w:r w:rsidRPr="00C4121D">
              <w:rPr>
                <w:rFonts w:eastAsia="Times New Roman"/>
                <w:b/>
                <w:bCs/>
                <w:color w:val="000000"/>
                <w:sz w:val="18"/>
                <w:szCs w:val="18"/>
              </w:rPr>
              <w:t>)</w:t>
            </w:r>
          </w:p>
        </w:tc>
        <w:tc>
          <w:tcPr>
            <w:tcW w:w="1289" w:type="dxa"/>
            <w:tcBorders>
              <w:top w:val="single" w:sz="4" w:space="0" w:color="auto"/>
            </w:tcBorders>
            <w:noWrap/>
            <w:hideMark/>
          </w:tcPr>
          <w:p w14:paraId="127862F7"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0.03 (0.04)</w:t>
            </w:r>
          </w:p>
        </w:tc>
        <w:tc>
          <w:tcPr>
            <w:tcW w:w="1290" w:type="dxa"/>
            <w:tcBorders>
              <w:top w:val="single" w:sz="4" w:space="0" w:color="auto"/>
            </w:tcBorders>
            <w:noWrap/>
            <w:hideMark/>
          </w:tcPr>
          <w:p w14:paraId="2F7952C8"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(0.01)</w:t>
            </w:r>
          </w:p>
        </w:tc>
        <w:tc>
          <w:tcPr>
            <w:tcW w:w="1290" w:type="dxa"/>
            <w:tcBorders>
              <w:top w:val="single" w:sz="4" w:space="0" w:color="auto"/>
            </w:tcBorders>
            <w:noWrap/>
            <w:hideMark/>
          </w:tcPr>
          <w:p w14:paraId="5C698D35"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(0.01)</w:t>
            </w:r>
          </w:p>
        </w:tc>
        <w:tc>
          <w:tcPr>
            <w:tcW w:w="1290" w:type="dxa"/>
            <w:tcBorders>
              <w:top w:val="single" w:sz="4" w:space="0" w:color="auto"/>
              <w:right w:val="double" w:sz="4" w:space="0" w:color="auto"/>
            </w:tcBorders>
            <w:noWrap/>
            <w:hideMark/>
          </w:tcPr>
          <w:p w14:paraId="585B203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(0.01)</w:t>
            </w:r>
          </w:p>
        </w:tc>
        <w:tc>
          <w:tcPr>
            <w:tcW w:w="1290" w:type="dxa"/>
            <w:tcBorders>
              <w:top w:val="single" w:sz="4" w:space="0" w:color="auto"/>
              <w:left w:val="double" w:sz="4" w:space="0" w:color="auto"/>
              <w:right w:val="nil"/>
            </w:tcBorders>
            <w:noWrap/>
            <w:hideMark/>
          </w:tcPr>
          <w:p w14:paraId="3AEECDE5"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0.01 (0.02)</w:t>
            </w:r>
          </w:p>
        </w:tc>
      </w:tr>
      <w:tr w:rsidR="006E6E33" w:rsidRPr="00A45805" w14:paraId="76E18064"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FB88C1A" w14:textId="77777777" w:rsidR="006E6E33" w:rsidRPr="0042659C" w:rsidRDefault="006E6E33" w:rsidP="00F75281">
            <w:pPr>
              <w:widowControl/>
              <w:wordWrap/>
              <w:autoSpaceDE/>
              <w:autoSpaceDN/>
              <w:rPr>
                <w:rFonts w:eastAsia="Times New Roman"/>
                <w:b w:val="0"/>
                <w:bCs w:val="0"/>
                <w:color w:val="000000"/>
              </w:rPr>
            </w:pPr>
          </w:p>
        </w:tc>
        <w:tc>
          <w:tcPr>
            <w:tcW w:w="1986" w:type="dxa"/>
            <w:vMerge w:val="restart"/>
            <w:noWrap/>
            <w:hideMark/>
          </w:tcPr>
          <w:p w14:paraId="65E3C9BD"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Car availability</w:t>
            </w:r>
          </w:p>
        </w:tc>
        <w:tc>
          <w:tcPr>
            <w:tcW w:w="3548" w:type="dxa"/>
            <w:noWrap/>
            <w:hideMark/>
          </w:tcPr>
          <w:p w14:paraId="6EBF4115"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Share of households with 0 vehicle</w:t>
            </w:r>
          </w:p>
        </w:tc>
        <w:tc>
          <w:tcPr>
            <w:tcW w:w="1289" w:type="dxa"/>
            <w:noWrap/>
            <w:hideMark/>
          </w:tcPr>
          <w:p w14:paraId="3A30B246"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0.28 (0.19)</w:t>
            </w:r>
          </w:p>
        </w:tc>
        <w:tc>
          <w:tcPr>
            <w:tcW w:w="1290" w:type="dxa"/>
            <w:noWrap/>
            <w:hideMark/>
          </w:tcPr>
          <w:p w14:paraId="7933F3C7"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0.19 (0.08)</w:t>
            </w:r>
          </w:p>
        </w:tc>
        <w:tc>
          <w:tcPr>
            <w:tcW w:w="1290" w:type="dxa"/>
            <w:noWrap/>
            <w:hideMark/>
          </w:tcPr>
          <w:p w14:paraId="591C1D04"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0.21 (0.07)</w:t>
            </w:r>
          </w:p>
        </w:tc>
        <w:tc>
          <w:tcPr>
            <w:tcW w:w="1290" w:type="dxa"/>
            <w:tcBorders>
              <w:right w:val="double" w:sz="4" w:space="0" w:color="auto"/>
            </w:tcBorders>
            <w:noWrap/>
            <w:hideMark/>
          </w:tcPr>
          <w:p w14:paraId="269208E2"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0.27 (0.07)</w:t>
            </w:r>
          </w:p>
        </w:tc>
        <w:tc>
          <w:tcPr>
            <w:tcW w:w="1290" w:type="dxa"/>
            <w:tcBorders>
              <w:left w:val="double" w:sz="4" w:space="0" w:color="auto"/>
              <w:right w:val="nil"/>
            </w:tcBorders>
            <w:noWrap/>
            <w:hideMark/>
          </w:tcPr>
          <w:p w14:paraId="4B6B8531"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0.23 (0.11)</w:t>
            </w:r>
          </w:p>
        </w:tc>
      </w:tr>
      <w:tr w:rsidR="006E6E33" w:rsidRPr="00A45805" w14:paraId="765CF287"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4076321"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6A72CAEB"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50DF82B8"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Share of households with 1 vehicle</w:t>
            </w:r>
          </w:p>
        </w:tc>
        <w:tc>
          <w:tcPr>
            <w:tcW w:w="1289" w:type="dxa"/>
            <w:noWrap/>
            <w:hideMark/>
          </w:tcPr>
          <w:p w14:paraId="29A6B585"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0.4 (0.04)</w:t>
            </w:r>
          </w:p>
        </w:tc>
        <w:tc>
          <w:tcPr>
            <w:tcW w:w="1290" w:type="dxa"/>
            <w:noWrap/>
            <w:hideMark/>
          </w:tcPr>
          <w:p w14:paraId="7B8E7FA3"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0.42 (0.03)</w:t>
            </w:r>
          </w:p>
        </w:tc>
        <w:tc>
          <w:tcPr>
            <w:tcW w:w="1290" w:type="dxa"/>
            <w:noWrap/>
            <w:hideMark/>
          </w:tcPr>
          <w:p w14:paraId="24C385A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0.42 (0.02)</w:t>
            </w:r>
          </w:p>
        </w:tc>
        <w:tc>
          <w:tcPr>
            <w:tcW w:w="1290" w:type="dxa"/>
            <w:tcBorders>
              <w:right w:val="double" w:sz="4" w:space="0" w:color="auto"/>
            </w:tcBorders>
            <w:noWrap/>
            <w:hideMark/>
          </w:tcPr>
          <w:p w14:paraId="7BEA3D3D"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0.44 (0.02)</w:t>
            </w:r>
          </w:p>
        </w:tc>
        <w:tc>
          <w:tcPr>
            <w:tcW w:w="1290" w:type="dxa"/>
            <w:tcBorders>
              <w:left w:val="double" w:sz="4" w:space="0" w:color="auto"/>
              <w:right w:val="nil"/>
            </w:tcBorders>
            <w:noWrap/>
            <w:hideMark/>
          </w:tcPr>
          <w:p w14:paraId="643C3F80"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0.42 (0.03)</w:t>
            </w:r>
          </w:p>
        </w:tc>
      </w:tr>
      <w:tr w:rsidR="006E6E33" w:rsidRPr="00A45805" w14:paraId="4B937AED"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6D12DDC"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01D944D7"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07329F83"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Share of households with 2 vehicles</w:t>
            </w:r>
          </w:p>
        </w:tc>
        <w:tc>
          <w:tcPr>
            <w:tcW w:w="1289" w:type="dxa"/>
            <w:noWrap/>
            <w:hideMark/>
          </w:tcPr>
          <w:p w14:paraId="3C1E08EF"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0.24 (0.12)</w:t>
            </w:r>
          </w:p>
        </w:tc>
        <w:tc>
          <w:tcPr>
            <w:tcW w:w="1290" w:type="dxa"/>
            <w:noWrap/>
            <w:hideMark/>
          </w:tcPr>
          <w:p w14:paraId="674986F7"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0.29 (0.07)</w:t>
            </w:r>
          </w:p>
        </w:tc>
        <w:tc>
          <w:tcPr>
            <w:tcW w:w="1290" w:type="dxa"/>
            <w:noWrap/>
            <w:hideMark/>
          </w:tcPr>
          <w:p w14:paraId="0ACB8D99"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0.28 (0.05)</w:t>
            </w:r>
          </w:p>
        </w:tc>
        <w:tc>
          <w:tcPr>
            <w:tcW w:w="1290" w:type="dxa"/>
            <w:tcBorders>
              <w:right w:val="double" w:sz="4" w:space="0" w:color="auto"/>
            </w:tcBorders>
            <w:noWrap/>
            <w:hideMark/>
          </w:tcPr>
          <w:p w14:paraId="3E03CE38"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0.23 (0.05)</w:t>
            </w:r>
          </w:p>
        </w:tc>
        <w:tc>
          <w:tcPr>
            <w:tcW w:w="1290" w:type="dxa"/>
            <w:tcBorders>
              <w:left w:val="double" w:sz="4" w:space="0" w:color="auto"/>
              <w:right w:val="nil"/>
            </w:tcBorders>
            <w:noWrap/>
            <w:hideMark/>
          </w:tcPr>
          <w:p w14:paraId="330B178E"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0.27 (0.07)</w:t>
            </w:r>
          </w:p>
        </w:tc>
      </w:tr>
      <w:tr w:rsidR="006E6E33" w:rsidRPr="00A45805" w14:paraId="445A948B"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3DFB5DA"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685071A4"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71248DBF"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Share of households with ≥3 vehicles</w:t>
            </w:r>
          </w:p>
        </w:tc>
        <w:tc>
          <w:tcPr>
            <w:tcW w:w="1289" w:type="dxa"/>
            <w:noWrap/>
            <w:hideMark/>
          </w:tcPr>
          <w:p w14:paraId="225ECB2E"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0.02 (0.02)</w:t>
            </w:r>
          </w:p>
        </w:tc>
        <w:tc>
          <w:tcPr>
            <w:tcW w:w="1290" w:type="dxa"/>
            <w:noWrap/>
            <w:hideMark/>
          </w:tcPr>
          <w:p w14:paraId="29A561AE"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0.03 (0.01)</w:t>
            </w:r>
          </w:p>
        </w:tc>
        <w:tc>
          <w:tcPr>
            <w:tcW w:w="1290" w:type="dxa"/>
            <w:noWrap/>
            <w:hideMark/>
          </w:tcPr>
          <w:p w14:paraId="48A10C0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0.02 (0.01)</w:t>
            </w:r>
          </w:p>
        </w:tc>
        <w:tc>
          <w:tcPr>
            <w:tcW w:w="1290" w:type="dxa"/>
            <w:tcBorders>
              <w:right w:val="double" w:sz="4" w:space="0" w:color="auto"/>
            </w:tcBorders>
            <w:noWrap/>
            <w:hideMark/>
          </w:tcPr>
          <w:p w14:paraId="65565A4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(0.01)</w:t>
            </w:r>
          </w:p>
        </w:tc>
        <w:tc>
          <w:tcPr>
            <w:tcW w:w="1290" w:type="dxa"/>
            <w:tcBorders>
              <w:left w:val="double" w:sz="4" w:space="0" w:color="auto"/>
              <w:right w:val="nil"/>
            </w:tcBorders>
            <w:noWrap/>
            <w:hideMark/>
          </w:tcPr>
          <w:p w14:paraId="3CD14BED"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0.02 (0.01)</w:t>
            </w:r>
          </w:p>
        </w:tc>
      </w:tr>
      <w:tr w:rsidR="006E6E33" w:rsidRPr="00A45805" w14:paraId="0DB200B2"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2018358" w14:textId="77777777" w:rsidR="006E6E33" w:rsidRPr="0042659C" w:rsidRDefault="006E6E33" w:rsidP="00F75281">
            <w:pPr>
              <w:widowControl/>
              <w:wordWrap/>
              <w:autoSpaceDE/>
              <w:autoSpaceDN/>
              <w:rPr>
                <w:rFonts w:eastAsia="Times New Roman"/>
                <w:b w:val="0"/>
                <w:bCs w:val="0"/>
                <w:color w:val="000000"/>
              </w:rPr>
            </w:pPr>
          </w:p>
        </w:tc>
        <w:tc>
          <w:tcPr>
            <w:tcW w:w="1986" w:type="dxa"/>
            <w:vMerge w:val="restart"/>
            <w:hideMark/>
          </w:tcPr>
          <w:p w14:paraId="6F18A18E"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Clinical capacity and Allowed premises</w:t>
            </w:r>
          </w:p>
        </w:tc>
        <w:tc>
          <w:tcPr>
            <w:tcW w:w="3548" w:type="dxa"/>
            <w:noWrap/>
            <w:hideMark/>
          </w:tcPr>
          <w:p w14:paraId="1EFAB595"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Hospitals (per 1,000 inhabitants)</w:t>
            </w:r>
          </w:p>
        </w:tc>
        <w:tc>
          <w:tcPr>
            <w:tcW w:w="1289" w:type="dxa"/>
            <w:noWrap/>
            <w:hideMark/>
          </w:tcPr>
          <w:p w14:paraId="1314C550"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0.33 (0.2)</w:t>
            </w:r>
          </w:p>
        </w:tc>
        <w:tc>
          <w:tcPr>
            <w:tcW w:w="1290" w:type="dxa"/>
            <w:noWrap/>
            <w:hideMark/>
          </w:tcPr>
          <w:p w14:paraId="1EE239AC"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0.27 (0.11)</w:t>
            </w:r>
          </w:p>
        </w:tc>
        <w:tc>
          <w:tcPr>
            <w:tcW w:w="1290" w:type="dxa"/>
            <w:noWrap/>
            <w:hideMark/>
          </w:tcPr>
          <w:p w14:paraId="67CB4A62"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0.29 (0.16)</w:t>
            </w:r>
          </w:p>
        </w:tc>
        <w:tc>
          <w:tcPr>
            <w:tcW w:w="1290" w:type="dxa"/>
            <w:tcBorders>
              <w:right w:val="double" w:sz="4" w:space="0" w:color="auto"/>
            </w:tcBorders>
            <w:noWrap/>
            <w:hideMark/>
          </w:tcPr>
          <w:p w14:paraId="7CF175B4"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0.26 (0.15)</w:t>
            </w:r>
          </w:p>
        </w:tc>
        <w:tc>
          <w:tcPr>
            <w:tcW w:w="1290" w:type="dxa"/>
            <w:tcBorders>
              <w:left w:val="double" w:sz="4" w:space="0" w:color="auto"/>
              <w:right w:val="nil"/>
            </w:tcBorders>
            <w:noWrap/>
            <w:hideMark/>
          </w:tcPr>
          <w:p w14:paraId="563D6E0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0.28 (0.15)</w:t>
            </w:r>
          </w:p>
        </w:tc>
      </w:tr>
      <w:tr w:rsidR="006E6E33" w:rsidRPr="00A45805" w14:paraId="01267E38"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00D16876" w14:textId="77777777" w:rsidR="006E6E33" w:rsidRPr="0042659C" w:rsidRDefault="006E6E33" w:rsidP="00F75281">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7CA12864"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p>
        </w:tc>
        <w:tc>
          <w:tcPr>
            <w:tcW w:w="3548" w:type="dxa"/>
            <w:tcBorders>
              <w:bottom w:val="single" w:sz="4" w:space="0" w:color="auto"/>
            </w:tcBorders>
            <w:noWrap/>
            <w:hideMark/>
          </w:tcPr>
          <w:p w14:paraId="4D978701"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Parks (per 1,000 inhabitants)</w:t>
            </w:r>
          </w:p>
        </w:tc>
        <w:tc>
          <w:tcPr>
            <w:tcW w:w="1289" w:type="dxa"/>
            <w:tcBorders>
              <w:bottom w:val="single" w:sz="4" w:space="0" w:color="auto"/>
            </w:tcBorders>
            <w:noWrap/>
            <w:hideMark/>
          </w:tcPr>
          <w:p w14:paraId="49230E59"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25.5 (10.95)</w:t>
            </w:r>
          </w:p>
        </w:tc>
        <w:tc>
          <w:tcPr>
            <w:tcW w:w="1290" w:type="dxa"/>
            <w:tcBorders>
              <w:bottom w:val="single" w:sz="4" w:space="0" w:color="auto"/>
            </w:tcBorders>
            <w:noWrap/>
            <w:hideMark/>
          </w:tcPr>
          <w:p w14:paraId="60EA562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22.87 (10.32)</w:t>
            </w:r>
          </w:p>
        </w:tc>
        <w:tc>
          <w:tcPr>
            <w:tcW w:w="1290" w:type="dxa"/>
            <w:tcBorders>
              <w:bottom w:val="single" w:sz="4" w:space="0" w:color="auto"/>
            </w:tcBorders>
            <w:noWrap/>
            <w:hideMark/>
          </w:tcPr>
          <w:p w14:paraId="18F71C1D"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22.89 (11.82)</w:t>
            </w:r>
          </w:p>
        </w:tc>
        <w:tc>
          <w:tcPr>
            <w:tcW w:w="1290" w:type="dxa"/>
            <w:tcBorders>
              <w:bottom w:val="single" w:sz="4" w:space="0" w:color="auto"/>
              <w:right w:val="double" w:sz="4" w:space="0" w:color="auto"/>
            </w:tcBorders>
            <w:noWrap/>
            <w:hideMark/>
          </w:tcPr>
          <w:p w14:paraId="5AFE3C2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21.61 (10.54)</w:t>
            </w:r>
          </w:p>
        </w:tc>
        <w:tc>
          <w:tcPr>
            <w:tcW w:w="1290" w:type="dxa"/>
            <w:tcBorders>
              <w:left w:val="double" w:sz="4" w:space="0" w:color="auto"/>
              <w:bottom w:val="single" w:sz="4" w:space="0" w:color="auto"/>
              <w:right w:val="nil"/>
            </w:tcBorders>
            <w:noWrap/>
            <w:hideMark/>
          </w:tcPr>
          <w:p w14:paraId="6655B5A6"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22.97 (10.98)</w:t>
            </w:r>
          </w:p>
        </w:tc>
      </w:tr>
      <w:tr w:rsidR="006E6E33" w:rsidRPr="00A45805" w14:paraId="10DF8681"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3CC4E6D0" w14:textId="77777777" w:rsidR="006E6E33" w:rsidRPr="00C4121D" w:rsidRDefault="006E6E33" w:rsidP="00F75281">
            <w:pPr>
              <w:widowControl/>
              <w:wordWrap/>
              <w:autoSpaceDE/>
              <w:autoSpaceDN/>
              <w:rPr>
                <w:rFonts w:eastAsia="Times New Roman"/>
                <w:color w:val="000000"/>
              </w:rPr>
            </w:pPr>
            <w:r w:rsidRPr="00C4121D">
              <w:rPr>
                <w:rFonts w:eastAsia="Times New Roman"/>
                <w:color w:val="000000"/>
              </w:rPr>
              <w:t>Activity commitment</w:t>
            </w:r>
          </w:p>
        </w:tc>
        <w:tc>
          <w:tcPr>
            <w:tcW w:w="1986" w:type="dxa"/>
            <w:vMerge w:val="restart"/>
            <w:tcBorders>
              <w:top w:val="single" w:sz="4" w:space="0" w:color="auto"/>
            </w:tcBorders>
            <w:noWrap/>
            <w:hideMark/>
          </w:tcPr>
          <w:p w14:paraId="68D78371"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Economic activity</w:t>
            </w:r>
          </w:p>
        </w:tc>
        <w:tc>
          <w:tcPr>
            <w:tcW w:w="3548" w:type="dxa"/>
            <w:tcBorders>
              <w:top w:val="single" w:sz="4" w:space="0" w:color="auto"/>
            </w:tcBorders>
            <w:noWrap/>
            <w:hideMark/>
          </w:tcPr>
          <w:p w14:paraId="2EDA6F1A"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Share of part-time workers</w:t>
            </w:r>
          </w:p>
          <w:p w14:paraId="0CE50540"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in the resident population aged 16-74</w:t>
            </w:r>
          </w:p>
        </w:tc>
        <w:tc>
          <w:tcPr>
            <w:tcW w:w="1289" w:type="dxa"/>
            <w:tcBorders>
              <w:top w:val="single" w:sz="4" w:space="0" w:color="auto"/>
            </w:tcBorders>
            <w:noWrap/>
            <w:hideMark/>
          </w:tcPr>
          <w:p w14:paraId="490722B2"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0.13 (0.03)</w:t>
            </w:r>
          </w:p>
        </w:tc>
        <w:tc>
          <w:tcPr>
            <w:tcW w:w="1290" w:type="dxa"/>
            <w:tcBorders>
              <w:top w:val="single" w:sz="4" w:space="0" w:color="auto"/>
            </w:tcBorders>
            <w:noWrap/>
            <w:hideMark/>
          </w:tcPr>
          <w:p w14:paraId="31CAD437"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0.14 (0.01)</w:t>
            </w:r>
          </w:p>
        </w:tc>
        <w:tc>
          <w:tcPr>
            <w:tcW w:w="1290" w:type="dxa"/>
            <w:tcBorders>
              <w:top w:val="single" w:sz="4" w:space="0" w:color="auto"/>
            </w:tcBorders>
            <w:noWrap/>
            <w:hideMark/>
          </w:tcPr>
          <w:p w14:paraId="4D3C1BBE"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0.15 (0.01)</w:t>
            </w:r>
          </w:p>
        </w:tc>
        <w:tc>
          <w:tcPr>
            <w:tcW w:w="1290" w:type="dxa"/>
            <w:tcBorders>
              <w:top w:val="single" w:sz="4" w:space="0" w:color="auto"/>
              <w:right w:val="double" w:sz="4" w:space="0" w:color="auto"/>
            </w:tcBorders>
            <w:noWrap/>
            <w:hideMark/>
          </w:tcPr>
          <w:p w14:paraId="16013918"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0.14 (0.01)</w:t>
            </w:r>
          </w:p>
        </w:tc>
        <w:tc>
          <w:tcPr>
            <w:tcW w:w="1290" w:type="dxa"/>
            <w:tcBorders>
              <w:top w:val="single" w:sz="4" w:space="0" w:color="auto"/>
              <w:left w:val="double" w:sz="4" w:space="0" w:color="auto"/>
              <w:right w:val="nil"/>
            </w:tcBorders>
            <w:noWrap/>
            <w:hideMark/>
          </w:tcPr>
          <w:p w14:paraId="47F804DE"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0.14 (0.02)</w:t>
            </w:r>
          </w:p>
        </w:tc>
      </w:tr>
      <w:tr w:rsidR="006E6E33" w:rsidRPr="00A45805" w14:paraId="62C514DC"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A37ABC6"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74C5AB82"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5E519F99"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 xml:space="preserve">Share of full-time worker </w:t>
            </w:r>
          </w:p>
          <w:p w14:paraId="7C6496B5"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in the resident population aged 16-74</w:t>
            </w:r>
          </w:p>
        </w:tc>
        <w:tc>
          <w:tcPr>
            <w:tcW w:w="1289" w:type="dxa"/>
            <w:noWrap/>
            <w:hideMark/>
          </w:tcPr>
          <w:p w14:paraId="39F68DB3"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0.39 (0.04)</w:t>
            </w:r>
          </w:p>
        </w:tc>
        <w:tc>
          <w:tcPr>
            <w:tcW w:w="1290" w:type="dxa"/>
            <w:noWrap/>
            <w:hideMark/>
          </w:tcPr>
          <w:p w14:paraId="42A6CDE4"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0.4 (0.04)</w:t>
            </w:r>
          </w:p>
        </w:tc>
        <w:tc>
          <w:tcPr>
            <w:tcW w:w="1290" w:type="dxa"/>
            <w:noWrap/>
            <w:hideMark/>
          </w:tcPr>
          <w:p w14:paraId="143570B5"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0.39 (0.03)</w:t>
            </w:r>
          </w:p>
        </w:tc>
        <w:tc>
          <w:tcPr>
            <w:tcW w:w="1290" w:type="dxa"/>
            <w:tcBorders>
              <w:right w:val="double" w:sz="4" w:space="0" w:color="auto"/>
            </w:tcBorders>
            <w:noWrap/>
            <w:hideMark/>
          </w:tcPr>
          <w:p w14:paraId="6131912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0.38 (0.04)</w:t>
            </w:r>
          </w:p>
        </w:tc>
        <w:tc>
          <w:tcPr>
            <w:tcW w:w="1290" w:type="dxa"/>
            <w:tcBorders>
              <w:left w:val="double" w:sz="4" w:space="0" w:color="auto"/>
              <w:right w:val="nil"/>
            </w:tcBorders>
            <w:noWrap/>
            <w:hideMark/>
          </w:tcPr>
          <w:p w14:paraId="459AE80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0.39 (0.04)</w:t>
            </w:r>
          </w:p>
        </w:tc>
      </w:tr>
      <w:tr w:rsidR="006E6E33" w:rsidRPr="00A45805" w14:paraId="71353F14"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3DBE2978" w14:textId="77777777" w:rsidR="006E6E33" w:rsidRPr="0042659C" w:rsidRDefault="006E6E33" w:rsidP="00F75281">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4349A980"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7BF86338"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Share of self-employed workers</w:t>
            </w:r>
          </w:p>
          <w:p w14:paraId="030365BE"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in the resident population aged 16-74</w:t>
            </w:r>
          </w:p>
        </w:tc>
        <w:tc>
          <w:tcPr>
            <w:tcW w:w="1289" w:type="dxa"/>
            <w:tcBorders>
              <w:bottom w:val="single" w:sz="4" w:space="0" w:color="auto"/>
            </w:tcBorders>
            <w:noWrap/>
            <w:hideMark/>
          </w:tcPr>
          <w:p w14:paraId="3462CA05"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0.13 (0.02)</w:t>
            </w:r>
          </w:p>
        </w:tc>
        <w:tc>
          <w:tcPr>
            <w:tcW w:w="1290" w:type="dxa"/>
            <w:tcBorders>
              <w:bottom w:val="single" w:sz="4" w:space="0" w:color="auto"/>
            </w:tcBorders>
            <w:noWrap/>
            <w:hideMark/>
          </w:tcPr>
          <w:p w14:paraId="4CECEACC"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0.11 (0.02)</w:t>
            </w:r>
          </w:p>
        </w:tc>
        <w:tc>
          <w:tcPr>
            <w:tcW w:w="1290" w:type="dxa"/>
            <w:tcBorders>
              <w:bottom w:val="single" w:sz="4" w:space="0" w:color="auto"/>
            </w:tcBorders>
            <w:noWrap/>
            <w:hideMark/>
          </w:tcPr>
          <w:p w14:paraId="37F881CE"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0.1 (0.02)</w:t>
            </w:r>
          </w:p>
        </w:tc>
        <w:tc>
          <w:tcPr>
            <w:tcW w:w="1290" w:type="dxa"/>
            <w:tcBorders>
              <w:bottom w:val="single" w:sz="4" w:space="0" w:color="auto"/>
              <w:right w:val="double" w:sz="4" w:space="0" w:color="auto"/>
            </w:tcBorders>
            <w:noWrap/>
            <w:hideMark/>
          </w:tcPr>
          <w:p w14:paraId="539892AD"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0.08 (0.02)</w:t>
            </w:r>
          </w:p>
        </w:tc>
        <w:tc>
          <w:tcPr>
            <w:tcW w:w="1290" w:type="dxa"/>
            <w:tcBorders>
              <w:left w:val="double" w:sz="4" w:space="0" w:color="auto"/>
              <w:bottom w:val="single" w:sz="4" w:space="0" w:color="auto"/>
              <w:right w:val="nil"/>
            </w:tcBorders>
            <w:noWrap/>
            <w:hideMark/>
          </w:tcPr>
          <w:p w14:paraId="1F3FE4B2"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0.1 (0.03)</w:t>
            </w:r>
          </w:p>
        </w:tc>
      </w:tr>
      <w:tr w:rsidR="006E6E33" w:rsidRPr="00A45805" w14:paraId="6CC14D79"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22C1C7DF" w14:textId="77777777" w:rsidR="006E6E33" w:rsidRPr="0042659C" w:rsidRDefault="006E6E33" w:rsidP="00F75281">
            <w:pPr>
              <w:widowControl/>
              <w:wordWrap/>
              <w:autoSpaceDE/>
              <w:autoSpaceDN/>
              <w:rPr>
                <w:rFonts w:eastAsia="Times New Roman"/>
                <w:b w:val="0"/>
                <w:bCs w:val="0"/>
                <w:color w:val="000000"/>
              </w:rPr>
            </w:pPr>
            <w:r w:rsidRPr="0042659C">
              <w:rPr>
                <w:rFonts w:eastAsia="Times New Roman"/>
                <w:b w:val="0"/>
                <w:bCs w:val="0"/>
                <w:color w:val="000000"/>
              </w:rPr>
              <w:t>Population Health</w:t>
            </w:r>
          </w:p>
        </w:tc>
        <w:tc>
          <w:tcPr>
            <w:tcW w:w="1986" w:type="dxa"/>
            <w:vMerge w:val="restart"/>
            <w:tcBorders>
              <w:top w:val="single" w:sz="4" w:space="0" w:color="auto"/>
            </w:tcBorders>
            <w:hideMark/>
          </w:tcPr>
          <w:p w14:paraId="7F1D752C"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General health status</w:t>
            </w:r>
          </w:p>
        </w:tc>
        <w:tc>
          <w:tcPr>
            <w:tcW w:w="3548" w:type="dxa"/>
            <w:tcBorders>
              <w:top w:val="single" w:sz="4" w:space="0" w:color="auto"/>
            </w:tcBorders>
            <w:noWrap/>
            <w:hideMark/>
          </w:tcPr>
          <w:p w14:paraId="28251DE9"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 xml:space="preserve">Share of population in good health </w:t>
            </w:r>
          </w:p>
        </w:tc>
        <w:tc>
          <w:tcPr>
            <w:tcW w:w="1289" w:type="dxa"/>
            <w:tcBorders>
              <w:top w:val="single" w:sz="4" w:space="0" w:color="auto"/>
            </w:tcBorders>
            <w:noWrap/>
            <w:hideMark/>
          </w:tcPr>
          <w:p w14:paraId="32F9301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0.83 (0.02)</w:t>
            </w:r>
          </w:p>
        </w:tc>
        <w:tc>
          <w:tcPr>
            <w:tcW w:w="1290" w:type="dxa"/>
            <w:tcBorders>
              <w:top w:val="single" w:sz="4" w:space="0" w:color="auto"/>
            </w:tcBorders>
            <w:noWrap/>
            <w:hideMark/>
          </w:tcPr>
          <w:p w14:paraId="1CB7926B"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0.83 (0.03)</w:t>
            </w:r>
          </w:p>
        </w:tc>
        <w:tc>
          <w:tcPr>
            <w:tcW w:w="1290" w:type="dxa"/>
            <w:tcBorders>
              <w:top w:val="single" w:sz="4" w:space="0" w:color="auto"/>
            </w:tcBorders>
            <w:noWrap/>
            <w:hideMark/>
          </w:tcPr>
          <w:p w14:paraId="4978CA18"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0.81 (0.03)</w:t>
            </w:r>
          </w:p>
        </w:tc>
        <w:tc>
          <w:tcPr>
            <w:tcW w:w="1290" w:type="dxa"/>
            <w:tcBorders>
              <w:top w:val="single" w:sz="4" w:space="0" w:color="auto"/>
              <w:right w:val="double" w:sz="4" w:space="0" w:color="auto"/>
            </w:tcBorders>
            <w:noWrap/>
            <w:hideMark/>
          </w:tcPr>
          <w:p w14:paraId="39EDCF8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0.8 (0.03)</w:t>
            </w:r>
          </w:p>
        </w:tc>
        <w:tc>
          <w:tcPr>
            <w:tcW w:w="1290" w:type="dxa"/>
            <w:tcBorders>
              <w:top w:val="single" w:sz="4" w:space="0" w:color="auto"/>
              <w:left w:val="double" w:sz="4" w:space="0" w:color="auto"/>
              <w:right w:val="nil"/>
            </w:tcBorders>
            <w:noWrap/>
            <w:hideMark/>
          </w:tcPr>
          <w:p w14:paraId="733FAC48"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0.82 (0.03)</w:t>
            </w:r>
          </w:p>
        </w:tc>
      </w:tr>
      <w:tr w:rsidR="006E6E33" w:rsidRPr="00A45805" w14:paraId="1B986919"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4EC61CF5" w14:textId="77777777" w:rsidR="006E6E33" w:rsidRPr="0042659C" w:rsidRDefault="006E6E33" w:rsidP="00F75281">
            <w:pPr>
              <w:widowControl/>
              <w:wordWrap/>
              <w:autoSpaceDE/>
              <w:autoSpaceDN/>
              <w:rPr>
                <w:rFonts w:eastAsia="Times New Roman"/>
                <w:b w:val="0"/>
                <w:bCs w:val="0"/>
                <w:color w:val="000000"/>
              </w:rPr>
            </w:pPr>
          </w:p>
        </w:tc>
        <w:tc>
          <w:tcPr>
            <w:tcW w:w="1986" w:type="dxa"/>
            <w:vMerge/>
            <w:hideMark/>
          </w:tcPr>
          <w:p w14:paraId="2151C28A"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noWrap/>
            <w:hideMark/>
          </w:tcPr>
          <w:p w14:paraId="58A0F250"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Share of population in fair health</w:t>
            </w:r>
          </w:p>
        </w:tc>
        <w:tc>
          <w:tcPr>
            <w:tcW w:w="1289" w:type="dxa"/>
            <w:noWrap/>
            <w:hideMark/>
          </w:tcPr>
          <w:p w14:paraId="317CBA29"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0.12 (0.02)</w:t>
            </w:r>
          </w:p>
        </w:tc>
        <w:tc>
          <w:tcPr>
            <w:tcW w:w="1290" w:type="dxa"/>
            <w:noWrap/>
            <w:hideMark/>
          </w:tcPr>
          <w:p w14:paraId="18FE7B3B"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0.12 (0.02)</w:t>
            </w:r>
          </w:p>
        </w:tc>
        <w:tc>
          <w:tcPr>
            <w:tcW w:w="1290" w:type="dxa"/>
            <w:noWrap/>
            <w:hideMark/>
          </w:tcPr>
          <w:p w14:paraId="75CA5315"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0.14 (0.02)</w:t>
            </w:r>
          </w:p>
        </w:tc>
        <w:tc>
          <w:tcPr>
            <w:tcW w:w="1290" w:type="dxa"/>
            <w:tcBorders>
              <w:right w:val="double" w:sz="4" w:space="0" w:color="auto"/>
            </w:tcBorders>
            <w:noWrap/>
            <w:hideMark/>
          </w:tcPr>
          <w:p w14:paraId="6DE245DC"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0.14 (0.02)</w:t>
            </w:r>
          </w:p>
        </w:tc>
        <w:tc>
          <w:tcPr>
            <w:tcW w:w="1290" w:type="dxa"/>
            <w:tcBorders>
              <w:left w:val="double" w:sz="4" w:space="0" w:color="auto"/>
              <w:right w:val="nil"/>
            </w:tcBorders>
            <w:noWrap/>
            <w:hideMark/>
          </w:tcPr>
          <w:p w14:paraId="1C9F053B"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0.13 (0.02)</w:t>
            </w:r>
          </w:p>
        </w:tc>
      </w:tr>
      <w:tr w:rsidR="006E6E33" w:rsidRPr="00A45805" w14:paraId="07F52120"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4104B48E" w14:textId="77777777" w:rsidR="006E6E33" w:rsidRPr="0042659C" w:rsidRDefault="006E6E33" w:rsidP="00F75281">
            <w:pPr>
              <w:widowControl/>
              <w:wordWrap/>
              <w:autoSpaceDE/>
              <w:autoSpaceDN/>
              <w:rPr>
                <w:rFonts w:eastAsia="Times New Roman"/>
                <w:b w:val="0"/>
                <w:bCs w:val="0"/>
                <w:color w:val="000000"/>
              </w:rPr>
            </w:pPr>
          </w:p>
        </w:tc>
        <w:tc>
          <w:tcPr>
            <w:tcW w:w="1986" w:type="dxa"/>
            <w:vMerge/>
            <w:tcBorders>
              <w:bottom w:val="single" w:sz="4" w:space="0" w:color="auto"/>
            </w:tcBorders>
            <w:hideMark/>
          </w:tcPr>
          <w:p w14:paraId="6C8F8892"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3548" w:type="dxa"/>
            <w:tcBorders>
              <w:bottom w:val="single" w:sz="4" w:space="0" w:color="auto"/>
            </w:tcBorders>
            <w:noWrap/>
            <w:hideMark/>
          </w:tcPr>
          <w:p w14:paraId="597732D6"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 xml:space="preserve">Share of population in bad health </w:t>
            </w:r>
          </w:p>
        </w:tc>
        <w:tc>
          <w:tcPr>
            <w:tcW w:w="1289" w:type="dxa"/>
            <w:tcBorders>
              <w:bottom w:val="single" w:sz="4" w:space="0" w:color="auto"/>
            </w:tcBorders>
            <w:noWrap/>
            <w:hideMark/>
          </w:tcPr>
          <w:p w14:paraId="4CE627D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0.05 (0.01)</w:t>
            </w:r>
          </w:p>
        </w:tc>
        <w:tc>
          <w:tcPr>
            <w:tcW w:w="1290" w:type="dxa"/>
            <w:tcBorders>
              <w:bottom w:val="single" w:sz="4" w:space="0" w:color="auto"/>
            </w:tcBorders>
            <w:noWrap/>
            <w:hideMark/>
          </w:tcPr>
          <w:p w14:paraId="3494273F"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0.05 (0.01)</w:t>
            </w:r>
          </w:p>
        </w:tc>
        <w:tc>
          <w:tcPr>
            <w:tcW w:w="1290" w:type="dxa"/>
            <w:tcBorders>
              <w:bottom w:val="single" w:sz="4" w:space="0" w:color="auto"/>
            </w:tcBorders>
            <w:noWrap/>
            <w:hideMark/>
          </w:tcPr>
          <w:p w14:paraId="32B26D2F"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0.05 (0.01)</w:t>
            </w:r>
          </w:p>
        </w:tc>
        <w:tc>
          <w:tcPr>
            <w:tcW w:w="1290" w:type="dxa"/>
            <w:tcBorders>
              <w:bottom w:val="single" w:sz="4" w:space="0" w:color="auto"/>
              <w:right w:val="double" w:sz="4" w:space="0" w:color="auto"/>
            </w:tcBorders>
            <w:noWrap/>
            <w:hideMark/>
          </w:tcPr>
          <w:p w14:paraId="021380F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0.06 (0.01)</w:t>
            </w:r>
          </w:p>
        </w:tc>
        <w:tc>
          <w:tcPr>
            <w:tcW w:w="1290" w:type="dxa"/>
            <w:tcBorders>
              <w:left w:val="double" w:sz="4" w:space="0" w:color="auto"/>
              <w:bottom w:val="single" w:sz="4" w:space="0" w:color="auto"/>
              <w:right w:val="nil"/>
            </w:tcBorders>
            <w:noWrap/>
            <w:hideMark/>
          </w:tcPr>
          <w:p w14:paraId="41482661"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0.05 (0.01)</w:t>
            </w:r>
          </w:p>
        </w:tc>
      </w:tr>
      <w:tr w:rsidR="006E6E33" w:rsidRPr="00A45805" w14:paraId="78F39254"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noWrap/>
            <w:hideMark/>
          </w:tcPr>
          <w:p w14:paraId="6204707C" w14:textId="77777777" w:rsidR="006E6E33" w:rsidRPr="00C4121D" w:rsidRDefault="006E6E33" w:rsidP="00F75281">
            <w:pPr>
              <w:widowControl/>
              <w:wordWrap/>
              <w:autoSpaceDE/>
              <w:autoSpaceDN/>
              <w:rPr>
                <w:rFonts w:eastAsia="Times New Roman"/>
                <w:color w:val="000000"/>
              </w:rPr>
            </w:pPr>
            <w:r w:rsidRPr="00C4121D">
              <w:rPr>
                <w:rFonts w:eastAsia="Times New Roman"/>
                <w:color w:val="000000"/>
              </w:rPr>
              <w:t xml:space="preserve">Perceived risk of COVID-19 </w:t>
            </w:r>
          </w:p>
        </w:tc>
        <w:tc>
          <w:tcPr>
            <w:tcW w:w="1986" w:type="dxa"/>
            <w:tcBorders>
              <w:top w:val="single" w:sz="4" w:space="0" w:color="auto"/>
            </w:tcBorders>
            <w:noWrap/>
            <w:hideMark/>
          </w:tcPr>
          <w:p w14:paraId="5F5C3729"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Infection rates</w:t>
            </w:r>
          </w:p>
        </w:tc>
        <w:tc>
          <w:tcPr>
            <w:tcW w:w="3548" w:type="dxa"/>
            <w:tcBorders>
              <w:top w:val="single" w:sz="4" w:space="0" w:color="auto"/>
            </w:tcBorders>
            <w:noWrap/>
            <w:hideMark/>
          </w:tcPr>
          <w:p w14:paraId="6FBD123C"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 xml:space="preserve">Cumulative COVID-19 reported </w:t>
            </w:r>
            <w:proofErr w:type="gramStart"/>
            <w:r w:rsidRPr="00C4121D">
              <w:rPr>
                <w:rFonts w:eastAsia="Times New Roman"/>
                <w:b/>
                <w:bCs/>
                <w:color w:val="000000"/>
                <w:sz w:val="18"/>
                <w:szCs w:val="18"/>
              </w:rPr>
              <w:t>cases</w:t>
            </w:r>
            <w:proofErr w:type="gramEnd"/>
          </w:p>
          <w:p w14:paraId="437168AE"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per 100,000 population before lockdown</w:t>
            </w:r>
          </w:p>
        </w:tc>
        <w:tc>
          <w:tcPr>
            <w:tcW w:w="1289" w:type="dxa"/>
            <w:tcBorders>
              <w:top w:val="single" w:sz="4" w:space="0" w:color="auto"/>
            </w:tcBorders>
            <w:noWrap/>
            <w:hideMark/>
          </w:tcPr>
          <w:p w14:paraId="70C9AFCD"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24.6 (19.65)</w:t>
            </w:r>
          </w:p>
        </w:tc>
        <w:tc>
          <w:tcPr>
            <w:tcW w:w="1290" w:type="dxa"/>
            <w:tcBorders>
              <w:top w:val="single" w:sz="4" w:space="0" w:color="auto"/>
            </w:tcBorders>
            <w:noWrap/>
            <w:hideMark/>
          </w:tcPr>
          <w:p w14:paraId="046A4E74"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15.72 (12.14)</w:t>
            </w:r>
          </w:p>
        </w:tc>
        <w:tc>
          <w:tcPr>
            <w:tcW w:w="1290" w:type="dxa"/>
            <w:tcBorders>
              <w:top w:val="single" w:sz="4" w:space="0" w:color="auto"/>
            </w:tcBorders>
            <w:noWrap/>
            <w:hideMark/>
          </w:tcPr>
          <w:p w14:paraId="7D5058BB"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11.29 (7.04)</w:t>
            </w:r>
          </w:p>
        </w:tc>
        <w:tc>
          <w:tcPr>
            <w:tcW w:w="1290" w:type="dxa"/>
            <w:tcBorders>
              <w:top w:val="single" w:sz="4" w:space="0" w:color="auto"/>
              <w:right w:val="double" w:sz="4" w:space="0" w:color="auto"/>
            </w:tcBorders>
            <w:noWrap/>
            <w:hideMark/>
          </w:tcPr>
          <w:p w14:paraId="0E68FEAA"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9.49 (8.57)</w:t>
            </w:r>
          </w:p>
        </w:tc>
        <w:tc>
          <w:tcPr>
            <w:tcW w:w="1290" w:type="dxa"/>
            <w:tcBorders>
              <w:top w:val="single" w:sz="4" w:space="0" w:color="auto"/>
              <w:left w:val="double" w:sz="4" w:space="0" w:color="auto"/>
              <w:right w:val="nil"/>
            </w:tcBorders>
            <w:noWrap/>
            <w:hideMark/>
          </w:tcPr>
          <w:p w14:paraId="6CFE75A1"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14.11 (12.40)</w:t>
            </w:r>
          </w:p>
        </w:tc>
      </w:tr>
      <w:tr w:rsidR="006E6E33" w:rsidRPr="00A45805" w14:paraId="3543583C"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4" w:space="0" w:color="auto"/>
            </w:tcBorders>
            <w:hideMark/>
          </w:tcPr>
          <w:p w14:paraId="33418FA3" w14:textId="77777777" w:rsidR="006E6E33" w:rsidRPr="00C4121D" w:rsidRDefault="006E6E33" w:rsidP="00F75281">
            <w:pPr>
              <w:widowControl/>
              <w:wordWrap/>
              <w:autoSpaceDE/>
              <w:autoSpaceDN/>
              <w:rPr>
                <w:rFonts w:eastAsia="Times New Roman"/>
                <w:color w:val="000000"/>
              </w:rPr>
            </w:pPr>
          </w:p>
        </w:tc>
        <w:tc>
          <w:tcPr>
            <w:tcW w:w="1986" w:type="dxa"/>
            <w:tcBorders>
              <w:bottom w:val="single" w:sz="4" w:space="0" w:color="auto"/>
            </w:tcBorders>
            <w:noWrap/>
            <w:hideMark/>
          </w:tcPr>
          <w:p w14:paraId="75302213"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Mortality rates</w:t>
            </w:r>
          </w:p>
        </w:tc>
        <w:tc>
          <w:tcPr>
            <w:tcW w:w="3548" w:type="dxa"/>
            <w:tcBorders>
              <w:bottom w:val="single" w:sz="4" w:space="0" w:color="auto"/>
            </w:tcBorders>
            <w:noWrap/>
            <w:hideMark/>
          </w:tcPr>
          <w:p w14:paraId="52982624"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 xml:space="preserve">Cumulative COVID-19 reported </w:t>
            </w:r>
            <w:proofErr w:type="gramStart"/>
            <w:r w:rsidRPr="00C4121D">
              <w:rPr>
                <w:rFonts w:eastAsia="Times New Roman"/>
                <w:b/>
                <w:bCs/>
                <w:color w:val="000000"/>
                <w:sz w:val="18"/>
                <w:szCs w:val="18"/>
              </w:rPr>
              <w:t>deaths</w:t>
            </w:r>
            <w:proofErr w:type="gramEnd"/>
            <w:r w:rsidRPr="00C4121D">
              <w:rPr>
                <w:rFonts w:eastAsia="Times New Roman"/>
                <w:b/>
                <w:bCs/>
                <w:color w:val="000000"/>
                <w:sz w:val="18"/>
                <w:szCs w:val="18"/>
              </w:rPr>
              <w:t xml:space="preserve"> </w:t>
            </w:r>
          </w:p>
          <w:p w14:paraId="31FC1B01"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per 100,000 population before lockdown</w:t>
            </w:r>
          </w:p>
        </w:tc>
        <w:tc>
          <w:tcPr>
            <w:tcW w:w="1289" w:type="dxa"/>
            <w:tcBorders>
              <w:bottom w:val="single" w:sz="4" w:space="0" w:color="auto"/>
            </w:tcBorders>
            <w:noWrap/>
            <w:hideMark/>
          </w:tcPr>
          <w:p w14:paraId="2FA4CCBB"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1.83 (1.87)</w:t>
            </w:r>
          </w:p>
        </w:tc>
        <w:tc>
          <w:tcPr>
            <w:tcW w:w="1290" w:type="dxa"/>
            <w:tcBorders>
              <w:bottom w:val="single" w:sz="4" w:space="0" w:color="auto"/>
            </w:tcBorders>
            <w:noWrap/>
            <w:hideMark/>
          </w:tcPr>
          <w:p w14:paraId="604EF3D4"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1.25 (1.44)</w:t>
            </w:r>
          </w:p>
        </w:tc>
        <w:tc>
          <w:tcPr>
            <w:tcW w:w="1290" w:type="dxa"/>
            <w:tcBorders>
              <w:bottom w:val="single" w:sz="4" w:space="0" w:color="auto"/>
            </w:tcBorders>
            <w:noWrap/>
            <w:hideMark/>
          </w:tcPr>
          <w:p w14:paraId="4FECFA4F"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0.93 (1.26)</w:t>
            </w:r>
          </w:p>
        </w:tc>
        <w:tc>
          <w:tcPr>
            <w:tcW w:w="1290" w:type="dxa"/>
            <w:tcBorders>
              <w:bottom w:val="single" w:sz="4" w:space="0" w:color="auto"/>
              <w:right w:val="double" w:sz="4" w:space="0" w:color="auto"/>
            </w:tcBorders>
            <w:noWrap/>
            <w:hideMark/>
          </w:tcPr>
          <w:p w14:paraId="514B90EC"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0.61 (0.81)</w:t>
            </w:r>
          </w:p>
        </w:tc>
        <w:tc>
          <w:tcPr>
            <w:tcW w:w="1290" w:type="dxa"/>
            <w:tcBorders>
              <w:left w:val="double" w:sz="4" w:space="0" w:color="auto"/>
              <w:bottom w:val="single" w:sz="4" w:space="0" w:color="auto"/>
              <w:right w:val="nil"/>
            </w:tcBorders>
            <w:noWrap/>
            <w:hideMark/>
          </w:tcPr>
          <w:p w14:paraId="5B03A0F9"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1.08 (1.39)</w:t>
            </w:r>
          </w:p>
        </w:tc>
      </w:tr>
      <w:tr w:rsidR="006E6E33" w:rsidRPr="00A45805" w14:paraId="4C414013"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nil"/>
            </w:tcBorders>
            <w:hideMark/>
          </w:tcPr>
          <w:p w14:paraId="739CBF39" w14:textId="77777777" w:rsidR="006E6E33" w:rsidRPr="00C4121D" w:rsidRDefault="006E6E33" w:rsidP="00F75281">
            <w:pPr>
              <w:widowControl/>
              <w:wordWrap/>
              <w:autoSpaceDE/>
              <w:autoSpaceDN/>
              <w:rPr>
                <w:rFonts w:eastAsia="Times New Roman"/>
                <w:color w:val="000000"/>
              </w:rPr>
            </w:pPr>
            <w:r w:rsidRPr="00C4121D">
              <w:rPr>
                <w:rFonts w:eastAsia="Times New Roman"/>
                <w:color w:val="000000"/>
              </w:rPr>
              <w:t>Ethnic composition</w:t>
            </w:r>
          </w:p>
        </w:tc>
        <w:tc>
          <w:tcPr>
            <w:tcW w:w="1986" w:type="dxa"/>
            <w:tcBorders>
              <w:top w:val="single" w:sz="4" w:space="0" w:color="auto"/>
            </w:tcBorders>
            <w:hideMark/>
          </w:tcPr>
          <w:p w14:paraId="5F60EE35"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White</w:t>
            </w:r>
          </w:p>
        </w:tc>
        <w:tc>
          <w:tcPr>
            <w:tcW w:w="3548" w:type="dxa"/>
            <w:tcBorders>
              <w:top w:val="single" w:sz="4" w:space="0" w:color="auto"/>
            </w:tcBorders>
            <w:noWrap/>
            <w:hideMark/>
          </w:tcPr>
          <w:p w14:paraId="249F54E0"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 xml:space="preserve">Percentage of the residential population </w:t>
            </w:r>
          </w:p>
          <w:p w14:paraId="0F87E540"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that identified as White British</w:t>
            </w:r>
          </w:p>
        </w:tc>
        <w:tc>
          <w:tcPr>
            <w:tcW w:w="1289" w:type="dxa"/>
            <w:tcBorders>
              <w:top w:val="single" w:sz="4" w:space="0" w:color="auto"/>
            </w:tcBorders>
            <w:noWrap/>
            <w:hideMark/>
          </w:tcPr>
          <w:p w14:paraId="6B7293D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0.82 (0.2)</w:t>
            </w:r>
          </w:p>
        </w:tc>
        <w:tc>
          <w:tcPr>
            <w:tcW w:w="1290" w:type="dxa"/>
            <w:tcBorders>
              <w:top w:val="single" w:sz="4" w:space="0" w:color="auto"/>
            </w:tcBorders>
            <w:noWrap/>
            <w:hideMark/>
          </w:tcPr>
          <w:p w14:paraId="259EF69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0.88 (0.14)</w:t>
            </w:r>
          </w:p>
        </w:tc>
        <w:tc>
          <w:tcPr>
            <w:tcW w:w="1290" w:type="dxa"/>
            <w:tcBorders>
              <w:top w:val="single" w:sz="4" w:space="0" w:color="auto"/>
            </w:tcBorders>
            <w:noWrap/>
            <w:hideMark/>
          </w:tcPr>
          <w:p w14:paraId="5E6734B4"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0.93 (0.08)</w:t>
            </w:r>
          </w:p>
        </w:tc>
        <w:tc>
          <w:tcPr>
            <w:tcW w:w="1290" w:type="dxa"/>
            <w:tcBorders>
              <w:top w:val="single" w:sz="4" w:space="0" w:color="auto"/>
              <w:right w:val="double" w:sz="4" w:space="0" w:color="auto"/>
            </w:tcBorders>
            <w:noWrap/>
            <w:hideMark/>
          </w:tcPr>
          <w:p w14:paraId="385DD786"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0.9 (0.09)</w:t>
            </w:r>
          </w:p>
        </w:tc>
        <w:tc>
          <w:tcPr>
            <w:tcW w:w="1290" w:type="dxa"/>
            <w:tcBorders>
              <w:top w:val="single" w:sz="4" w:space="0" w:color="auto"/>
              <w:left w:val="double" w:sz="4" w:space="0" w:color="auto"/>
              <w:right w:val="nil"/>
            </w:tcBorders>
            <w:noWrap/>
            <w:hideMark/>
          </w:tcPr>
          <w:p w14:paraId="03220C5F"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0.89 (0.13)</w:t>
            </w:r>
          </w:p>
        </w:tc>
      </w:tr>
      <w:tr w:rsidR="006E6E33" w:rsidRPr="00A45805" w14:paraId="47FB4CBA"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7E43EF25" w14:textId="77777777" w:rsidR="006E6E33" w:rsidRPr="0042659C" w:rsidRDefault="006E6E33" w:rsidP="00F75281">
            <w:pPr>
              <w:widowControl/>
              <w:wordWrap/>
              <w:autoSpaceDE/>
              <w:autoSpaceDN/>
              <w:rPr>
                <w:rFonts w:eastAsia="Times New Roman"/>
                <w:b w:val="0"/>
                <w:bCs w:val="0"/>
                <w:color w:val="000000"/>
              </w:rPr>
            </w:pPr>
          </w:p>
        </w:tc>
        <w:tc>
          <w:tcPr>
            <w:tcW w:w="1986" w:type="dxa"/>
            <w:hideMark/>
          </w:tcPr>
          <w:p w14:paraId="0F3A51E9"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Mixed/multiple groups</w:t>
            </w:r>
          </w:p>
        </w:tc>
        <w:tc>
          <w:tcPr>
            <w:tcW w:w="3548" w:type="dxa"/>
            <w:noWrap/>
            <w:hideMark/>
          </w:tcPr>
          <w:p w14:paraId="4B6507AC"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Percentage of Mixed (joint) and</w:t>
            </w:r>
          </w:p>
          <w:p w14:paraId="7DE43BE1"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Multiple ethnic groups</w:t>
            </w:r>
          </w:p>
        </w:tc>
        <w:tc>
          <w:tcPr>
            <w:tcW w:w="1289" w:type="dxa"/>
            <w:noWrap/>
            <w:hideMark/>
          </w:tcPr>
          <w:p w14:paraId="37DA243E"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0.03 (0.02)</w:t>
            </w:r>
          </w:p>
        </w:tc>
        <w:tc>
          <w:tcPr>
            <w:tcW w:w="1290" w:type="dxa"/>
            <w:noWrap/>
            <w:hideMark/>
          </w:tcPr>
          <w:p w14:paraId="46AD41F4"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0.02 (0.01)</w:t>
            </w:r>
          </w:p>
        </w:tc>
        <w:tc>
          <w:tcPr>
            <w:tcW w:w="1290" w:type="dxa"/>
            <w:noWrap/>
            <w:hideMark/>
          </w:tcPr>
          <w:p w14:paraId="7FC808E6"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0.01 (0.01)</w:t>
            </w:r>
          </w:p>
        </w:tc>
        <w:tc>
          <w:tcPr>
            <w:tcW w:w="1290" w:type="dxa"/>
            <w:tcBorders>
              <w:right w:val="double" w:sz="4" w:space="0" w:color="auto"/>
            </w:tcBorders>
            <w:noWrap/>
            <w:hideMark/>
          </w:tcPr>
          <w:p w14:paraId="380A68E6"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0.02 (0.01)</w:t>
            </w:r>
          </w:p>
        </w:tc>
        <w:tc>
          <w:tcPr>
            <w:tcW w:w="1290" w:type="dxa"/>
            <w:tcBorders>
              <w:left w:val="double" w:sz="4" w:space="0" w:color="auto"/>
              <w:right w:val="nil"/>
            </w:tcBorders>
            <w:noWrap/>
            <w:hideMark/>
          </w:tcPr>
          <w:p w14:paraId="02671773"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0.02 (0.01)</w:t>
            </w:r>
          </w:p>
        </w:tc>
      </w:tr>
      <w:tr w:rsidR="006E6E33" w:rsidRPr="00A45805" w14:paraId="0594E980"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EBB4D06" w14:textId="77777777" w:rsidR="006E6E33" w:rsidRPr="0042659C" w:rsidRDefault="006E6E33" w:rsidP="00F75281">
            <w:pPr>
              <w:widowControl/>
              <w:wordWrap/>
              <w:autoSpaceDE/>
              <w:autoSpaceDN/>
              <w:rPr>
                <w:rFonts w:eastAsia="Times New Roman"/>
                <w:b w:val="0"/>
                <w:bCs w:val="0"/>
                <w:color w:val="000000"/>
              </w:rPr>
            </w:pPr>
          </w:p>
        </w:tc>
        <w:tc>
          <w:tcPr>
            <w:tcW w:w="1986" w:type="dxa"/>
            <w:hideMark/>
          </w:tcPr>
          <w:p w14:paraId="4286944E"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Indian</w:t>
            </w:r>
          </w:p>
        </w:tc>
        <w:tc>
          <w:tcPr>
            <w:tcW w:w="3548" w:type="dxa"/>
            <w:noWrap/>
            <w:hideMark/>
          </w:tcPr>
          <w:p w14:paraId="3FF445DC"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Percentage Indian</w:t>
            </w:r>
          </w:p>
        </w:tc>
        <w:tc>
          <w:tcPr>
            <w:tcW w:w="1289" w:type="dxa"/>
            <w:noWrap/>
            <w:hideMark/>
          </w:tcPr>
          <w:p w14:paraId="1928D461"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0.03 (0.05)</w:t>
            </w:r>
          </w:p>
        </w:tc>
        <w:tc>
          <w:tcPr>
            <w:tcW w:w="1290" w:type="dxa"/>
            <w:noWrap/>
            <w:hideMark/>
          </w:tcPr>
          <w:p w14:paraId="4E683D57"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0.02 (0.04)</w:t>
            </w:r>
          </w:p>
        </w:tc>
        <w:tc>
          <w:tcPr>
            <w:tcW w:w="1290" w:type="dxa"/>
            <w:noWrap/>
            <w:hideMark/>
          </w:tcPr>
          <w:p w14:paraId="100623F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0.02 (0.03)</w:t>
            </w:r>
          </w:p>
        </w:tc>
        <w:tc>
          <w:tcPr>
            <w:tcW w:w="1290" w:type="dxa"/>
            <w:tcBorders>
              <w:right w:val="double" w:sz="4" w:space="0" w:color="auto"/>
            </w:tcBorders>
            <w:noWrap/>
            <w:hideMark/>
          </w:tcPr>
          <w:p w14:paraId="569EDA7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0.02 (0.04)</w:t>
            </w:r>
          </w:p>
        </w:tc>
        <w:tc>
          <w:tcPr>
            <w:tcW w:w="1290" w:type="dxa"/>
            <w:tcBorders>
              <w:left w:val="double" w:sz="4" w:space="0" w:color="auto"/>
              <w:right w:val="nil"/>
            </w:tcBorders>
            <w:noWrap/>
            <w:hideMark/>
          </w:tcPr>
          <w:p w14:paraId="27305E0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0.02 (0.04)</w:t>
            </w:r>
          </w:p>
        </w:tc>
      </w:tr>
      <w:tr w:rsidR="006E6E33" w:rsidRPr="00A45805" w14:paraId="5A6C4E34"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CCE7FA2" w14:textId="77777777" w:rsidR="006E6E33" w:rsidRPr="0042659C" w:rsidRDefault="006E6E33" w:rsidP="00F75281">
            <w:pPr>
              <w:widowControl/>
              <w:wordWrap/>
              <w:autoSpaceDE/>
              <w:autoSpaceDN/>
              <w:rPr>
                <w:rFonts w:eastAsia="Times New Roman"/>
                <w:b w:val="0"/>
                <w:bCs w:val="0"/>
                <w:color w:val="000000"/>
              </w:rPr>
            </w:pPr>
          </w:p>
        </w:tc>
        <w:tc>
          <w:tcPr>
            <w:tcW w:w="1986" w:type="dxa"/>
            <w:hideMark/>
          </w:tcPr>
          <w:p w14:paraId="5903432A"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Pakistani</w:t>
            </w:r>
          </w:p>
        </w:tc>
        <w:tc>
          <w:tcPr>
            <w:tcW w:w="3548" w:type="dxa"/>
            <w:noWrap/>
            <w:hideMark/>
          </w:tcPr>
          <w:p w14:paraId="6D348FE0"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Percentage Pakistani</w:t>
            </w:r>
          </w:p>
        </w:tc>
        <w:tc>
          <w:tcPr>
            <w:tcW w:w="1289" w:type="dxa"/>
            <w:noWrap/>
            <w:hideMark/>
          </w:tcPr>
          <w:p w14:paraId="14807A9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0.01 (0.02)</w:t>
            </w:r>
          </w:p>
        </w:tc>
        <w:tc>
          <w:tcPr>
            <w:tcW w:w="1290" w:type="dxa"/>
            <w:noWrap/>
            <w:hideMark/>
          </w:tcPr>
          <w:p w14:paraId="1FECA4C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0.01 (0.03)</w:t>
            </w:r>
          </w:p>
        </w:tc>
        <w:tc>
          <w:tcPr>
            <w:tcW w:w="1290" w:type="dxa"/>
            <w:noWrap/>
            <w:hideMark/>
          </w:tcPr>
          <w:p w14:paraId="547AA55C"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0.01 (0.03)</w:t>
            </w:r>
          </w:p>
        </w:tc>
        <w:tc>
          <w:tcPr>
            <w:tcW w:w="1290" w:type="dxa"/>
            <w:tcBorders>
              <w:right w:val="double" w:sz="4" w:space="0" w:color="auto"/>
            </w:tcBorders>
            <w:noWrap/>
            <w:hideMark/>
          </w:tcPr>
          <w:p w14:paraId="00269B4F"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0.02 (0.04)</w:t>
            </w:r>
          </w:p>
        </w:tc>
        <w:tc>
          <w:tcPr>
            <w:tcW w:w="1290" w:type="dxa"/>
            <w:tcBorders>
              <w:left w:val="double" w:sz="4" w:space="0" w:color="auto"/>
              <w:right w:val="nil"/>
            </w:tcBorders>
            <w:noWrap/>
            <w:hideMark/>
          </w:tcPr>
          <w:p w14:paraId="6420D3DA"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0.01 (0.03)</w:t>
            </w:r>
          </w:p>
        </w:tc>
      </w:tr>
      <w:tr w:rsidR="006E6E33" w:rsidRPr="00A45805" w14:paraId="2068BF0B"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0800FA5C" w14:textId="77777777" w:rsidR="006E6E33" w:rsidRPr="0042659C" w:rsidRDefault="006E6E33" w:rsidP="00F75281">
            <w:pPr>
              <w:widowControl/>
              <w:wordWrap/>
              <w:autoSpaceDE/>
              <w:autoSpaceDN/>
              <w:rPr>
                <w:rFonts w:eastAsia="Times New Roman"/>
                <w:b w:val="0"/>
                <w:bCs w:val="0"/>
                <w:color w:val="000000"/>
              </w:rPr>
            </w:pPr>
          </w:p>
        </w:tc>
        <w:tc>
          <w:tcPr>
            <w:tcW w:w="1986" w:type="dxa"/>
            <w:hideMark/>
          </w:tcPr>
          <w:p w14:paraId="28914A41"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Bangladeshi</w:t>
            </w:r>
          </w:p>
        </w:tc>
        <w:tc>
          <w:tcPr>
            <w:tcW w:w="3548" w:type="dxa"/>
            <w:noWrap/>
            <w:hideMark/>
          </w:tcPr>
          <w:p w14:paraId="68DA673E"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Percentage Bangladeshi</w:t>
            </w:r>
          </w:p>
        </w:tc>
        <w:tc>
          <w:tcPr>
            <w:tcW w:w="1289" w:type="dxa"/>
            <w:noWrap/>
            <w:hideMark/>
          </w:tcPr>
          <w:p w14:paraId="1DB7A83E"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0.02 (0.05)</w:t>
            </w:r>
          </w:p>
        </w:tc>
        <w:tc>
          <w:tcPr>
            <w:tcW w:w="1290" w:type="dxa"/>
            <w:noWrap/>
            <w:hideMark/>
          </w:tcPr>
          <w:p w14:paraId="29BE0986"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 (0.01)</w:t>
            </w:r>
          </w:p>
        </w:tc>
        <w:tc>
          <w:tcPr>
            <w:tcW w:w="1290" w:type="dxa"/>
            <w:noWrap/>
            <w:hideMark/>
          </w:tcPr>
          <w:p w14:paraId="7A801997"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 (0.01)</w:t>
            </w:r>
          </w:p>
        </w:tc>
        <w:tc>
          <w:tcPr>
            <w:tcW w:w="1290" w:type="dxa"/>
            <w:tcBorders>
              <w:right w:val="double" w:sz="4" w:space="0" w:color="auto"/>
            </w:tcBorders>
            <w:noWrap/>
            <w:hideMark/>
          </w:tcPr>
          <w:p w14:paraId="1F62B3BD"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 (0.01)</w:t>
            </w:r>
          </w:p>
        </w:tc>
        <w:tc>
          <w:tcPr>
            <w:tcW w:w="1290" w:type="dxa"/>
            <w:tcBorders>
              <w:left w:val="double" w:sz="4" w:space="0" w:color="auto"/>
              <w:right w:val="nil"/>
            </w:tcBorders>
            <w:noWrap/>
            <w:hideMark/>
          </w:tcPr>
          <w:p w14:paraId="28961322"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0.01 (0.02)</w:t>
            </w:r>
          </w:p>
        </w:tc>
      </w:tr>
      <w:tr w:rsidR="006E6E33" w:rsidRPr="00A45805" w14:paraId="027AB7D6"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6D75CB9B" w14:textId="77777777" w:rsidR="006E6E33" w:rsidRPr="0042659C" w:rsidRDefault="006E6E33" w:rsidP="00F75281">
            <w:pPr>
              <w:widowControl/>
              <w:wordWrap/>
              <w:autoSpaceDE/>
              <w:autoSpaceDN/>
              <w:rPr>
                <w:rFonts w:eastAsia="Times New Roman"/>
                <w:b w:val="0"/>
                <w:bCs w:val="0"/>
                <w:color w:val="000000"/>
              </w:rPr>
            </w:pPr>
          </w:p>
        </w:tc>
        <w:tc>
          <w:tcPr>
            <w:tcW w:w="1986" w:type="dxa"/>
            <w:hideMark/>
          </w:tcPr>
          <w:p w14:paraId="5B10E581"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Chinese</w:t>
            </w:r>
          </w:p>
        </w:tc>
        <w:tc>
          <w:tcPr>
            <w:tcW w:w="3548" w:type="dxa"/>
            <w:noWrap/>
            <w:hideMark/>
          </w:tcPr>
          <w:p w14:paraId="32416ACB"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Percentage Chinese</w:t>
            </w:r>
          </w:p>
        </w:tc>
        <w:tc>
          <w:tcPr>
            <w:tcW w:w="1289" w:type="dxa"/>
            <w:noWrap/>
            <w:hideMark/>
          </w:tcPr>
          <w:p w14:paraId="12AABAE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0.01 (0.01)</w:t>
            </w:r>
          </w:p>
        </w:tc>
        <w:tc>
          <w:tcPr>
            <w:tcW w:w="1290" w:type="dxa"/>
            <w:noWrap/>
            <w:hideMark/>
          </w:tcPr>
          <w:p w14:paraId="3AD1CD05"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0.01 (0)</w:t>
            </w:r>
          </w:p>
        </w:tc>
        <w:tc>
          <w:tcPr>
            <w:tcW w:w="1290" w:type="dxa"/>
            <w:noWrap/>
            <w:hideMark/>
          </w:tcPr>
          <w:p w14:paraId="1DB31821"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 (0)</w:t>
            </w:r>
          </w:p>
        </w:tc>
        <w:tc>
          <w:tcPr>
            <w:tcW w:w="1290" w:type="dxa"/>
            <w:tcBorders>
              <w:right w:val="double" w:sz="4" w:space="0" w:color="auto"/>
            </w:tcBorders>
            <w:noWrap/>
            <w:hideMark/>
          </w:tcPr>
          <w:p w14:paraId="7AB15F42"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0.01 (0.01)</w:t>
            </w:r>
          </w:p>
        </w:tc>
        <w:tc>
          <w:tcPr>
            <w:tcW w:w="1290" w:type="dxa"/>
            <w:tcBorders>
              <w:left w:val="double" w:sz="4" w:space="0" w:color="auto"/>
              <w:right w:val="nil"/>
            </w:tcBorders>
            <w:noWrap/>
            <w:hideMark/>
          </w:tcPr>
          <w:p w14:paraId="01A06CCD"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0.01 (0.01)</w:t>
            </w:r>
          </w:p>
        </w:tc>
      </w:tr>
      <w:tr w:rsidR="006E6E33" w:rsidRPr="00A45805" w14:paraId="17FF1379"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38EB4B89" w14:textId="77777777" w:rsidR="006E6E33" w:rsidRPr="0042659C" w:rsidRDefault="006E6E33" w:rsidP="00F75281">
            <w:pPr>
              <w:widowControl/>
              <w:wordWrap/>
              <w:autoSpaceDE/>
              <w:autoSpaceDN/>
              <w:rPr>
                <w:rFonts w:eastAsia="Times New Roman"/>
                <w:b w:val="0"/>
                <w:bCs w:val="0"/>
                <w:color w:val="000000"/>
              </w:rPr>
            </w:pPr>
          </w:p>
        </w:tc>
        <w:tc>
          <w:tcPr>
            <w:tcW w:w="1986" w:type="dxa"/>
            <w:hideMark/>
          </w:tcPr>
          <w:p w14:paraId="35BD8DFD"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Other Asian</w:t>
            </w:r>
          </w:p>
        </w:tc>
        <w:tc>
          <w:tcPr>
            <w:tcW w:w="3548" w:type="dxa"/>
            <w:noWrap/>
            <w:hideMark/>
          </w:tcPr>
          <w:p w14:paraId="43FCEB84"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Percentage Other Asian</w:t>
            </w:r>
          </w:p>
        </w:tc>
        <w:tc>
          <w:tcPr>
            <w:tcW w:w="1289" w:type="dxa"/>
            <w:noWrap/>
            <w:hideMark/>
          </w:tcPr>
          <w:p w14:paraId="58E4012A"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0.02 (0.03)</w:t>
            </w:r>
          </w:p>
        </w:tc>
        <w:tc>
          <w:tcPr>
            <w:tcW w:w="1290" w:type="dxa"/>
            <w:noWrap/>
            <w:hideMark/>
          </w:tcPr>
          <w:p w14:paraId="3E0D9CC6"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0.02 (0.02)</w:t>
            </w:r>
          </w:p>
        </w:tc>
        <w:tc>
          <w:tcPr>
            <w:tcW w:w="1290" w:type="dxa"/>
            <w:noWrap/>
            <w:hideMark/>
          </w:tcPr>
          <w:p w14:paraId="2B441CB7"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(0.01)</w:t>
            </w:r>
          </w:p>
        </w:tc>
        <w:tc>
          <w:tcPr>
            <w:tcW w:w="1290" w:type="dxa"/>
            <w:tcBorders>
              <w:right w:val="double" w:sz="4" w:space="0" w:color="auto"/>
            </w:tcBorders>
            <w:noWrap/>
            <w:hideMark/>
          </w:tcPr>
          <w:p w14:paraId="6F0E6894"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(0.01)</w:t>
            </w:r>
          </w:p>
        </w:tc>
        <w:tc>
          <w:tcPr>
            <w:tcW w:w="1290" w:type="dxa"/>
            <w:tcBorders>
              <w:left w:val="double" w:sz="4" w:space="0" w:color="auto"/>
              <w:right w:val="nil"/>
            </w:tcBorders>
            <w:noWrap/>
            <w:hideMark/>
          </w:tcPr>
          <w:p w14:paraId="16CED647"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0.01 (0.02)</w:t>
            </w:r>
          </w:p>
        </w:tc>
      </w:tr>
      <w:tr w:rsidR="006E6E33" w:rsidRPr="00A45805" w14:paraId="3F01245D"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F9ACCD8" w14:textId="77777777" w:rsidR="006E6E33" w:rsidRPr="0042659C" w:rsidRDefault="006E6E33" w:rsidP="00F75281">
            <w:pPr>
              <w:widowControl/>
              <w:wordWrap/>
              <w:autoSpaceDE/>
              <w:autoSpaceDN/>
              <w:rPr>
                <w:rFonts w:eastAsia="Times New Roman"/>
                <w:b w:val="0"/>
                <w:bCs w:val="0"/>
                <w:color w:val="000000"/>
              </w:rPr>
            </w:pPr>
          </w:p>
        </w:tc>
        <w:tc>
          <w:tcPr>
            <w:tcW w:w="1986" w:type="dxa"/>
            <w:hideMark/>
          </w:tcPr>
          <w:p w14:paraId="60B143AC"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African</w:t>
            </w:r>
          </w:p>
        </w:tc>
        <w:tc>
          <w:tcPr>
            <w:tcW w:w="3548" w:type="dxa"/>
            <w:noWrap/>
            <w:hideMark/>
          </w:tcPr>
          <w:p w14:paraId="0B7E0916"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Percentage Black African</w:t>
            </w:r>
          </w:p>
        </w:tc>
        <w:tc>
          <w:tcPr>
            <w:tcW w:w="1289" w:type="dxa"/>
            <w:noWrap/>
            <w:hideMark/>
          </w:tcPr>
          <w:p w14:paraId="7D2F3E2C"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0.03 (0.04)</w:t>
            </w:r>
          </w:p>
        </w:tc>
        <w:tc>
          <w:tcPr>
            <w:tcW w:w="1290" w:type="dxa"/>
            <w:noWrap/>
            <w:hideMark/>
          </w:tcPr>
          <w:p w14:paraId="18710C22"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0.02 (0.03)</w:t>
            </w:r>
          </w:p>
        </w:tc>
        <w:tc>
          <w:tcPr>
            <w:tcW w:w="1290" w:type="dxa"/>
            <w:noWrap/>
            <w:hideMark/>
          </w:tcPr>
          <w:p w14:paraId="43EB286D"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(0.01)</w:t>
            </w:r>
          </w:p>
        </w:tc>
        <w:tc>
          <w:tcPr>
            <w:tcW w:w="1290" w:type="dxa"/>
            <w:tcBorders>
              <w:right w:val="double" w:sz="4" w:space="0" w:color="auto"/>
            </w:tcBorders>
            <w:noWrap/>
            <w:hideMark/>
          </w:tcPr>
          <w:p w14:paraId="2F7AC0A7"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(0.01)</w:t>
            </w:r>
          </w:p>
        </w:tc>
        <w:tc>
          <w:tcPr>
            <w:tcW w:w="1290" w:type="dxa"/>
            <w:tcBorders>
              <w:left w:val="double" w:sz="4" w:space="0" w:color="auto"/>
              <w:right w:val="nil"/>
            </w:tcBorders>
            <w:noWrap/>
            <w:hideMark/>
          </w:tcPr>
          <w:p w14:paraId="133DA575"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0.01 (0.02)</w:t>
            </w:r>
          </w:p>
        </w:tc>
      </w:tr>
      <w:tr w:rsidR="006E6E33" w:rsidRPr="00A45805" w14:paraId="16B27891"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29DCD9BB" w14:textId="77777777" w:rsidR="006E6E33" w:rsidRPr="0042659C" w:rsidRDefault="006E6E33" w:rsidP="00F75281">
            <w:pPr>
              <w:widowControl/>
              <w:wordWrap/>
              <w:autoSpaceDE/>
              <w:autoSpaceDN/>
              <w:rPr>
                <w:rFonts w:eastAsia="Times New Roman"/>
                <w:b w:val="0"/>
                <w:bCs w:val="0"/>
                <w:color w:val="000000"/>
              </w:rPr>
            </w:pPr>
          </w:p>
        </w:tc>
        <w:tc>
          <w:tcPr>
            <w:tcW w:w="1986" w:type="dxa"/>
            <w:hideMark/>
          </w:tcPr>
          <w:p w14:paraId="18999B86"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Caribbean</w:t>
            </w:r>
          </w:p>
        </w:tc>
        <w:tc>
          <w:tcPr>
            <w:tcW w:w="3548" w:type="dxa"/>
            <w:noWrap/>
            <w:hideMark/>
          </w:tcPr>
          <w:p w14:paraId="57F02D2F"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Percentage Black Caribbean</w:t>
            </w:r>
          </w:p>
        </w:tc>
        <w:tc>
          <w:tcPr>
            <w:tcW w:w="1289" w:type="dxa"/>
            <w:noWrap/>
            <w:hideMark/>
          </w:tcPr>
          <w:p w14:paraId="3402452F"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0.02 (0.03)</w:t>
            </w:r>
          </w:p>
        </w:tc>
        <w:tc>
          <w:tcPr>
            <w:tcW w:w="1290" w:type="dxa"/>
            <w:noWrap/>
            <w:hideMark/>
          </w:tcPr>
          <w:p w14:paraId="5624DF22"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(0.02)</w:t>
            </w:r>
          </w:p>
        </w:tc>
        <w:tc>
          <w:tcPr>
            <w:tcW w:w="1290" w:type="dxa"/>
            <w:noWrap/>
            <w:hideMark/>
          </w:tcPr>
          <w:p w14:paraId="5F910AFE"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 (0.01)</w:t>
            </w:r>
          </w:p>
        </w:tc>
        <w:tc>
          <w:tcPr>
            <w:tcW w:w="1290" w:type="dxa"/>
            <w:tcBorders>
              <w:right w:val="double" w:sz="4" w:space="0" w:color="auto"/>
            </w:tcBorders>
            <w:noWrap/>
            <w:hideMark/>
          </w:tcPr>
          <w:p w14:paraId="5A5FA4D6"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 (0.01)</w:t>
            </w:r>
          </w:p>
        </w:tc>
        <w:tc>
          <w:tcPr>
            <w:tcW w:w="1290" w:type="dxa"/>
            <w:tcBorders>
              <w:left w:val="double" w:sz="4" w:space="0" w:color="auto"/>
              <w:right w:val="nil"/>
            </w:tcBorders>
            <w:noWrap/>
            <w:hideMark/>
          </w:tcPr>
          <w:p w14:paraId="22439B88"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0.01 (0.02)</w:t>
            </w:r>
          </w:p>
        </w:tc>
      </w:tr>
      <w:tr w:rsidR="006E6E33" w:rsidRPr="00A45805" w14:paraId="5DB5D43E"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tcBorders>
            <w:hideMark/>
          </w:tcPr>
          <w:p w14:paraId="57C80314" w14:textId="77777777" w:rsidR="006E6E33" w:rsidRPr="0042659C" w:rsidRDefault="006E6E33" w:rsidP="00F75281">
            <w:pPr>
              <w:widowControl/>
              <w:wordWrap/>
              <w:autoSpaceDE/>
              <w:autoSpaceDN/>
              <w:rPr>
                <w:rFonts w:eastAsia="Times New Roman"/>
                <w:b w:val="0"/>
                <w:bCs w:val="0"/>
                <w:color w:val="000000"/>
              </w:rPr>
            </w:pPr>
          </w:p>
        </w:tc>
        <w:tc>
          <w:tcPr>
            <w:tcW w:w="1986" w:type="dxa"/>
            <w:hideMark/>
          </w:tcPr>
          <w:p w14:paraId="2F2AFD25"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Other Black</w:t>
            </w:r>
          </w:p>
        </w:tc>
        <w:tc>
          <w:tcPr>
            <w:tcW w:w="3548" w:type="dxa"/>
            <w:noWrap/>
            <w:hideMark/>
          </w:tcPr>
          <w:p w14:paraId="1F3E36FB" w14:textId="77777777" w:rsidR="006E6E33" w:rsidRPr="00C4121D"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Percentage Other Black</w:t>
            </w:r>
          </w:p>
        </w:tc>
        <w:tc>
          <w:tcPr>
            <w:tcW w:w="1289" w:type="dxa"/>
            <w:noWrap/>
            <w:hideMark/>
          </w:tcPr>
          <w:p w14:paraId="30CFFA0D"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0.01 (0.01)</w:t>
            </w:r>
          </w:p>
        </w:tc>
        <w:tc>
          <w:tcPr>
            <w:tcW w:w="1290" w:type="dxa"/>
            <w:noWrap/>
            <w:hideMark/>
          </w:tcPr>
          <w:p w14:paraId="35B88769"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 (0.01)</w:t>
            </w:r>
          </w:p>
        </w:tc>
        <w:tc>
          <w:tcPr>
            <w:tcW w:w="1290" w:type="dxa"/>
            <w:noWrap/>
            <w:hideMark/>
          </w:tcPr>
          <w:p w14:paraId="032F93F3"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 (0)</w:t>
            </w:r>
          </w:p>
        </w:tc>
        <w:tc>
          <w:tcPr>
            <w:tcW w:w="1290" w:type="dxa"/>
            <w:tcBorders>
              <w:right w:val="double" w:sz="4" w:space="0" w:color="auto"/>
            </w:tcBorders>
            <w:noWrap/>
            <w:hideMark/>
          </w:tcPr>
          <w:p w14:paraId="534B8BB8"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b/>
                <w:bCs/>
                <w:color w:val="000000"/>
                <w:sz w:val="18"/>
                <w:szCs w:val="18"/>
              </w:rPr>
              <w:t>0 (0)</w:t>
            </w:r>
          </w:p>
        </w:tc>
        <w:tc>
          <w:tcPr>
            <w:tcW w:w="1290" w:type="dxa"/>
            <w:tcBorders>
              <w:left w:val="double" w:sz="4" w:space="0" w:color="auto"/>
              <w:right w:val="nil"/>
            </w:tcBorders>
            <w:noWrap/>
            <w:hideMark/>
          </w:tcPr>
          <w:p w14:paraId="143C05C3" w14:textId="77777777" w:rsidR="006E6E33" w:rsidRPr="00C4121D"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b/>
                <w:bCs/>
                <w:color w:val="000000"/>
                <w:sz w:val="18"/>
                <w:szCs w:val="18"/>
              </w:rPr>
            </w:pPr>
            <w:r w:rsidRPr="00C4121D">
              <w:rPr>
                <w:rFonts w:eastAsia="Times New Roman"/>
                <w:b/>
                <w:bCs/>
                <w:color w:val="000000"/>
                <w:sz w:val="18"/>
                <w:szCs w:val="18"/>
              </w:rPr>
              <w:t>0 (0.01)</w:t>
            </w:r>
          </w:p>
        </w:tc>
      </w:tr>
      <w:tr w:rsidR="006E6E33" w:rsidRPr="00A45805" w14:paraId="63DA3513" w14:textId="77777777" w:rsidTr="00F75281">
        <w:trPr>
          <w:trHeight w:val="340"/>
        </w:trPr>
        <w:tc>
          <w:tcPr>
            <w:cnfStyle w:val="001000000000" w:firstRow="0" w:lastRow="0" w:firstColumn="1" w:lastColumn="0" w:oddVBand="0" w:evenVBand="0" w:oddHBand="0" w:evenHBand="0" w:firstRowFirstColumn="0" w:firstRowLastColumn="0" w:lastRowFirstColumn="0" w:lastRowLastColumn="0"/>
            <w:tcW w:w="1975" w:type="dxa"/>
            <w:vMerge/>
            <w:tcBorders>
              <w:left w:val="nil"/>
              <w:bottom w:val="single" w:sz="12" w:space="0" w:color="auto"/>
            </w:tcBorders>
            <w:hideMark/>
          </w:tcPr>
          <w:p w14:paraId="239C3687" w14:textId="77777777" w:rsidR="006E6E33" w:rsidRPr="0042659C" w:rsidRDefault="006E6E33" w:rsidP="00F75281">
            <w:pPr>
              <w:widowControl/>
              <w:wordWrap/>
              <w:autoSpaceDE/>
              <w:autoSpaceDN/>
              <w:rPr>
                <w:rFonts w:eastAsia="Times New Roman"/>
                <w:b w:val="0"/>
                <w:bCs w:val="0"/>
                <w:color w:val="000000"/>
              </w:rPr>
            </w:pPr>
          </w:p>
        </w:tc>
        <w:tc>
          <w:tcPr>
            <w:tcW w:w="1986" w:type="dxa"/>
            <w:tcBorders>
              <w:bottom w:val="single" w:sz="12" w:space="0" w:color="auto"/>
            </w:tcBorders>
            <w:hideMark/>
          </w:tcPr>
          <w:p w14:paraId="3AE49104"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Other ethnic groups</w:t>
            </w:r>
          </w:p>
        </w:tc>
        <w:tc>
          <w:tcPr>
            <w:tcW w:w="3548" w:type="dxa"/>
            <w:tcBorders>
              <w:bottom w:val="single" w:sz="12" w:space="0" w:color="auto"/>
            </w:tcBorders>
            <w:noWrap/>
            <w:hideMark/>
          </w:tcPr>
          <w:p w14:paraId="6D9C143A" w14:textId="77777777" w:rsidR="006E6E33" w:rsidRPr="0042659C" w:rsidRDefault="006E6E33" w:rsidP="00F75281">
            <w:pPr>
              <w:widowControl/>
              <w:wordWrap/>
              <w:autoSpaceDE/>
              <w:autoSpaceDN/>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Percentage of any other ethnic group</w:t>
            </w:r>
          </w:p>
        </w:tc>
        <w:tc>
          <w:tcPr>
            <w:tcW w:w="1289" w:type="dxa"/>
            <w:tcBorders>
              <w:bottom w:val="single" w:sz="12" w:space="0" w:color="auto"/>
            </w:tcBorders>
            <w:noWrap/>
            <w:hideMark/>
          </w:tcPr>
          <w:p w14:paraId="17C0E3BE"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0.02 (0.02)</w:t>
            </w:r>
          </w:p>
        </w:tc>
        <w:tc>
          <w:tcPr>
            <w:tcW w:w="1290" w:type="dxa"/>
            <w:tcBorders>
              <w:bottom w:val="single" w:sz="12" w:space="0" w:color="auto"/>
            </w:tcBorders>
            <w:noWrap/>
            <w:hideMark/>
          </w:tcPr>
          <w:p w14:paraId="5DEDAE70"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0.01 (0.01)</w:t>
            </w:r>
          </w:p>
        </w:tc>
        <w:tc>
          <w:tcPr>
            <w:tcW w:w="1290" w:type="dxa"/>
            <w:tcBorders>
              <w:bottom w:val="single" w:sz="12" w:space="0" w:color="auto"/>
            </w:tcBorders>
            <w:noWrap/>
            <w:hideMark/>
          </w:tcPr>
          <w:p w14:paraId="0249E44B"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 (0)</w:t>
            </w:r>
          </w:p>
        </w:tc>
        <w:tc>
          <w:tcPr>
            <w:tcW w:w="1290" w:type="dxa"/>
            <w:tcBorders>
              <w:bottom w:val="single" w:sz="12" w:space="0" w:color="auto"/>
              <w:right w:val="double" w:sz="4" w:space="0" w:color="auto"/>
            </w:tcBorders>
            <w:noWrap/>
            <w:hideMark/>
          </w:tcPr>
          <w:p w14:paraId="67C7D069"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color w:val="000000"/>
                <w:sz w:val="18"/>
                <w:szCs w:val="18"/>
              </w:rPr>
              <w:t>0.01 (0.01)</w:t>
            </w:r>
          </w:p>
        </w:tc>
        <w:tc>
          <w:tcPr>
            <w:tcW w:w="1290" w:type="dxa"/>
            <w:tcBorders>
              <w:left w:val="double" w:sz="4" w:space="0" w:color="auto"/>
              <w:bottom w:val="single" w:sz="12" w:space="0" w:color="auto"/>
              <w:right w:val="nil"/>
            </w:tcBorders>
            <w:noWrap/>
            <w:hideMark/>
          </w:tcPr>
          <w:p w14:paraId="77932AB4" w14:textId="77777777" w:rsidR="006E6E33" w:rsidRPr="0042659C" w:rsidRDefault="006E6E33" w:rsidP="00F75281">
            <w:pPr>
              <w:widowControl/>
              <w:wordWrap/>
              <w:autoSpaceDE/>
              <w:autoSpaceDN/>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42659C">
              <w:rPr>
                <w:rFonts w:eastAsia="Times New Roman"/>
                <w:color w:val="000000"/>
                <w:sz w:val="18"/>
                <w:szCs w:val="18"/>
              </w:rPr>
              <w:t>0.01 (0.01)</w:t>
            </w:r>
          </w:p>
        </w:tc>
      </w:tr>
    </w:tbl>
    <w:bookmarkEnd w:id="1078"/>
    <w:p w14:paraId="671F1131" w14:textId="3184A87E" w:rsidR="00C5068C" w:rsidRDefault="00D07F2F" w:rsidP="000F3486">
      <w:pPr>
        <w:pStyle w:val="Caption"/>
      </w:pPr>
      <w:r w:rsidRPr="00005E6E">
        <w:rPr>
          <w:i/>
          <w:iCs/>
        </w:rPr>
        <w:t>Note</w:t>
      </w:r>
      <w:r w:rsidR="00BC29F0" w:rsidRPr="00005E6E">
        <w:rPr>
          <w:i/>
          <w:iCs/>
        </w:rPr>
        <w:t>s</w:t>
      </w:r>
      <w:r w:rsidRPr="00005E6E">
        <w:t xml:space="preserve">: </w:t>
      </w:r>
      <w:r w:rsidR="00851772" w:rsidRPr="00005E6E">
        <w:t xml:space="preserve">Variables in bold </w:t>
      </w:r>
      <w:r w:rsidR="00B66BB1" w:rsidRPr="00005E6E">
        <w:t xml:space="preserve">(i.e., 17 selected features) </w:t>
      </w:r>
      <w:r w:rsidR="00851772" w:rsidRPr="00005E6E">
        <w:t xml:space="preserve">have been included in </w:t>
      </w:r>
      <w:r w:rsidR="00BC29F0" w:rsidRPr="00005E6E">
        <w:t xml:space="preserve">the </w:t>
      </w:r>
      <w:r w:rsidR="00851772" w:rsidRPr="00005E6E">
        <w:t>classification model</w:t>
      </w:r>
      <w:r w:rsidR="00BC29F0" w:rsidRPr="00005E6E">
        <w:t xml:space="preserve"> below </w:t>
      </w:r>
      <w:r w:rsidR="00851772" w:rsidRPr="00005E6E">
        <w:t xml:space="preserve">at least </w:t>
      </w:r>
      <w:r w:rsidR="00BC29F0" w:rsidRPr="00005E6E">
        <w:t xml:space="preserve">in </w:t>
      </w:r>
      <w:r w:rsidR="00851772" w:rsidRPr="00005E6E">
        <w:t>one cluster.</w:t>
      </w:r>
    </w:p>
    <w:p w14:paraId="20132AA3" w14:textId="4D9B7AFB" w:rsidR="006E6E33" w:rsidRDefault="006E6E33" w:rsidP="006E6E33">
      <w:pPr>
        <w:pStyle w:val="Caption"/>
        <w:keepNext/>
      </w:pPr>
      <w:bookmarkStart w:id="1079" w:name="_Ref140146213"/>
      <w:r w:rsidRPr="006E6E33">
        <w:lastRenderedPageBreak/>
        <w:t xml:space="preserve">Table </w:t>
      </w:r>
      <w:r w:rsidRPr="006E6E33">
        <w:fldChar w:fldCharType="begin"/>
      </w:r>
      <w:r w:rsidRPr="006E6E33">
        <w:instrText xml:space="preserve"> SEQ Table \* ARABIC </w:instrText>
      </w:r>
      <w:r w:rsidRPr="006E6E33">
        <w:fldChar w:fldCharType="separate"/>
      </w:r>
      <w:r w:rsidRPr="00F75281">
        <w:t>4</w:t>
      </w:r>
      <w:r w:rsidRPr="00F75281">
        <w:fldChar w:fldCharType="end"/>
      </w:r>
      <w:bookmarkEnd w:id="1079"/>
      <w:r w:rsidRPr="006E6E33">
        <w:t>. Estimated coefficients of explanatory variables to classify clusters.</w:t>
      </w:r>
    </w:p>
    <w:tbl>
      <w:tblPr>
        <w:tblStyle w:val="GridTable1Light"/>
        <w:tblW w:w="5000" w:type="pct"/>
        <w:tblLook w:val="04A0" w:firstRow="1" w:lastRow="0" w:firstColumn="1" w:lastColumn="0" w:noHBand="0" w:noVBand="1"/>
      </w:tblPr>
      <w:tblGrid>
        <w:gridCol w:w="2585"/>
        <w:gridCol w:w="2384"/>
        <w:gridCol w:w="6167"/>
        <w:gridCol w:w="709"/>
        <w:gridCol w:w="709"/>
        <w:gridCol w:w="709"/>
        <w:gridCol w:w="695"/>
      </w:tblGrid>
      <w:tr w:rsidR="006E6E33" w:rsidRPr="006E6E33" w14:paraId="11BC0D1B" w14:textId="77777777" w:rsidTr="006E6E3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79" w:type="pct"/>
            <w:gridSpan w:val="2"/>
            <w:tcBorders>
              <w:top w:val="single" w:sz="12" w:space="0" w:color="auto"/>
              <w:left w:val="nil"/>
              <w:bottom w:val="single" w:sz="12" w:space="0" w:color="auto"/>
            </w:tcBorders>
            <w:shd w:val="clear" w:color="auto" w:fill="A5A5A5" w:themeFill="accent3"/>
            <w:noWrap/>
            <w:hideMark/>
          </w:tcPr>
          <w:p w14:paraId="7946C5C5" w14:textId="77777777" w:rsidR="006E6E33" w:rsidRPr="006E6E33" w:rsidRDefault="006E6E33" w:rsidP="00F75281">
            <w:pPr>
              <w:jc w:val="center"/>
              <w:rPr>
                <w:b/>
                <w:bCs/>
                <w:sz w:val="18"/>
                <w:szCs w:val="18"/>
              </w:rPr>
            </w:pPr>
            <w:r w:rsidRPr="006E6E33">
              <w:rPr>
                <w:b/>
                <w:bCs/>
                <w:sz w:val="18"/>
                <w:szCs w:val="18"/>
              </w:rPr>
              <w:t>Domains</w:t>
            </w:r>
          </w:p>
        </w:tc>
        <w:tc>
          <w:tcPr>
            <w:tcW w:w="2209" w:type="pct"/>
            <w:tcBorders>
              <w:top w:val="single" w:sz="12" w:space="0" w:color="auto"/>
              <w:bottom w:val="single" w:sz="12" w:space="0" w:color="auto"/>
            </w:tcBorders>
            <w:shd w:val="clear" w:color="auto" w:fill="A5A5A5" w:themeFill="accent3"/>
            <w:noWrap/>
            <w:hideMark/>
          </w:tcPr>
          <w:p w14:paraId="2B1E0CE1" w14:textId="77777777" w:rsidR="006E6E33" w:rsidRPr="006E6E33" w:rsidRDefault="006E6E33" w:rsidP="00F7528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6E6E33">
              <w:rPr>
                <w:b/>
                <w:bCs/>
                <w:sz w:val="18"/>
                <w:szCs w:val="18"/>
              </w:rPr>
              <w:t>Variable</w:t>
            </w:r>
          </w:p>
        </w:tc>
        <w:tc>
          <w:tcPr>
            <w:tcW w:w="254" w:type="pct"/>
            <w:tcBorders>
              <w:top w:val="single" w:sz="12" w:space="0" w:color="auto"/>
              <w:bottom w:val="single" w:sz="12" w:space="0" w:color="auto"/>
            </w:tcBorders>
            <w:shd w:val="clear" w:color="auto" w:fill="A5A5A5" w:themeFill="accent3"/>
            <w:noWrap/>
            <w:hideMark/>
          </w:tcPr>
          <w:p w14:paraId="3AE0E663" w14:textId="77777777" w:rsidR="006E6E33" w:rsidRPr="006E6E33" w:rsidRDefault="006E6E33" w:rsidP="00F7528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6E6E33">
              <w:rPr>
                <w:b/>
                <w:bCs/>
                <w:sz w:val="18"/>
                <w:szCs w:val="18"/>
              </w:rPr>
              <w:t>G1</w:t>
            </w:r>
          </w:p>
        </w:tc>
        <w:tc>
          <w:tcPr>
            <w:tcW w:w="254" w:type="pct"/>
            <w:tcBorders>
              <w:top w:val="single" w:sz="12" w:space="0" w:color="auto"/>
              <w:bottom w:val="single" w:sz="12" w:space="0" w:color="auto"/>
            </w:tcBorders>
            <w:shd w:val="clear" w:color="auto" w:fill="A5A5A5" w:themeFill="accent3"/>
            <w:noWrap/>
            <w:hideMark/>
          </w:tcPr>
          <w:p w14:paraId="60F324DA" w14:textId="77777777" w:rsidR="006E6E33" w:rsidRPr="006E6E33" w:rsidRDefault="006E6E33" w:rsidP="00F7528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6E6E33">
              <w:rPr>
                <w:b/>
                <w:bCs/>
                <w:sz w:val="18"/>
                <w:szCs w:val="18"/>
              </w:rPr>
              <w:t>G2</w:t>
            </w:r>
          </w:p>
        </w:tc>
        <w:tc>
          <w:tcPr>
            <w:tcW w:w="254" w:type="pct"/>
            <w:tcBorders>
              <w:top w:val="single" w:sz="12" w:space="0" w:color="auto"/>
              <w:bottom w:val="single" w:sz="12" w:space="0" w:color="auto"/>
            </w:tcBorders>
            <w:shd w:val="clear" w:color="auto" w:fill="A5A5A5" w:themeFill="accent3"/>
            <w:noWrap/>
            <w:hideMark/>
          </w:tcPr>
          <w:p w14:paraId="6AD9A492" w14:textId="77777777" w:rsidR="006E6E33" w:rsidRPr="006E6E33" w:rsidRDefault="006E6E33" w:rsidP="00F7528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6E6E33">
              <w:rPr>
                <w:b/>
                <w:bCs/>
                <w:sz w:val="18"/>
                <w:szCs w:val="18"/>
              </w:rPr>
              <w:t>G3</w:t>
            </w:r>
          </w:p>
        </w:tc>
        <w:tc>
          <w:tcPr>
            <w:tcW w:w="250" w:type="pct"/>
            <w:tcBorders>
              <w:top w:val="single" w:sz="12" w:space="0" w:color="auto"/>
              <w:bottom w:val="single" w:sz="12" w:space="0" w:color="auto"/>
              <w:right w:val="nil"/>
            </w:tcBorders>
            <w:shd w:val="clear" w:color="auto" w:fill="A5A5A5" w:themeFill="accent3"/>
            <w:noWrap/>
            <w:hideMark/>
          </w:tcPr>
          <w:p w14:paraId="3A8B6C07" w14:textId="77777777" w:rsidR="006E6E33" w:rsidRPr="006E6E33" w:rsidRDefault="006E6E33" w:rsidP="00F7528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6E6E33">
              <w:rPr>
                <w:b/>
                <w:bCs/>
                <w:sz w:val="18"/>
                <w:szCs w:val="18"/>
              </w:rPr>
              <w:t>G4</w:t>
            </w:r>
          </w:p>
        </w:tc>
      </w:tr>
      <w:tr w:rsidR="006E6E33" w:rsidRPr="006E6E33" w14:paraId="30532827"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3988" w:type="pct"/>
            <w:gridSpan w:val="3"/>
            <w:tcBorders>
              <w:top w:val="single" w:sz="12" w:space="0" w:color="auto"/>
              <w:left w:val="nil"/>
            </w:tcBorders>
            <w:noWrap/>
            <w:hideMark/>
          </w:tcPr>
          <w:p w14:paraId="764F8000" w14:textId="77777777" w:rsidR="006E6E33" w:rsidRPr="006E6E33" w:rsidRDefault="006E6E33" w:rsidP="00F75281">
            <w:pPr>
              <w:rPr>
                <w:sz w:val="18"/>
                <w:szCs w:val="18"/>
              </w:rPr>
            </w:pPr>
            <w:r w:rsidRPr="006E6E33">
              <w:rPr>
                <w:sz w:val="18"/>
                <w:szCs w:val="18"/>
              </w:rPr>
              <w:t>Constant</w:t>
            </w:r>
          </w:p>
        </w:tc>
        <w:tc>
          <w:tcPr>
            <w:tcW w:w="254" w:type="pct"/>
            <w:tcBorders>
              <w:top w:val="single" w:sz="12" w:space="0" w:color="auto"/>
            </w:tcBorders>
            <w:noWrap/>
            <w:vAlign w:val="center"/>
            <w:hideMark/>
          </w:tcPr>
          <w:p w14:paraId="62EE6CDE"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-0.597</w:t>
            </w:r>
          </w:p>
        </w:tc>
        <w:tc>
          <w:tcPr>
            <w:tcW w:w="254" w:type="pct"/>
            <w:tcBorders>
              <w:top w:val="single" w:sz="12" w:space="0" w:color="auto"/>
            </w:tcBorders>
            <w:noWrap/>
            <w:vAlign w:val="center"/>
            <w:hideMark/>
          </w:tcPr>
          <w:p w14:paraId="6FD37E00"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14:ligatures w14:val="standardContextual"/>
              </w:rPr>
            </w:pPr>
            <w:r w:rsidRPr="006E6E33">
              <w:rPr>
                <w:sz w:val="18"/>
                <w:szCs w:val="18"/>
                <w14:ligatures w14:val="standardContextual"/>
              </w:rPr>
              <w:t>0.518</w:t>
            </w:r>
          </w:p>
        </w:tc>
        <w:tc>
          <w:tcPr>
            <w:tcW w:w="254" w:type="pct"/>
            <w:tcBorders>
              <w:top w:val="single" w:sz="12" w:space="0" w:color="auto"/>
            </w:tcBorders>
            <w:noWrap/>
            <w:vAlign w:val="center"/>
            <w:hideMark/>
          </w:tcPr>
          <w:p w14:paraId="1F95C1C9"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14:ligatures w14:val="standardContextual"/>
              </w:rPr>
            </w:pPr>
            <w:r w:rsidRPr="006E6E33">
              <w:rPr>
                <w:sz w:val="18"/>
                <w:szCs w:val="18"/>
                <w14:ligatures w14:val="standardContextual"/>
              </w:rPr>
              <w:t>0.628</w:t>
            </w:r>
          </w:p>
        </w:tc>
        <w:tc>
          <w:tcPr>
            <w:tcW w:w="250" w:type="pct"/>
            <w:tcBorders>
              <w:top w:val="single" w:sz="12" w:space="0" w:color="auto"/>
              <w:right w:val="nil"/>
            </w:tcBorders>
            <w:noWrap/>
            <w:vAlign w:val="center"/>
            <w:hideMark/>
          </w:tcPr>
          <w:p w14:paraId="4F37F231"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14:ligatures w14:val="standardContextual"/>
              </w:rPr>
            </w:pPr>
            <w:r w:rsidRPr="006E6E33">
              <w:rPr>
                <w:sz w:val="18"/>
                <w:szCs w:val="18"/>
                <w14:ligatures w14:val="standardContextual"/>
              </w:rPr>
              <w:t>-0.549</w:t>
            </w:r>
          </w:p>
        </w:tc>
      </w:tr>
      <w:tr w:rsidR="006E6E33" w:rsidRPr="006E6E33" w14:paraId="7C248AC7"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val="restart"/>
            <w:tcBorders>
              <w:left w:val="nil"/>
            </w:tcBorders>
            <w:noWrap/>
            <w:hideMark/>
          </w:tcPr>
          <w:p w14:paraId="01383EA8" w14:textId="77777777" w:rsidR="006E6E33" w:rsidRPr="006E6E33" w:rsidRDefault="006E6E33" w:rsidP="00F75281">
            <w:pPr>
              <w:rPr>
                <w:b w:val="0"/>
                <w:bCs w:val="0"/>
                <w:sz w:val="18"/>
                <w:szCs w:val="18"/>
              </w:rPr>
            </w:pPr>
            <w:r w:rsidRPr="006E6E33">
              <w:rPr>
                <w:b w:val="0"/>
                <w:bCs w:val="0"/>
                <w:sz w:val="18"/>
                <w:szCs w:val="18"/>
              </w:rPr>
              <w:t>Regions in England</w:t>
            </w:r>
          </w:p>
        </w:tc>
        <w:tc>
          <w:tcPr>
            <w:tcW w:w="3063" w:type="pct"/>
            <w:gridSpan w:val="2"/>
            <w:noWrap/>
            <w:hideMark/>
          </w:tcPr>
          <w:p w14:paraId="65C86861"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North East</w:t>
            </w:r>
          </w:p>
        </w:tc>
        <w:tc>
          <w:tcPr>
            <w:tcW w:w="254" w:type="pct"/>
            <w:noWrap/>
            <w:vAlign w:val="center"/>
            <w:hideMark/>
          </w:tcPr>
          <w:p w14:paraId="545937AA"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7DB965AC"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4C7E6D6C"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0.439</w:t>
            </w:r>
          </w:p>
        </w:tc>
        <w:tc>
          <w:tcPr>
            <w:tcW w:w="250" w:type="pct"/>
            <w:tcBorders>
              <w:right w:val="nil"/>
            </w:tcBorders>
            <w:noWrap/>
            <w:vAlign w:val="center"/>
            <w:hideMark/>
          </w:tcPr>
          <w:p w14:paraId="29389E7B"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0004A6CE"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20ECFA0B" w14:textId="77777777" w:rsidR="006E6E33" w:rsidRPr="006E6E33" w:rsidRDefault="006E6E33" w:rsidP="00F75281">
            <w:pPr>
              <w:rPr>
                <w:sz w:val="18"/>
                <w:szCs w:val="18"/>
              </w:rPr>
            </w:pPr>
          </w:p>
        </w:tc>
        <w:tc>
          <w:tcPr>
            <w:tcW w:w="3063" w:type="pct"/>
            <w:gridSpan w:val="2"/>
            <w:noWrap/>
            <w:hideMark/>
          </w:tcPr>
          <w:p w14:paraId="3E413450"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Yorkshire and the Humber</w:t>
            </w:r>
          </w:p>
        </w:tc>
        <w:tc>
          <w:tcPr>
            <w:tcW w:w="254" w:type="pct"/>
            <w:noWrap/>
            <w:vAlign w:val="center"/>
            <w:hideMark/>
          </w:tcPr>
          <w:p w14:paraId="6680C35E"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74D3D2F9"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-0.072</w:t>
            </w:r>
          </w:p>
        </w:tc>
        <w:tc>
          <w:tcPr>
            <w:tcW w:w="254" w:type="pct"/>
            <w:noWrap/>
            <w:vAlign w:val="center"/>
            <w:hideMark/>
          </w:tcPr>
          <w:p w14:paraId="7D5194E3"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3DC9C12D"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1.665</w:t>
            </w:r>
          </w:p>
        </w:tc>
      </w:tr>
      <w:tr w:rsidR="006E6E33" w:rsidRPr="006E6E33" w14:paraId="14B6CC60"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4D7FDCF0" w14:textId="77777777" w:rsidR="006E6E33" w:rsidRPr="006E6E33" w:rsidRDefault="006E6E33" w:rsidP="00F75281">
            <w:pPr>
              <w:rPr>
                <w:b w:val="0"/>
                <w:bCs w:val="0"/>
                <w:sz w:val="18"/>
                <w:szCs w:val="18"/>
              </w:rPr>
            </w:pPr>
          </w:p>
        </w:tc>
        <w:tc>
          <w:tcPr>
            <w:tcW w:w="3063" w:type="pct"/>
            <w:gridSpan w:val="2"/>
            <w:noWrap/>
            <w:hideMark/>
          </w:tcPr>
          <w:p w14:paraId="3D4BD48E"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East Midlands</w:t>
            </w:r>
          </w:p>
        </w:tc>
        <w:tc>
          <w:tcPr>
            <w:tcW w:w="254" w:type="pct"/>
            <w:noWrap/>
            <w:vAlign w:val="center"/>
            <w:hideMark/>
          </w:tcPr>
          <w:p w14:paraId="21262C78"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5084CC1D"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11974A2E"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740591C9"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0.356</w:t>
            </w:r>
          </w:p>
        </w:tc>
      </w:tr>
      <w:tr w:rsidR="006E6E33" w:rsidRPr="006E6E33" w14:paraId="4661DB3B"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43CB3832" w14:textId="77777777" w:rsidR="006E6E33" w:rsidRPr="006E6E33" w:rsidRDefault="006E6E33" w:rsidP="00F75281">
            <w:pPr>
              <w:rPr>
                <w:b w:val="0"/>
                <w:bCs w:val="0"/>
                <w:sz w:val="18"/>
                <w:szCs w:val="18"/>
              </w:rPr>
            </w:pPr>
          </w:p>
        </w:tc>
        <w:tc>
          <w:tcPr>
            <w:tcW w:w="3063" w:type="pct"/>
            <w:gridSpan w:val="2"/>
            <w:noWrap/>
            <w:hideMark/>
          </w:tcPr>
          <w:p w14:paraId="6637AE47"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West Midlands</w:t>
            </w:r>
          </w:p>
        </w:tc>
        <w:tc>
          <w:tcPr>
            <w:tcW w:w="254" w:type="pct"/>
            <w:noWrap/>
            <w:vAlign w:val="center"/>
            <w:hideMark/>
          </w:tcPr>
          <w:p w14:paraId="0125CB04"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-0.418</w:t>
            </w:r>
          </w:p>
        </w:tc>
        <w:tc>
          <w:tcPr>
            <w:tcW w:w="254" w:type="pct"/>
            <w:noWrap/>
            <w:vAlign w:val="center"/>
            <w:hideMark/>
          </w:tcPr>
          <w:p w14:paraId="21E9F72D"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27BC3EF6"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0.038</w:t>
            </w:r>
          </w:p>
        </w:tc>
        <w:tc>
          <w:tcPr>
            <w:tcW w:w="250" w:type="pct"/>
            <w:tcBorders>
              <w:right w:val="nil"/>
            </w:tcBorders>
            <w:noWrap/>
            <w:vAlign w:val="center"/>
            <w:hideMark/>
          </w:tcPr>
          <w:p w14:paraId="7BC81887"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6C9588BB"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3324431F" w14:textId="77777777" w:rsidR="006E6E33" w:rsidRPr="006E6E33" w:rsidRDefault="006E6E33" w:rsidP="00F75281">
            <w:pPr>
              <w:rPr>
                <w:sz w:val="18"/>
                <w:szCs w:val="18"/>
              </w:rPr>
            </w:pPr>
          </w:p>
        </w:tc>
        <w:tc>
          <w:tcPr>
            <w:tcW w:w="3063" w:type="pct"/>
            <w:gridSpan w:val="2"/>
            <w:noWrap/>
            <w:hideMark/>
          </w:tcPr>
          <w:p w14:paraId="112FCA31"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East of England</w:t>
            </w:r>
          </w:p>
        </w:tc>
        <w:tc>
          <w:tcPr>
            <w:tcW w:w="254" w:type="pct"/>
            <w:noWrap/>
            <w:vAlign w:val="center"/>
            <w:hideMark/>
          </w:tcPr>
          <w:p w14:paraId="716C69AD"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671F14AC"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0.044</w:t>
            </w:r>
          </w:p>
        </w:tc>
        <w:tc>
          <w:tcPr>
            <w:tcW w:w="254" w:type="pct"/>
            <w:noWrap/>
            <w:vAlign w:val="center"/>
            <w:hideMark/>
          </w:tcPr>
          <w:p w14:paraId="2E68EA05"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-0.034</w:t>
            </w:r>
          </w:p>
        </w:tc>
        <w:tc>
          <w:tcPr>
            <w:tcW w:w="250" w:type="pct"/>
            <w:tcBorders>
              <w:right w:val="nil"/>
            </w:tcBorders>
            <w:noWrap/>
            <w:vAlign w:val="center"/>
            <w:hideMark/>
          </w:tcPr>
          <w:p w14:paraId="09E68C00"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4CF8CD55"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3FAB58A2" w14:textId="77777777" w:rsidR="006E6E33" w:rsidRPr="006E6E33" w:rsidRDefault="006E6E33" w:rsidP="00F75281">
            <w:pPr>
              <w:rPr>
                <w:sz w:val="18"/>
                <w:szCs w:val="18"/>
              </w:rPr>
            </w:pPr>
          </w:p>
        </w:tc>
        <w:tc>
          <w:tcPr>
            <w:tcW w:w="3063" w:type="pct"/>
            <w:gridSpan w:val="2"/>
            <w:noWrap/>
            <w:hideMark/>
          </w:tcPr>
          <w:p w14:paraId="2B740B81"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London</w:t>
            </w:r>
          </w:p>
        </w:tc>
        <w:tc>
          <w:tcPr>
            <w:tcW w:w="254" w:type="pct"/>
            <w:noWrap/>
            <w:vAlign w:val="center"/>
            <w:hideMark/>
          </w:tcPr>
          <w:p w14:paraId="1DEA26BD"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1.770</w:t>
            </w:r>
          </w:p>
        </w:tc>
        <w:tc>
          <w:tcPr>
            <w:tcW w:w="254" w:type="pct"/>
            <w:noWrap/>
            <w:vAlign w:val="center"/>
            <w:hideMark/>
          </w:tcPr>
          <w:p w14:paraId="3ADCD017"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4427DB5F"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-0.148</w:t>
            </w:r>
          </w:p>
        </w:tc>
        <w:tc>
          <w:tcPr>
            <w:tcW w:w="250" w:type="pct"/>
            <w:tcBorders>
              <w:right w:val="nil"/>
            </w:tcBorders>
            <w:noWrap/>
            <w:vAlign w:val="center"/>
            <w:hideMark/>
          </w:tcPr>
          <w:p w14:paraId="48179D42"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301393A5"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7FEA2658" w14:textId="77777777" w:rsidR="006E6E33" w:rsidRPr="006E6E33" w:rsidRDefault="006E6E33" w:rsidP="00F75281">
            <w:pPr>
              <w:rPr>
                <w:sz w:val="18"/>
                <w:szCs w:val="18"/>
              </w:rPr>
            </w:pPr>
          </w:p>
        </w:tc>
        <w:tc>
          <w:tcPr>
            <w:tcW w:w="3063" w:type="pct"/>
            <w:gridSpan w:val="2"/>
            <w:noWrap/>
            <w:hideMark/>
          </w:tcPr>
          <w:p w14:paraId="54CDF075"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South West</w:t>
            </w:r>
          </w:p>
        </w:tc>
        <w:tc>
          <w:tcPr>
            <w:tcW w:w="254" w:type="pct"/>
            <w:noWrap/>
            <w:vAlign w:val="center"/>
            <w:hideMark/>
          </w:tcPr>
          <w:p w14:paraId="7B8EA752"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-0.561</w:t>
            </w:r>
          </w:p>
        </w:tc>
        <w:tc>
          <w:tcPr>
            <w:tcW w:w="254" w:type="pct"/>
            <w:noWrap/>
            <w:vAlign w:val="center"/>
            <w:hideMark/>
          </w:tcPr>
          <w:p w14:paraId="2AB5E76E"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-0.037</w:t>
            </w:r>
          </w:p>
        </w:tc>
        <w:tc>
          <w:tcPr>
            <w:tcW w:w="254" w:type="pct"/>
            <w:noWrap/>
            <w:vAlign w:val="center"/>
            <w:hideMark/>
          </w:tcPr>
          <w:p w14:paraId="1F7C3D81"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0.037</w:t>
            </w:r>
          </w:p>
        </w:tc>
        <w:tc>
          <w:tcPr>
            <w:tcW w:w="250" w:type="pct"/>
            <w:tcBorders>
              <w:right w:val="nil"/>
            </w:tcBorders>
            <w:noWrap/>
            <w:vAlign w:val="center"/>
            <w:hideMark/>
          </w:tcPr>
          <w:p w14:paraId="7C504FD5"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1.010</w:t>
            </w:r>
          </w:p>
        </w:tc>
      </w:tr>
      <w:tr w:rsidR="006E6E33" w:rsidRPr="006E6E33" w14:paraId="4B10D692"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val="restart"/>
            <w:tcBorders>
              <w:left w:val="nil"/>
            </w:tcBorders>
            <w:noWrap/>
            <w:hideMark/>
          </w:tcPr>
          <w:p w14:paraId="7A13DEC1" w14:textId="77777777" w:rsidR="006E6E33" w:rsidRPr="006E6E33" w:rsidRDefault="006E6E33" w:rsidP="00F75281">
            <w:pPr>
              <w:rPr>
                <w:b w:val="0"/>
                <w:bCs w:val="0"/>
                <w:sz w:val="18"/>
                <w:szCs w:val="18"/>
              </w:rPr>
            </w:pPr>
            <w:r w:rsidRPr="006E6E33">
              <w:rPr>
                <w:b w:val="0"/>
                <w:bCs w:val="0"/>
                <w:sz w:val="18"/>
                <w:szCs w:val="18"/>
              </w:rPr>
              <w:t>Socioeconomic</w:t>
            </w:r>
          </w:p>
        </w:tc>
        <w:tc>
          <w:tcPr>
            <w:tcW w:w="854" w:type="pct"/>
            <w:vMerge w:val="restart"/>
            <w:noWrap/>
            <w:hideMark/>
          </w:tcPr>
          <w:p w14:paraId="67558CB2"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Income</w:t>
            </w:r>
          </w:p>
        </w:tc>
        <w:tc>
          <w:tcPr>
            <w:tcW w:w="2209" w:type="pct"/>
            <w:noWrap/>
            <w:hideMark/>
          </w:tcPr>
          <w:p w14:paraId="580368CC"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Share of households in lowest household income quintile at national level</w:t>
            </w:r>
          </w:p>
        </w:tc>
        <w:tc>
          <w:tcPr>
            <w:tcW w:w="254" w:type="pct"/>
            <w:noWrap/>
            <w:vAlign w:val="center"/>
            <w:hideMark/>
          </w:tcPr>
          <w:p w14:paraId="15D835AD"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228FDFFA"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0.408</w:t>
            </w:r>
          </w:p>
        </w:tc>
        <w:tc>
          <w:tcPr>
            <w:tcW w:w="254" w:type="pct"/>
            <w:noWrap/>
            <w:vAlign w:val="center"/>
            <w:hideMark/>
          </w:tcPr>
          <w:p w14:paraId="04904128"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-0.286</w:t>
            </w:r>
          </w:p>
        </w:tc>
        <w:tc>
          <w:tcPr>
            <w:tcW w:w="250" w:type="pct"/>
            <w:tcBorders>
              <w:right w:val="nil"/>
            </w:tcBorders>
            <w:noWrap/>
            <w:vAlign w:val="center"/>
            <w:hideMark/>
          </w:tcPr>
          <w:p w14:paraId="2D204C03"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6AA4C60A"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600483D1" w14:textId="77777777" w:rsidR="006E6E33" w:rsidRPr="006E6E33" w:rsidRDefault="006E6E33" w:rsidP="00F75281">
            <w:pPr>
              <w:rPr>
                <w:sz w:val="18"/>
                <w:szCs w:val="18"/>
              </w:rPr>
            </w:pPr>
          </w:p>
        </w:tc>
        <w:tc>
          <w:tcPr>
            <w:tcW w:w="854" w:type="pct"/>
            <w:vMerge/>
            <w:noWrap/>
            <w:hideMark/>
          </w:tcPr>
          <w:p w14:paraId="2841CE88"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p>
        </w:tc>
        <w:tc>
          <w:tcPr>
            <w:tcW w:w="2209" w:type="pct"/>
            <w:noWrap/>
            <w:hideMark/>
          </w:tcPr>
          <w:p w14:paraId="7F9CF691"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Share of households in median household income quintile at national level</w:t>
            </w:r>
          </w:p>
        </w:tc>
        <w:tc>
          <w:tcPr>
            <w:tcW w:w="254" w:type="pct"/>
            <w:noWrap/>
            <w:vAlign w:val="center"/>
            <w:hideMark/>
          </w:tcPr>
          <w:p w14:paraId="43AC1D99"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-0.006</w:t>
            </w:r>
          </w:p>
        </w:tc>
        <w:tc>
          <w:tcPr>
            <w:tcW w:w="254" w:type="pct"/>
            <w:noWrap/>
            <w:vAlign w:val="center"/>
            <w:hideMark/>
          </w:tcPr>
          <w:p w14:paraId="3CF8596A"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1E8B0164"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0.403</w:t>
            </w:r>
          </w:p>
        </w:tc>
        <w:tc>
          <w:tcPr>
            <w:tcW w:w="250" w:type="pct"/>
            <w:tcBorders>
              <w:right w:val="nil"/>
            </w:tcBorders>
            <w:noWrap/>
            <w:vAlign w:val="center"/>
            <w:hideMark/>
          </w:tcPr>
          <w:p w14:paraId="55C1108D"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3343D509"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4E4E5F26" w14:textId="77777777" w:rsidR="006E6E33" w:rsidRPr="006E6E33" w:rsidRDefault="006E6E33" w:rsidP="00F75281">
            <w:pPr>
              <w:rPr>
                <w:sz w:val="18"/>
                <w:szCs w:val="18"/>
              </w:rPr>
            </w:pPr>
          </w:p>
        </w:tc>
        <w:tc>
          <w:tcPr>
            <w:tcW w:w="854" w:type="pct"/>
            <w:vMerge/>
            <w:noWrap/>
            <w:hideMark/>
          </w:tcPr>
          <w:p w14:paraId="2FA515C3"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p>
        </w:tc>
        <w:tc>
          <w:tcPr>
            <w:tcW w:w="2209" w:type="pct"/>
            <w:noWrap/>
            <w:hideMark/>
          </w:tcPr>
          <w:p w14:paraId="6B40B553"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Share of households in top household income quintile at national level</w:t>
            </w:r>
          </w:p>
        </w:tc>
        <w:tc>
          <w:tcPr>
            <w:tcW w:w="254" w:type="pct"/>
            <w:noWrap/>
            <w:vAlign w:val="center"/>
          </w:tcPr>
          <w:p w14:paraId="2C79290A"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tcPr>
          <w:p w14:paraId="3F283016"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tcPr>
          <w:p w14:paraId="03C99277"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670483DE"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0.092</w:t>
            </w:r>
          </w:p>
        </w:tc>
      </w:tr>
      <w:tr w:rsidR="006E6E33" w:rsidRPr="006E6E33" w14:paraId="18FC4900"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4C5077A3" w14:textId="77777777" w:rsidR="006E6E33" w:rsidRPr="006E6E33" w:rsidRDefault="006E6E33" w:rsidP="00F75281">
            <w:pPr>
              <w:rPr>
                <w:b w:val="0"/>
                <w:bCs w:val="0"/>
                <w:sz w:val="18"/>
                <w:szCs w:val="18"/>
              </w:rPr>
            </w:pPr>
          </w:p>
        </w:tc>
        <w:tc>
          <w:tcPr>
            <w:tcW w:w="854" w:type="pct"/>
            <w:noWrap/>
            <w:hideMark/>
          </w:tcPr>
          <w:p w14:paraId="460A78FD"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Occupation</w:t>
            </w:r>
          </w:p>
        </w:tc>
        <w:tc>
          <w:tcPr>
            <w:tcW w:w="2209" w:type="pct"/>
            <w:noWrap/>
            <w:hideMark/>
          </w:tcPr>
          <w:p w14:paraId="1AD05469"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Share of Social Grade C1 (lower middle class)</w:t>
            </w:r>
          </w:p>
        </w:tc>
        <w:tc>
          <w:tcPr>
            <w:tcW w:w="254" w:type="pct"/>
            <w:noWrap/>
            <w:vAlign w:val="center"/>
            <w:hideMark/>
          </w:tcPr>
          <w:p w14:paraId="4542F319"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3474CD57"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0.313</w:t>
            </w:r>
          </w:p>
        </w:tc>
        <w:tc>
          <w:tcPr>
            <w:tcW w:w="254" w:type="pct"/>
            <w:noWrap/>
            <w:vAlign w:val="center"/>
            <w:hideMark/>
          </w:tcPr>
          <w:p w14:paraId="7FF6527A"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27C7044A"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-0.089</w:t>
            </w:r>
          </w:p>
        </w:tc>
      </w:tr>
      <w:tr w:rsidR="006E6E33" w:rsidRPr="006E6E33" w14:paraId="521B63C7"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21894EBB" w14:textId="77777777" w:rsidR="006E6E33" w:rsidRPr="006E6E33" w:rsidRDefault="006E6E33" w:rsidP="00F75281">
            <w:pPr>
              <w:rPr>
                <w:b w:val="0"/>
                <w:bCs w:val="0"/>
                <w:sz w:val="18"/>
                <w:szCs w:val="18"/>
              </w:rPr>
            </w:pPr>
          </w:p>
        </w:tc>
        <w:tc>
          <w:tcPr>
            <w:tcW w:w="854" w:type="pct"/>
            <w:noWrap/>
            <w:hideMark/>
          </w:tcPr>
          <w:p w14:paraId="2B9E2B95"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Housing type</w:t>
            </w:r>
          </w:p>
        </w:tc>
        <w:tc>
          <w:tcPr>
            <w:tcW w:w="2209" w:type="pct"/>
            <w:noWrap/>
            <w:hideMark/>
          </w:tcPr>
          <w:p w14:paraId="6DFAD030"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Share of dwellings with ≥3 bedrooms</w:t>
            </w:r>
          </w:p>
        </w:tc>
        <w:tc>
          <w:tcPr>
            <w:tcW w:w="254" w:type="pct"/>
            <w:noWrap/>
            <w:vAlign w:val="center"/>
            <w:hideMark/>
          </w:tcPr>
          <w:p w14:paraId="4A11B234"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23EE5CF8"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0A71550A"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0.266</w:t>
            </w:r>
          </w:p>
        </w:tc>
        <w:tc>
          <w:tcPr>
            <w:tcW w:w="250" w:type="pct"/>
            <w:tcBorders>
              <w:right w:val="nil"/>
            </w:tcBorders>
            <w:noWrap/>
            <w:vAlign w:val="center"/>
            <w:hideMark/>
          </w:tcPr>
          <w:p w14:paraId="38D803ED"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28503FA9"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val="restart"/>
            <w:tcBorders>
              <w:left w:val="nil"/>
            </w:tcBorders>
            <w:noWrap/>
            <w:hideMark/>
          </w:tcPr>
          <w:p w14:paraId="7FCFAA79" w14:textId="77777777" w:rsidR="006E6E33" w:rsidRPr="006E6E33" w:rsidRDefault="006E6E33" w:rsidP="00F75281">
            <w:pPr>
              <w:rPr>
                <w:sz w:val="18"/>
                <w:szCs w:val="18"/>
              </w:rPr>
            </w:pPr>
            <w:r w:rsidRPr="006E6E33">
              <w:rPr>
                <w:sz w:val="18"/>
                <w:szCs w:val="18"/>
              </w:rPr>
              <w:t>Accessibility</w:t>
            </w:r>
          </w:p>
        </w:tc>
        <w:tc>
          <w:tcPr>
            <w:tcW w:w="854" w:type="pct"/>
            <w:noWrap/>
            <w:hideMark/>
          </w:tcPr>
          <w:p w14:paraId="5CCBD459"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Residential density</w:t>
            </w:r>
          </w:p>
        </w:tc>
        <w:tc>
          <w:tcPr>
            <w:tcW w:w="2209" w:type="pct"/>
            <w:noWrap/>
            <w:hideMark/>
          </w:tcPr>
          <w:p w14:paraId="129E45DB"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Resident population density (1,000 inhabitants per km</w:t>
            </w:r>
            <w:r w:rsidRPr="006E6E33">
              <w:rPr>
                <w:sz w:val="18"/>
                <w:szCs w:val="18"/>
                <w:vertAlign w:val="superscript"/>
              </w:rPr>
              <w:t>2</w:t>
            </w:r>
            <w:r w:rsidRPr="006E6E33">
              <w:rPr>
                <w:sz w:val="18"/>
                <w:szCs w:val="18"/>
              </w:rPr>
              <w:t>)</w:t>
            </w:r>
          </w:p>
        </w:tc>
        <w:tc>
          <w:tcPr>
            <w:tcW w:w="254" w:type="pct"/>
            <w:noWrap/>
            <w:vAlign w:val="center"/>
            <w:hideMark/>
          </w:tcPr>
          <w:p w14:paraId="5CEAAF22"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324D9D9E"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-0.180</w:t>
            </w:r>
          </w:p>
        </w:tc>
        <w:tc>
          <w:tcPr>
            <w:tcW w:w="254" w:type="pct"/>
            <w:noWrap/>
            <w:vAlign w:val="center"/>
            <w:hideMark/>
          </w:tcPr>
          <w:p w14:paraId="66A4904F"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524125B4"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7FBE1DC0"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29A704FF" w14:textId="77777777" w:rsidR="006E6E33" w:rsidRPr="006E6E33" w:rsidRDefault="006E6E33" w:rsidP="00F75281">
            <w:pPr>
              <w:rPr>
                <w:sz w:val="18"/>
                <w:szCs w:val="18"/>
              </w:rPr>
            </w:pPr>
          </w:p>
        </w:tc>
        <w:tc>
          <w:tcPr>
            <w:tcW w:w="854" w:type="pct"/>
            <w:vMerge w:val="restart"/>
            <w:noWrap/>
            <w:hideMark/>
          </w:tcPr>
          <w:p w14:paraId="077772DF"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Car availability</w:t>
            </w:r>
          </w:p>
        </w:tc>
        <w:tc>
          <w:tcPr>
            <w:tcW w:w="2209" w:type="pct"/>
            <w:noWrap/>
            <w:hideMark/>
          </w:tcPr>
          <w:p w14:paraId="0C7E8C63"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Share of households with 1 vehicle</w:t>
            </w:r>
          </w:p>
        </w:tc>
        <w:tc>
          <w:tcPr>
            <w:tcW w:w="254" w:type="pct"/>
            <w:noWrap/>
            <w:vAlign w:val="center"/>
            <w:hideMark/>
          </w:tcPr>
          <w:p w14:paraId="6DDC6E5B"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-0.479</w:t>
            </w:r>
          </w:p>
        </w:tc>
        <w:tc>
          <w:tcPr>
            <w:tcW w:w="254" w:type="pct"/>
            <w:noWrap/>
            <w:vAlign w:val="center"/>
            <w:hideMark/>
          </w:tcPr>
          <w:p w14:paraId="3C828255"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0.013</w:t>
            </w:r>
          </w:p>
        </w:tc>
        <w:tc>
          <w:tcPr>
            <w:tcW w:w="254" w:type="pct"/>
            <w:noWrap/>
            <w:vAlign w:val="center"/>
            <w:hideMark/>
          </w:tcPr>
          <w:p w14:paraId="75CED8A8"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-0.013</w:t>
            </w:r>
          </w:p>
        </w:tc>
        <w:tc>
          <w:tcPr>
            <w:tcW w:w="250" w:type="pct"/>
            <w:tcBorders>
              <w:right w:val="nil"/>
            </w:tcBorders>
            <w:noWrap/>
            <w:vAlign w:val="center"/>
            <w:hideMark/>
          </w:tcPr>
          <w:p w14:paraId="1B5AA6CF"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0.145</w:t>
            </w:r>
          </w:p>
        </w:tc>
      </w:tr>
      <w:tr w:rsidR="006E6E33" w:rsidRPr="006E6E33" w14:paraId="32839801"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3B8844B0" w14:textId="77777777" w:rsidR="006E6E33" w:rsidRPr="006E6E33" w:rsidRDefault="006E6E33" w:rsidP="00F75281">
            <w:pPr>
              <w:rPr>
                <w:b w:val="0"/>
                <w:bCs w:val="0"/>
                <w:sz w:val="18"/>
                <w:szCs w:val="18"/>
              </w:rPr>
            </w:pPr>
          </w:p>
        </w:tc>
        <w:tc>
          <w:tcPr>
            <w:tcW w:w="854" w:type="pct"/>
            <w:vMerge/>
            <w:noWrap/>
            <w:hideMark/>
          </w:tcPr>
          <w:p w14:paraId="75BFEA2D"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p>
        </w:tc>
        <w:tc>
          <w:tcPr>
            <w:tcW w:w="2209" w:type="pct"/>
            <w:noWrap/>
            <w:hideMark/>
          </w:tcPr>
          <w:p w14:paraId="5E87C32C"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Share of households with ≥3 vehicles</w:t>
            </w:r>
          </w:p>
        </w:tc>
        <w:tc>
          <w:tcPr>
            <w:tcW w:w="254" w:type="pct"/>
            <w:noWrap/>
            <w:vAlign w:val="center"/>
            <w:hideMark/>
          </w:tcPr>
          <w:p w14:paraId="19574E85"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456C0E7F"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0.255</w:t>
            </w:r>
          </w:p>
        </w:tc>
        <w:tc>
          <w:tcPr>
            <w:tcW w:w="254" w:type="pct"/>
            <w:noWrap/>
            <w:vAlign w:val="center"/>
            <w:hideMark/>
          </w:tcPr>
          <w:p w14:paraId="5D74F13B"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6A574F21"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-0.842</w:t>
            </w:r>
          </w:p>
        </w:tc>
      </w:tr>
      <w:tr w:rsidR="006E6E33" w:rsidRPr="006E6E33" w14:paraId="3D4E4216"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7D6B313B" w14:textId="77777777" w:rsidR="006E6E33" w:rsidRPr="006E6E33" w:rsidRDefault="006E6E33" w:rsidP="00F75281">
            <w:pPr>
              <w:rPr>
                <w:b w:val="0"/>
                <w:bCs w:val="0"/>
                <w:sz w:val="18"/>
                <w:szCs w:val="18"/>
              </w:rPr>
            </w:pPr>
          </w:p>
        </w:tc>
        <w:tc>
          <w:tcPr>
            <w:tcW w:w="854" w:type="pct"/>
            <w:vMerge w:val="restart"/>
            <w:noWrap/>
            <w:hideMark/>
          </w:tcPr>
          <w:p w14:paraId="144CA098"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14:ligatures w14:val="standardContextual"/>
              </w:rPr>
            </w:pPr>
            <w:r w:rsidRPr="006E6E33">
              <w:rPr>
                <w:sz w:val="18"/>
                <w:szCs w:val="18"/>
              </w:rPr>
              <w:t>Clinical capacity and</w:t>
            </w:r>
          </w:p>
          <w:p w14:paraId="5AB999F2"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 xml:space="preserve"> Allowed premises</w:t>
            </w:r>
          </w:p>
        </w:tc>
        <w:tc>
          <w:tcPr>
            <w:tcW w:w="2209" w:type="pct"/>
            <w:noWrap/>
            <w:hideMark/>
          </w:tcPr>
          <w:p w14:paraId="1D53B1A2"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Hospitals (per 1,000 inhabitants)</w:t>
            </w:r>
          </w:p>
        </w:tc>
        <w:tc>
          <w:tcPr>
            <w:tcW w:w="254" w:type="pct"/>
            <w:noWrap/>
            <w:vAlign w:val="center"/>
            <w:hideMark/>
          </w:tcPr>
          <w:p w14:paraId="2ED249BA"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0.097</w:t>
            </w:r>
          </w:p>
        </w:tc>
        <w:tc>
          <w:tcPr>
            <w:tcW w:w="254" w:type="pct"/>
            <w:noWrap/>
            <w:vAlign w:val="center"/>
            <w:hideMark/>
          </w:tcPr>
          <w:p w14:paraId="54632F0C"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-0.206</w:t>
            </w:r>
          </w:p>
        </w:tc>
        <w:tc>
          <w:tcPr>
            <w:tcW w:w="254" w:type="pct"/>
            <w:noWrap/>
            <w:vAlign w:val="center"/>
            <w:hideMark/>
          </w:tcPr>
          <w:p w14:paraId="7C10CE53"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-0.009</w:t>
            </w:r>
          </w:p>
        </w:tc>
        <w:tc>
          <w:tcPr>
            <w:tcW w:w="250" w:type="pct"/>
            <w:tcBorders>
              <w:right w:val="nil"/>
            </w:tcBorders>
            <w:noWrap/>
            <w:vAlign w:val="center"/>
            <w:hideMark/>
          </w:tcPr>
          <w:p w14:paraId="2BC846BB"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0.009</w:t>
            </w:r>
          </w:p>
        </w:tc>
      </w:tr>
      <w:tr w:rsidR="006E6E33" w:rsidRPr="006E6E33" w14:paraId="0829CFC4"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7E4A0AC6" w14:textId="77777777" w:rsidR="006E6E33" w:rsidRPr="006E6E33" w:rsidRDefault="006E6E33" w:rsidP="00F75281">
            <w:pPr>
              <w:rPr>
                <w:b w:val="0"/>
                <w:bCs w:val="0"/>
                <w:sz w:val="18"/>
                <w:szCs w:val="18"/>
              </w:rPr>
            </w:pPr>
          </w:p>
        </w:tc>
        <w:tc>
          <w:tcPr>
            <w:tcW w:w="854" w:type="pct"/>
            <w:vMerge/>
            <w:noWrap/>
            <w:hideMark/>
          </w:tcPr>
          <w:p w14:paraId="798C4463"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p>
        </w:tc>
        <w:tc>
          <w:tcPr>
            <w:tcW w:w="2209" w:type="pct"/>
            <w:noWrap/>
            <w:hideMark/>
          </w:tcPr>
          <w:p w14:paraId="152890EA"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Parks (per 1,000 inhabitants)</w:t>
            </w:r>
          </w:p>
        </w:tc>
        <w:tc>
          <w:tcPr>
            <w:tcW w:w="254" w:type="pct"/>
            <w:noWrap/>
            <w:vAlign w:val="center"/>
            <w:hideMark/>
          </w:tcPr>
          <w:p w14:paraId="504C19BA"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1283E1AB"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-0.033</w:t>
            </w:r>
          </w:p>
        </w:tc>
        <w:tc>
          <w:tcPr>
            <w:tcW w:w="254" w:type="pct"/>
            <w:noWrap/>
            <w:vAlign w:val="center"/>
            <w:hideMark/>
          </w:tcPr>
          <w:p w14:paraId="68752294"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70BC7037"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10A70474"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tcBorders>
              <w:left w:val="nil"/>
            </w:tcBorders>
            <w:noWrap/>
            <w:hideMark/>
          </w:tcPr>
          <w:p w14:paraId="47144754" w14:textId="77777777" w:rsidR="006E6E33" w:rsidRPr="006E6E33" w:rsidRDefault="006E6E33" w:rsidP="00F75281">
            <w:pPr>
              <w:rPr>
                <w:sz w:val="18"/>
                <w:szCs w:val="18"/>
              </w:rPr>
            </w:pPr>
            <w:r w:rsidRPr="006E6E33">
              <w:rPr>
                <w:sz w:val="18"/>
                <w:szCs w:val="18"/>
              </w:rPr>
              <w:t>Activity commitment</w:t>
            </w:r>
          </w:p>
        </w:tc>
        <w:tc>
          <w:tcPr>
            <w:tcW w:w="854" w:type="pct"/>
            <w:noWrap/>
            <w:hideMark/>
          </w:tcPr>
          <w:p w14:paraId="70013309"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Economic activity</w:t>
            </w:r>
          </w:p>
        </w:tc>
        <w:tc>
          <w:tcPr>
            <w:tcW w:w="2209" w:type="pct"/>
            <w:noWrap/>
            <w:hideMark/>
          </w:tcPr>
          <w:p w14:paraId="790FD215"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Share of self-employed workers in the resident population aged 16-74</w:t>
            </w:r>
          </w:p>
        </w:tc>
        <w:tc>
          <w:tcPr>
            <w:tcW w:w="254" w:type="pct"/>
            <w:noWrap/>
            <w:vAlign w:val="center"/>
            <w:hideMark/>
          </w:tcPr>
          <w:p w14:paraId="6EFB6C88"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0.688</w:t>
            </w:r>
          </w:p>
        </w:tc>
        <w:tc>
          <w:tcPr>
            <w:tcW w:w="254" w:type="pct"/>
            <w:noWrap/>
            <w:vAlign w:val="center"/>
            <w:hideMark/>
          </w:tcPr>
          <w:p w14:paraId="3E7F95D1"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0.073</w:t>
            </w:r>
          </w:p>
        </w:tc>
        <w:tc>
          <w:tcPr>
            <w:tcW w:w="254" w:type="pct"/>
            <w:noWrap/>
            <w:vAlign w:val="center"/>
            <w:hideMark/>
          </w:tcPr>
          <w:p w14:paraId="3FA348DE"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-0.073</w:t>
            </w:r>
          </w:p>
        </w:tc>
        <w:tc>
          <w:tcPr>
            <w:tcW w:w="250" w:type="pct"/>
            <w:tcBorders>
              <w:right w:val="nil"/>
            </w:tcBorders>
            <w:noWrap/>
            <w:vAlign w:val="center"/>
            <w:hideMark/>
          </w:tcPr>
          <w:p w14:paraId="762F5399"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-0.533</w:t>
            </w:r>
          </w:p>
        </w:tc>
      </w:tr>
      <w:tr w:rsidR="006E6E33" w:rsidRPr="006E6E33" w14:paraId="7D7D6BE7"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val="restart"/>
            <w:tcBorders>
              <w:left w:val="nil"/>
            </w:tcBorders>
            <w:noWrap/>
            <w:hideMark/>
          </w:tcPr>
          <w:p w14:paraId="726290F5" w14:textId="77777777" w:rsidR="006E6E33" w:rsidRPr="006E6E33" w:rsidRDefault="006E6E33" w:rsidP="00F75281">
            <w:pPr>
              <w:rPr>
                <w:b w:val="0"/>
                <w:bCs w:val="0"/>
                <w:sz w:val="18"/>
                <w:szCs w:val="18"/>
              </w:rPr>
            </w:pPr>
            <w:r w:rsidRPr="006E6E33">
              <w:rPr>
                <w:b w:val="0"/>
                <w:bCs w:val="0"/>
                <w:sz w:val="18"/>
                <w:szCs w:val="18"/>
              </w:rPr>
              <w:t>Perceived risk of COVID-19</w:t>
            </w:r>
          </w:p>
        </w:tc>
        <w:tc>
          <w:tcPr>
            <w:tcW w:w="854" w:type="pct"/>
            <w:noWrap/>
            <w:hideMark/>
          </w:tcPr>
          <w:p w14:paraId="4A5FF765"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Infection rates</w:t>
            </w:r>
          </w:p>
        </w:tc>
        <w:tc>
          <w:tcPr>
            <w:tcW w:w="2209" w:type="pct"/>
            <w:noWrap/>
            <w:hideMark/>
          </w:tcPr>
          <w:p w14:paraId="5EA2C936"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Cumulative COVID-19 reported cases per 100,000 population before lockdown</w:t>
            </w:r>
          </w:p>
        </w:tc>
        <w:tc>
          <w:tcPr>
            <w:tcW w:w="254" w:type="pct"/>
            <w:noWrap/>
            <w:vAlign w:val="center"/>
            <w:hideMark/>
          </w:tcPr>
          <w:p w14:paraId="260E0F8F"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0.117</w:t>
            </w:r>
          </w:p>
        </w:tc>
        <w:tc>
          <w:tcPr>
            <w:tcW w:w="254" w:type="pct"/>
            <w:noWrap/>
            <w:vAlign w:val="center"/>
            <w:hideMark/>
          </w:tcPr>
          <w:p w14:paraId="0477ACDB"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7E2F011B"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6C4A67CF"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468EDD6F"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4FA178EC" w14:textId="77777777" w:rsidR="006E6E33" w:rsidRPr="006E6E33" w:rsidRDefault="006E6E33" w:rsidP="00F75281">
            <w:pPr>
              <w:rPr>
                <w:sz w:val="18"/>
                <w:szCs w:val="18"/>
              </w:rPr>
            </w:pPr>
          </w:p>
        </w:tc>
        <w:tc>
          <w:tcPr>
            <w:tcW w:w="854" w:type="pct"/>
            <w:noWrap/>
            <w:hideMark/>
          </w:tcPr>
          <w:p w14:paraId="00A8E741"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Mortality rates</w:t>
            </w:r>
          </w:p>
        </w:tc>
        <w:tc>
          <w:tcPr>
            <w:tcW w:w="2209" w:type="pct"/>
            <w:noWrap/>
            <w:hideMark/>
          </w:tcPr>
          <w:p w14:paraId="6ABC6334"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Cumulative COVID-19 reported deaths per 100,000 population before lockdown</w:t>
            </w:r>
          </w:p>
        </w:tc>
        <w:tc>
          <w:tcPr>
            <w:tcW w:w="254" w:type="pct"/>
            <w:noWrap/>
            <w:vAlign w:val="center"/>
            <w:hideMark/>
          </w:tcPr>
          <w:p w14:paraId="5836C3BE"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0.011</w:t>
            </w:r>
          </w:p>
        </w:tc>
        <w:tc>
          <w:tcPr>
            <w:tcW w:w="254" w:type="pct"/>
            <w:noWrap/>
            <w:vAlign w:val="center"/>
            <w:hideMark/>
          </w:tcPr>
          <w:p w14:paraId="48002D02"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-0.011</w:t>
            </w:r>
          </w:p>
        </w:tc>
        <w:tc>
          <w:tcPr>
            <w:tcW w:w="254" w:type="pct"/>
            <w:noWrap/>
            <w:vAlign w:val="center"/>
            <w:hideMark/>
          </w:tcPr>
          <w:p w14:paraId="49CB8F86"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0.020</w:t>
            </w:r>
          </w:p>
        </w:tc>
        <w:tc>
          <w:tcPr>
            <w:tcW w:w="250" w:type="pct"/>
            <w:tcBorders>
              <w:right w:val="nil"/>
            </w:tcBorders>
            <w:noWrap/>
            <w:vAlign w:val="center"/>
            <w:hideMark/>
          </w:tcPr>
          <w:p w14:paraId="214DF3CE"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-0.088</w:t>
            </w:r>
          </w:p>
        </w:tc>
      </w:tr>
      <w:tr w:rsidR="006E6E33" w:rsidRPr="006E6E33" w14:paraId="3C48B882"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val="restart"/>
            <w:tcBorders>
              <w:left w:val="nil"/>
            </w:tcBorders>
            <w:noWrap/>
            <w:hideMark/>
          </w:tcPr>
          <w:p w14:paraId="71D1BC9E" w14:textId="77777777" w:rsidR="006E6E33" w:rsidRPr="006E6E33" w:rsidRDefault="006E6E33" w:rsidP="00F75281">
            <w:pPr>
              <w:rPr>
                <w:b w:val="0"/>
                <w:bCs w:val="0"/>
                <w:sz w:val="18"/>
                <w:szCs w:val="18"/>
              </w:rPr>
            </w:pPr>
            <w:r w:rsidRPr="006E6E33">
              <w:rPr>
                <w:b w:val="0"/>
                <w:bCs w:val="0"/>
                <w:sz w:val="18"/>
                <w:szCs w:val="18"/>
              </w:rPr>
              <w:t>Ethnic composition</w:t>
            </w:r>
          </w:p>
        </w:tc>
        <w:tc>
          <w:tcPr>
            <w:tcW w:w="854" w:type="pct"/>
            <w:noWrap/>
          </w:tcPr>
          <w:p w14:paraId="163DFCAD"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Bangladeshi</w:t>
            </w:r>
          </w:p>
        </w:tc>
        <w:tc>
          <w:tcPr>
            <w:tcW w:w="2209" w:type="pct"/>
            <w:noWrap/>
          </w:tcPr>
          <w:p w14:paraId="63133550"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Percentage Bangladeshi</w:t>
            </w:r>
          </w:p>
        </w:tc>
        <w:tc>
          <w:tcPr>
            <w:tcW w:w="254" w:type="pct"/>
            <w:noWrap/>
            <w:vAlign w:val="center"/>
          </w:tcPr>
          <w:p w14:paraId="72F12E4D"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0.001</w:t>
            </w:r>
          </w:p>
        </w:tc>
        <w:tc>
          <w:tcPr>
            <w:tcW w:w="254" w:type="pct"/>
            <w:noWrap/>
            <w:vAlign w:val="center"/>
          </w:tcPr>
          <w:p w14:paraId="298A43EC"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-0.001</w:t>
            </w:r>
          </w:p>
        </w:tc>
        <w:tc>
          <w:tcPr>
            <w:tcW w:w="254" w:type="pct"/>
            <w:noWrap/>
            <w:vAlign w:val="center"/>
          </w:tcPr>
          <w:p w14:paraId="385C89A1"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0.043</w:t>
            </w:r>
          </w:p>
        </w:tc>
        <w:tc>
          <w:tcPr>
            <w:tcW w:w="250" w:type="pct"/>
            <w:tcBorders>
              <w:right w:val="nil"/>
            </w:tcBorders>
            <w:noWrap/>
            <w:vAlign w:val="center"/>
          </w:tcPr>
          <w:p w14:paraId="5118B79C"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-0.054</w:t>
            </w:r>
          </w:p>
        </w:tc>
      </w:tr>
      <w:tr w:rsidR="006E6E33" w:rsidRPr="006E6E33" w14:paraId="76FA5BB9"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4CDB2F17" w14:textId="77777777" w:rsidR="006E6E33" w:rsidRPr="006E6E33" w:rsidRDefault="006E6E33" w:rsidP="00F75281">
            <w:pPr>
              <w:rPr>
                <w:sz w:val="18"/>
                <w:szCs w:val="18"/>
              </w:rPr>
            </w:pPr>
          </w:p>
        </w:tc>
        <w:tc>
          <w:tcPr>
            <w:tcW w:w="854" w:type="pct"/>
            <w:noWrap/>
          </w:tcPr>
          <w:p w14:paraId="0FAA535C"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Other Asian</w:t>
            </w:r>
          </w:p>
        </w:tc>
        <w:tc>
          <w:tcPr>
            <w:tcW w:w="2209" w:type="pct"/>
            <w:noWrap/>
          </w:tcPr>
          <w:p w14:paraId="144CA746"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Percentage Other Asian</w:t>
            </w:r>
          </w:p>
        </w:tc>
        <w:tc>
          <w:tcPr>
            <w:tcW w:w="254" w:type="pct"/>
            <w:noWrap/>
            <w:vAlign w:val="center"/>
          </w:tcPr>
          <w:p w14:paraId="5BB9DA68"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tcPr>
          <w:p w14:paraId="03FCA78B"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0.153</w:t>
            </w:r>
          </w:p>
        </w:tc>
        <w:tc>
          <w:tcPr>
            <w:tcW w:w="254" w:type="pct"/>
            <w:noWrap/>
            <w:vAlign w:val="center"/>
          </w:tcPr>
          <w:p w14:paraId="0EB43838"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tcPr>
          <w:p w14:paraId="32DD8314"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1F3FC8EA"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7D9DB0A7" w14:textId="77777777" w:rsidR="006E6E33" w:rsidRPr="006E6E33" w:rsidRDefault="006E6E33" w:rsidP="00F75281">
            <w:pPr>
              <w:rPr>
                <w:sz w:val="18"/>
                <w:szCs w:val="18"/>
              </w:rPr>
            </w:pPr>
          </w:p>
        </w:tc>
        <w:tc>
          <w:tcPr>
            <w:tcW w:w="854" w:type="pct"/>
            <w:noWrap/>
          </w:tcPr>
          <w:p w14:paraId="258EFEF7"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African</w:t>
            </w:r>
          </w:p>
        </w:tc>
        <w:tc>
          <w:tcPr>
            <w:tcW w:w="2209" w:type="pct"/>
            <w:noWrap/>
            <w:hideMark/>
          </w:tcPr>
          <w:p w14:paraId="79D80CCA"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Percentage Black African</w:t>
            </w:r>
          </w:p>
        </w:tc>
        <w:tc>
          <w:tcPr>
            <w:tcW w:w="254" w:type="pct"/>
            <w:noWrap/>
            <w:vAlign w:val="center"/>
            <w:hideMark/>
          </w:tcPr>
          <w:p w14:paraId="706F9106"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031B85E6"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0.493</w:t>
            </w:r>
          </w:p>
        </w:tc>
        <w:tc>
          <w:tcPr>
            <w:tcW w:w="254" w:type="pct"/>
            <w:noWrap/>
            <w:vAlign w:val="center"/>
            <w:hideMark/>
          </w:tcPr>
          <w:p w14:paraId="51EC7FA0"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78E90A5F"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6E6E33" w:rsidRPr="006E6E33" w14:paraId="6EF28C28"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6D0B69C9" w14:textId="77777777" w:rsidR="006E6E33" w:rsidRPr="006E6E33" w:rsidRDefault="006E6E33" w:rsidP="00F75281">
            <w:pPr>
              <w:rPr>
                <w:b w:val="0"/>
                <w:bCs w:val="0"/>
                <w:sz w:val="18"/>
                <w:szCs w:val="18"/>
              </w:rPr>
            </w:pPr>
          </w:p>
        </w:tc>
        <w:tc>
          <w:tcPr>
            <w:tcW w:w="854" w:type="pct"/>
            <w:noWrap/>
          </w:tcPr>
          <w:p w14:paraId="69E6275F"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Caribbean</w:t>
            </w:r>
          </w:p>
        </w:tc>
        <w:tc>
          <w:tcPr>
            <w:tcW w:w="2209" w:type="pct"/>
            <w:noWrap/>
            <w:hideMark/>
          </w:tcPr>
          <w:p w14:paraId="3D816252"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Percentage Black Caribbean</w:t>
            </w:r>
          </w:p>
        </w:tc>
        <w:tc>
          <w:tcPr>
            <w:tcW w:w="254" w:type="pct"/>
            <w:noWrap/>
            <w:vAlign w:val="center"/>
            <w:hideMark/>
          </w:tcPr>
          <w:p w14:paraId="27A5B277"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1ABC4E6F"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4519AB93"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04D80989"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-0.203</w:t>
            </w:r>
          </w:p>
        </w:tc>
      </w:tr>
      <w:tr w:rsidR="006E6E33" w:rsidRPr="006E6E33" w14:paraId="24710E0E"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926" w:type="pct"/>
            <w:vMerge/>
            <w:tcBorders>
              <w:left w:val="nil"/>
            </w:tcBorders>
            <w:noWrap/>
            <w:hideMark/>
          </w:tcPr>
          <w:p w14:paraId="69F7CDFE" w14:textId="77777777" w:rsidR="006E6E33" w:rsidRPr="006E6E33" w:rsidRDefault="006E6E33" w:rsidP="00F75281">
            <w:pPr>
              <w:rPr>
                <w:b w:val="0"/>
                <w:bCs w:val="0"/>
                <w:sz w:val="18"/>
                <w:szCs w:val="18"/>
              </w:rPr>
            </w:pPr>
          </w:p>
        </w:tc>
        <w:tc>
          <w:tcPr>
            <w:tcW w:w="854" w:type="pct"/>
            <w:noWrap/>
            <w:hideMark/>
          </w:tcPr>
          <w:p w14:paraId="62A68607"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Other Black</w:t>
            </w:r>
          </w:p>
        </w:tc>
        <w:tc>
          <w:tcPr>
            <w:tcW w:w="2209" w:type="pct"/>
            <w:noWrap/>
            <w:hideMark/>
          </w:tcPr>
          <w:p w14:paraId="2970A4F1" w14:textId="77777777" w:rsidR="006E6E33" w:rsidRPr="006E6E33" w:rsidRDefault="006E6E33" w:rsidP="00F75281">
            <w:pPr>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Percentage Other Black</w:t>
            </w:r>
          </w:p>
        </w:tc>
        <w:tc>
          <w:tcPr>
            <w:tcW w:w="254" w:type="pct"/>
            <w:noWrap/>
            <w:vAlign w:val="center"/>
            <w:hideMark/>
          </w:tcPr>
          <w:p w14:paraId="617488B1"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4EACD1A8"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4" w:type="pct"/>
            <w:noWrap/>
            <w:vAlign w:val="center"/>
            <w:hideMark/>
          </w:tcPr>
          <w:p w14:paraId="56F3EE53"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50" w:type="pct"/>
            <w:tcBorders>
              <w:right w:val="nil"/>
            </w:tcBorders>
            <w:noWrap/>
            <w:vAlign w:val="center"/>
            <w:hideMark/>
          </w:tcPr>
          <w:p w14:paraId="670ACD40" w14:textId="77777777" w:rsidR="006E6E33" w:rsidRPr="006E6E33" w:rsidRDefault="006E6E33" w:rsidP="00F75281">
            <w:pPr>
              <w:jc w:val="right"/>
              <w:cnfStyle w:val="000000000000" w:firstRow="0" w:lastRow="0" w:firstColumn="0" w:lastColumn="0" w:oddVBand="0" w:evenVBand="0" w:oddHBand="0" w:evenHBand="0" w:firstRowFirstColumn="0" w:firstRowLastColumn="0" w:lastRowFirstColumn="0" w:lastRowLastColumn="0"/>
              <w:rPr>
                <w:sz w:val="18"/>
                <w:szCs w:val="18"/>
              </w:rPr>
            </w:pPr>
            <w:r w:rsidRPr="006E6E33">
              <w:rPr>
                <w:sz w:val="18"/>
                <w:szCs w:val="18"/>
              </w:rPr>
              <w:t>-0.114</w:t>
            </w:r>
          </w:p>
        </w:tc>
      </w:tr>
      <w:tr w:rsidR="006E6E33" w:rsidRPr="006E6E33" w14:paraId="2D7EDF74"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5000" w:type="pct"/>
            <w:gridSpan w:val="7"/>
            <w:tcBorders>
              <w:top w:val="double" w:sz="4" w:space="0" w:color="auto"/>
              <w:left w:val="nil"/>
              <w:right w:val="nil"/>
            </w:tcBorders>
            <w:noWrap/>
            <w:hideMark/>
          </w:tcPr>
          <w:p w14:paraId="203507F4" w14:textId="77777777" w:rsidR="006E6E33" w:rsidRPr="006E6E33" w:rsidRDefault="006E6E33" w:rsidP="00F75281">
            <w:pPr>
              <w:widowControl/>
              <w:wordWrap/>
              <w:autoSpaceDE/>
              <w:autoSpaceDN/>
              <w:spacing w:line="240" w:lineRule="auto"/>
              <w:rPr>
                <w:rFonts w:eastAsia="Times New Roman"/>
                <w:sz w:val="18"/>
                <w:szCs w:val="18"/>
              </w:rPr>
            </w:pPr>
            <w:r w:rsidRPr="006E6E33">
              <w:rPr>
                <w:rFonts w:eastAsia="Times New Roman"/>
                <w:color w:val="000000"/>
                <w:sz w:val="18"/>
                <w:szCs w:val="18"/>
              </w:rPr>
              <w:t>Model criteria information</w:t>
            </w:r>
          </w:p>
        </w:tc>
      </w:tr>
      <w:tr w:rsidR="006E6E33" w:rsidRPr="006E6E33" w14:paraId="382D0377"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3988" w:type="pct"/>
            <w:gridSpan w:val="3"/>
            <w:tcBorders>
              <w:left w:val="nil"/>
              <w:bottom w:val="single" w:sz="4" w:space="0" w:color="999999" w:themeColor="text1" w:themeTint="66"/>
            </w:tcBorders>
            <w:noWrap/>
            <w:hideMark/>
          </w:tcPr>
          <w:p w14:paraId="774F2760" w14:textId="77777777" w:rsidR="006E6E33" w:rsidRPr="006E6E33" w:rsidRDefault="006E6E33" w:rsidP="00F75281">
            <w:pPr>
              <w:widowControl/>
              <w:wordWrap/>
              <w:autoSpaceDE/>
              <w:autoSpaceDN/>
              <w:spacing w:line="240" w:lineRule="auto"/>
              <w:rPr>
                <w:rFonts w:eastAsia="Times New Roman"/>
                <w:b w:val="0"/>
                <w:bCs w:val="0"/>
                <w:color w:val="000000"/>
                <w:sz w:val="18"/>
                <w:szCs w:val="18"/>
              </w:rPr>
            </w:pPr>
            <w:proofErr w:type="spellStart"/>
            <w:r w:rsidRPr="006E6E33">
              <w:rPr>
                <w:rFonts w:eastAsia="Times New Roman"/>
                <w:b w:val="0"/>
                <w:bCs w:val="0"/>
                <w:color w:val="000000"/>
                <w:sz w:val="18"/>
                <w:szCs w:val="18"/>
              </w:rPr>
              <w:t>AICc</w:t>
            </w:r>
            <w:proofErr w:type="spellEnd"/>
            <w:r w:rsidRPr="006E6E33">
              <w:rPr>
                <w:rFonts w:eastAsia="Times New Roman"/>
                <w:b w:val="0"/>
                <w:bCs w:val="0"/>
                <w:color w:val="000000"/>
                <w:sz w:val="18"/>
                <w:szCs w:val="18"/>
              </w:rPr>
              <w:t xml:space="preserve"> (Akaike's Information Corrected Criterion)</w:t>
            </w:r>
          </w:p>
        </w:tc>
        <w:tc>
          <w:tcPr>
            <w:tcW w:w="1012" w:type="pct"/>
            <w:gridSpan w:val="4"/>
            <w:tcBorders>
              <w:bottom w:val="single" w:sz="4" w:space="0" w:color="999999" w:themeColor="text1" w:themeTint="66"/>
              <w:right w:val="nil"/>
            </w:tcBorders>
            <w:noWrap/>
            <w:hideMark/>
          </w:tcPr>
          <w:p w14:paraId="32A67D98" w14:textId="77777777" w:rsidR="006E6E33" w:rsidRPr="006E6E33" w:rsidRDefault="006E6E33" w:rsidP="00F75281">
            <w:pPr>
              <w:widowControl/>
              <w:wordWrap/>
              <w:autoSpaceDE/>
              <w:autoSpaceDN/>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6E6E33">
              <w:rPr>
                <w:rFonts w:eastAsia="Times New Roman"/>
                <w:color w:val="000000"/>
                <w:sz w:val="18"/>
                <w:szCs w:val="18"/>
              </w:rPr>
              <w:t>-236.969</w:t>
            </w:r>
          </w:p>
        </w:tc>
      </w:tr>
      <w:tr w:rsidR="006E6E33" w:rsidRPr="006E6E33" w14:paraId="7B0B940C" w14:textId="77777777" w:rsidTr="006E6E33">
        <w:trPr>
          <w:trHeight w:val="20"/>
        </w:trPr>
        <w:tc>
          <w:tcPr>
            <w:cnfStyle w:val="001000000000" w:firstRow="0" w:lastRow="0" w:firstColumn="1" w:lastColumn="0" w:oddVBand="0" w:evenVBand="0" w:oddHBand="0" w:evenHBand="0" w:firstRowFirstColumn="0" w:firstRowLastColumn="0" w:lastRowFirstColumn="0" w:lastRowLastColumn="0"/>
            <w:tcW w:w="3988" w:type="pct"/>
            <w:gridSpan w:val="3"/>
            <w:tcBorders>
              <w:left w:val="nil"/>
              <w:bottom w:val="single" w:sz="12" w:space="0" w:color="auto"/>
            </w:tcBorders>
            <w:noWrap/>
            <w:hideMark/>
          </w:tcPr>
          <w:p w14:paraId="31EABE81" w14:textId="77777777" w:rsidR="006E6E33" w:rsidRPr="006E6E33" w:rsidRDefault="006E6E33" w:rsidP="00F75281">
            <w:pPr>
              <w:widowControl/>
              <w:wordWrap/>
              <w:autoSpaceDE/>
              <w:autoSpaceDN/>
              <w:spacing w:line="240" w:lineRule="auto"/>
              <w:rPr>
                <w:rFonts w:eastAsia="Times New Roman"/>
                <w:b w:val="0"/>
                <w:bCs w:val="0"/>
                <w:color w:val="000000"/>
                <w:sz w:val="18"/>
                <w:szCs w:val="18"/>
              </w:rPr>
            </w:pPr>
            <w:r w:rsidRPr="006E6E33">
              <w:rPr>
                <w:rFonts w:eastAsia="Times New Roman"/>
                <w:b w:val="0"/>
                <w:bCs w:val="0"/>
                <w:color w:val="000000"/>
                <w:sz w:val="18"/>
                <w:szCs w:val="18"/>
              </w:rPr>
              <w:t>BIC (Bayesian information criterion)</w:t>
            </w:r>
          </w:p>
        </w:tc>
        <w:tc>
          <w:tcPr>
            <w:tcW w:w="1012" w:type="pct"/>
            <w:gridSpan w:val="4"/>
            <w:tcBorders>
              <w:bottom w:val="single" w:sz="12" w:space="0" w:color="auto"/>
              <w:right w:val="nil"/>
            </w:tcBorders>
            <w:noWrap/>
            <w:hideMark/>
          </w:tcPr>
          <w:p w14:paraId="159B1F47" w14:textId="77777777" w:rsidR="006E6E33" w:rsidRPr="006E6E33" w:rsidRDefault="006E6E33" w:rsidP="00F75281">
            <w:pPr>
              <w:widowControl/>
              <w:wordWrap/>
              <w:autoSpaceDE/>
              <w:autoSpaceDN/>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sz w:val="18"/>
                <w:szCs w:val="18"/>
              </w:rPr>
            </w:pPr>
            <w:r w:rsidRPr="006E6E33">
              <w:rPr>
                <w:rFonts w:eastAsia="Times New Roman"/>
                <w:color w:val="000000"/>
                <w:sz w:val="18"/>
                <w:szCs w:val="18"/>
              </w:rPr>
              <w:t>-147.653</w:t>
            </w:r>
          </w:p>
        </w:tc>
      </w:tr>
      <w:bookmarkEnd w:id="1077"/>
    </w:tbl>
    <w:p w14:paraId="21C00BE0" w14:textId="59FD0B6F" w:rsidR="00661E3D" w:rsidRPr="00005E6E" w:rsidRDefault="00661E3D" w:rsidP="000F3486">
      <w:pPr>
        <w:pStyle w:val="ListParagraph"/>
        <w:spacing w:after="240"/>
        <w:sectPr w:rsidR="00661E3D" w:rsidRPr="00005E6E" w:rsidSect="00BD5321">
          <w:footnotePr>
            <w:numFmt w:val="chicago"/>
          </w:footnotePr>
          <w:pgSz w:w="16838" w:h="11906" w:orient="landscape"/>
          <w:pgMar w:top="1701" w:right="1440" w:bottom="1440" w:left="1440" w:header="851" w:footer="992" w:gutter="0"/>
          <w:cols w:space="425"/>
          <w:docGrid w:linePitch="360"/>
        </w:sectPr>
      </w:pPr>
    </w:p>
    <w:bookmarkEnd w:id="881"/>
    <w:p w14:paraId="6B2B9433" w14:textId="27E6D759" w:rsidR="00E15888" w:rsidRPr="00005E6E" w:rsidRDefault="00E15888" w:rsidP="000F3486">
      <w:pPr>
        <w:pStyle w:val="Heading1"/>
      </w:pPr>
      <w:commentRangeStart w:id="1080"/>
      <w:r w:rsidRPr="00005E6E">
        <w:lastRenderedPageBreak/>
        <w:t>Discussion</w:t>
      </w:r>
      <w:commentRangeEnd w:id="1080"/>
      <w:r w:rsidR="00005E6E" w:rsidRPr="00005E6E">
        <w:rPr>
          <w:rStyle w:val="CommentReference"/>
          <w:rFonts w:eastAsiaTheme="minorEastAsia"/>
          <w:b w:val="0"/>
          <w:bCs w:val="0"/>
        </w:rPr>
        <w:commentReference w:id="1080"/>
      </w:r>
    </w:p>
    <w:p w14:paraId="7B31E9D8" w14:textId="244A46C4" w:rsidR="00523E11" w:rsidRPr="00005E6E" w:rsidRDefault="00554EB6" w:rsidP="000F3486">
      <w:pPr>
        <w:spacing w:after="240"/>
      </w:pPr>
      <w:del w:id="1081" w:author="Won Do Lee" w:date="2023-01-19T23:25:00Z">
        <w:r w:rsidRPr="00005E6E" w:rsidDel="001E7E1F">
          <w:delText>Each day, people make new decisions</w:delText>
        </w:r>
      </w:del>
      <w:ins w:id="1082" w:author="Won Do Lee" w:date="2023-01-19T23:25:00Z">
        <w:r w:rsidR="001E7E1F" w:rsidRPr="00005E6E">
          <w:t xml:space="preserve">People make </w:t>
        </w:r>
      </w:ins>
      <w:ins w:id="1083" w:author="Won Do Lee" w:date="2023-01-19T23:27:00Z">
        <w:r w:rsidR="001E7E1F" w:rsidRPr="00005E6E">
          <w:t>new daily</w:t>
        </w:r>
      </w:ins>
      <w:ins w:id="1084" w:author="Won Do Lee" w:date="2023-01-19T23:25:00Z">
        <w:r w:rsidR="001E7E1F" w:rsidRPr="00005E6E">
          <w:t xml:space="preserve"> decisions</w:t>
        </w:r>
      </w:ins>
      <w:r w:rsidRPr="00005E6E">
        <w:t xml:space="preserve">, </w:t>
      </w:r>
      <w:ins w:id="1085" w:author="Won Do Lee" w:date="2023-01-19T23:25:00Z">
        <w:r w:rsidR="001E7E1F" w:rsidRPr="00005E6E">
          <w:t xml:space="preserve">which </w:t>
        </w:r>
      </w:ins>
      <w:ins w:id="1086" w:author="Won Do Lee" w:date="2023-01-19T23:27:00Z">
        <w:r w:rsidR="001E7E1F" w:rsidRPr="00005E6E">
          <w:t>are</w:t>
        </w:r>
      </w:ins>
      <w:ins w:id="1087" w:author="Won Do Lee" w:date="2023-01-19T23:25:00Z">
        <w:r w:rsidR="001E7E1F" w:rsidRPr="00005E6E">
          <w:t xml:space="preserve"> </w:t>
        </w:r>
      </w:ins>
      <w:del w:id="1088" w:author="Won Do Lee" w:date="2023-01-19T23:24:00Z">
        <w:r w:rsidRPr="00005E6E" w:rsidDel="001E7E1F">
          <w:delText xml:space="preserve">and it </w:delText>
        </w:r>
      </w:del>
      <w:del w:id="1089" w:author="Won Do Lee" w:date="2023-01-17T21:50:00Z">
        <w:r w:rsidRPr="00005E6E" w:rsidDel="003A4303">
          <w:delText>translated into</w:delText>
        </w:r>
      </w:del>
      <w:ins w:id="1090" w:author="Won Do Lee" w:date="2023-01-19T23:24:00Z">
        <w:r w:rsidR="001E7E1F" w:rsidRPr="00005E6E">
          <w:t>rende</w:t>
        </w:r>
      </w:ins>
      <w:ins w:id="1091" w:author="Won Do Lee" w:date="2023-01-19T23:25:00Z">
        <w:r w:rsidR="001E7E1F" w:rsidRPr="00005E6E">
          <w:t xml:space="preserve">red </w:t>
        </w:r>
      </w:ins>
      <w:ins w:id="1092" w:author="Won Do Lee" w:date="2023-01-17T21:50:00Z">
        <w:r w:rsidR="003A4303" w:rsidRPr="00005E6E">
          <w:t>into</w:t>
        </w:r>
      </w:ins>
      <w:r w:rsidRPr="00005E6E">
        <w:t xml:space="preserve"> their mobility </w:t>
      </w:r>
      <w:del w:id="1093" w:author="Won Do Lee" w:date="2023-01-17T21:50:00Z">
        <w:r w:rsidRPr="00005E6E" w:rsidDel="003A4303">
          <w:delText xml:space="preserve">behaviour </w:delText>
        </w:r>
      </w:del>
      <w:ins w:id="1094" w:author="Won Do Lee" w:date="2023-01-17T21:50:00Z">
        <w:r w:rsidR="003A4303" w:rsidRPr="00005E6E">
          <w:t>behaviours</w:t>
        </w:r>
      </w:ins>
      <w:ins w:id="1095" w:author="Won Do Lee" w:date="2023-01-20T00:08:00Z">
        <w:r w:rsidR="006079DB">
          <w:t xml:space="preserve">, travelling </w:t>
        </w:r>
      </w:ins>
      <w:ins w:id="1096" w:author="Won Do Lee" w:date="2023-01-20T00:09:00Z">
        <w:r w:rsidR="006079DB">
          <w:t>between locations</w:t>
        </w:r>
      </w:ins>
      <w:ins w:id="1097" w:author="Won Do Lee" w:date="2023-01-17T21:51:00Z">
        <w:r w:rsidR="003A4303" w:rsidRPr="00005E6E">
          <w:t xml:space="preserve"> </w:t>
        </w:r>
      </w:ins>
      <w:del w:id="1098" w:author="Won Do Lee" w:date="2023-01-17T21:51:00Z">
        <w:r w:rsidRPr="00005E6E" w:rsidDel="003A4303">
          <w:delText xml:space="preserve">to move </w:delText>
        </w:r>
      </w:del>
      <w:del w:id="1099" w:author="Won Do Lee" w:date="2023-01-19T23:26:00Z">
        <w:r w:rsidRPr="00005E6E" w:rsidDel="001E7E1F">
          <w:delText>from place to place</w:delText>
        </w:r>
      </w:del>
      <w:ins w:id="1100" w:author="Won Do Lee" w:date="2023-01-19T23:26:00Z">
        <w:r w:rsidR="001E7E1F" w:rsidRPr="00005E6E">
          <w:t>to carry</w:t>
        </w:r>
      </w:ins>
      <w:del w:id="1101" w:author="Won Do Lee" w:date="2023-01-17T21:51:00Z">
        <w:r w:rsidRPr="00005E6E" w:rsidDel="003A4303">
          <w:delText xml:space="preserve">, </w:delText>
        </w:r>
        <w:r w:rsidRPr="00005E6E" w:rsidDel="000F3486">
          <w:delText>carry</w:delText>
        </w:r>
        <w:r w:rsidRPr="00005E6E" w:rsidDel="003A4303">
          <w:delText>ing</w:delText>
        </w:r>
      </w:del>
      <w:r w:rsidRPr="00005E6E">
        <w:t xml:space="preserve"> out their </w:t>
      </w:r>
      <w:del w:id="1102" w:author="Won Do Lee" w:date="2023-01-19T23:27:00Z">
        <w:r w:rsidRPr="00005E6E" w:rsidDel="001E7E1F">
          <w:delText xml:space="preserve">motivated </w:delText>
        </w:r>
      </w:del>
      <w:ins w:id="1103" w:author="Won Do Lee" w:date="2023-01-17T21:51:00Z">
        <w:r w:rsidR="000F3486" w:rsidRPr="00005E6E">
          <w:t xml:space="preserve">daily </w:t>
        </w:r>
      </w:ins>
      <w:r w:rsidRPr="00005E6E">
        <w:t xml:space="preserve">activities. </w:t>
      </w:r>
      <w:r w:rsidR="0017777E" w:rsidRPr="00005E6E">
        <w:t>P</w:t>
      </w:r>
      <w:r w:rsidR="00D47AD1" w:rsidRPr="00005E6E">
        <w:t xml:space="preserve">andemic has </w:t>
      </w:r>
      <w:del w:id="1104" w:author="Won Do Lee" w:date="2023-01-19T23:27:00Z">
        <w:r w:rsidR="00D47AD1" w:rsidRPr="00005E6E" w:rsidDel="001E7E1F">
          <w:delText xml:space="preserve">been </w:delText>
        </w:r>
      </w:del>
      <w:r w:rsidR="00D47AD1" w:rsidRPr="00005E6E">
        <w:t xml:space="preserve">forced </w:t>
      </w:r>
      <w:ins w:id="1105" w:author="Won Do Lee" w:date="2023-01-19T23:28:00Z">
        <w:r w:rsidR="001E7E1F" w:rsidRPr="00005E6E">
          <w:t xml:space="preserve">us </w:t>
        </w:r>
      </w:ins>
      <w:r w:rsidR="00D47AD1" w:rsidRPr="00005E6E">
        <w:t xml:space="preserve">to adapt to the </w:t>
      </w:r>
      <w:r w:rsidR="00D47AD1" w:rsidRPr="00005E6E">
        <w:rPr>
          <w:i/>
          <w:iCs/>
        </w:rPr>
        <w:t xml:space="preserve">new normal </w:t>
      </w:r>
      <w:r w:rsidR="00D47AD1" w:rsidRPr="00005E6E">
        <w:t xml:space="preserve">in our daily lives, the ways of </w:t>
      </w:r>
      <w:del w:id="1106" w:author="Won Do Lee" w:date="2023-01-17T21:51:00Z">
        <w:r w:rsidR="00D47AD1" w:rsidRPr="00005E6E" w:rsidDel="000F3486">
          <w:delText>work-</w:delText>
        </w:r>
      </w:del>
      <w:ins w:id="1107" w:author="Won Do Lee" w:date="2023-01-17T21:51:00Z">
        <w:r w:rsidR="000F3486" w:rsidRPr="00005E6E">
          <w:t xml:space="preserve">working </w:t>
        </w:r>
      </w:ins>
      <w:r w:rsidR="00D47AD1" w:rsidRPr="00005E6E">
        <w:t>from</w:t>
      </w:r>
      <w:ins w:id="1108" w:author="Won Do Lee" w:date="2023-01-17T21:51:00Z">
        <w:r w:rsidR="000F3486" w:rsidRPr="00005E6E">
          <w:t xml:space="preserve"> </w:t>
        </w:r>
      </w:ins>
      <w:del w:id="1109" w:author="Won Do Lee" w:date="2023-01-17T21:51:00Z">
        <w:r w:rsidR="00D47AD1" w:rsidRPr="00005E6E" w:rsidDel="000F3486">
          <w:delText>-</w:delText>
        </w:r>
      </w:del>
      <w:r w:rsidR="00D47AD1" w:rsidRPr="00005E6E">
        <w:t xml:space="preserve">home </w:t>
      </w:r>
      <w:del w:id="1110" w:author="Won Do Lee" w:date="2023-01-17T21:51:00Z">
        <w:r w:rsidR="00D47AD1" w:rsidRPr="00005E6E" w:rsidDel="000F3486">
          <w:delText>setting and parents</w:delText>
        </w:r>
      </w:del>
      <w:ins w:id="1111" w:author="Won Do Lee" w:date="2023-01-17T21:51:00Z">
        <w:r w:rsidR="000F3486" w:rsidRPr="00005E6E">
          <w:t>and</w:t>
        </w:r>
      </w:ins>
      <w:r w:rsidR="00D47AD1" w:rsidRPr="00005E6E">
        <w:t xml:space="preserve"> home</w:t>
      </w:r>
      <w:del w:id="1112" w:author="Won Do Lee" w:date="2023-01-17T21:52:00Z">
        <w:r w:rsidR="00D47AD1" w:rsidRPr="00005E6E" w:rsidDel="000F3486">
          <w:delText>-</w:delText>
        </w:r>
      </w:del>
      <w:r w:rsidR="00D47AD1" w:rsidRPr="00005E6E">
        <w:t xml:space="preserve">schooling during waves of infection and government-mandated stay-at-home orders, lockdowns and social distancing, and longer-term impacts likely to outlast the COVID-19 pandemic. People </w:t>
      </w:r>
      <w:del w:id="1113" w:author="Won Do Lee" w:date="2023-01-19T23:28:00Z">
        <w:r w:rsidR="00D47AD1" w:rsidRPr="00005E6E" w:rsidDel="001E7E1F">
          <w:delText xml:space="preserve">start </w:delText>
        </w:r>
      </w:del>
      <w:ins w:id="1114" w:author="Won Do Lee" w:date="2023-01-19T23:28:00Z">
        <w:r w:rsidR="001E7E1F" w:rsidRPr="00005E6E">
          <w:t xml:space="preserve">have started </w:t>
        </w:r>
      </w:ins>
      <w:r w:rsidR="00D47AD1" w:rsidRPr="00005E6E">
        <w:t>to see</w:t>
      </w:r>
      <w:del w:id="1115" w:author="Won Do Lee" w:date="2023-01-19T23:28:00Z">
        <w:r w:rsidR="00D47AD1" w:rsidRPr="00005E6E" w:rsidDel="001E7E1F">
          <w:delText xml:space="preserve"> a</w:delText>
        </w:r>
      </w:del>
      <w:r w:rsidR="00D47AD1" w:rsidRPr="00005E6E">
        <w:t xml:space="preserve"> new way</w:t>
      </w:r>
      <w:ins w:id="1116" w:author="Won Do Lee" w:date="2023-01-19T23:28:00Z">
        <w:r w:rsidR="001E7E1F" w:rsidRPr="00005E6E">
          <w:t>s</w:t>
        </w:r>
      </w:ins>
      <w:r w:rsidR="00D47AD1" w:rsidRPr="00005E6E">
        <w:t xml:space="preserve"> to restore </w:t>
      </w:r>
      <w:del w:id="1117" w:author="Won Do Lee" w:date="2023-01-19T23:28:00Z">
        <w:r w:rsidR="00D47AD1" w:rsidRPr="00005E6E" w:rsidDel="001E7E1F">
          <w:delText xml:space="preserve">the </w:delText>
        </w:r>
      </w:del>
      <w:r w:rsidR="00D47AD1" w:rsidRPr="00005E6E">
        <w:t xml:space="preserve">activities differently in their everyday lives, such as relying on the internet for shopping </w:t>
      </w:r>
      <w:r w:rsidR="00D47AD1" w:rsidRPr="00005E6E">
        <w:fldChar w:fldCharType="begin" w:fldLock="1"/>
      </w:r>
      <w:r w:rsidR="00D47AD1" w:rsidRPr="00005E6E">
        <w:instrText>ADDIN CSL_CITATION {"citationItems":[{"id":"ITEM-1","itemData":{"DOI":"10.1016/j.scs.2021.103182","ISSN":"22106707","author":[{"dropping-particle":"","family":"Mouratidis","given":"Kostas","non-dropping-particle":"","parse-names":false,"suffix":""},{"dropping-particle":"","family":"Papagiannakis","given":"Apostolos","non-dropping-particle":"","parse-names":false,"suffix":""}],"container-title":"Sustainable Cities and Society","id":"ITEM-1","issued":{"date-parts":[["2021","11"]]},"page":"103182","title":"COVID-19, internet, and mobility: The rise of telework, telehealth, e-learning, and e-shopping","type":"article-journal","volume":"74"},"uris":["http://www.mendeley.com/documents/?uuid=b2f493a1-c365-40d5-b214-9102a2dba6ef"]}],"mendeley":{"formattedCitation":"(Mouratidis &amp; Papagiannakis, 2021)","plainTextFormattedCitation":"(Mouratidis &amp; Papagiannakis, 2021)","previouslyFormattedCitation":"(Mouratidis &amp; Papagiannakis, 2021)"},"properties":{"noteIndex":0},"schema":"https://github.com/citation-style-language/schema/raw/master/csl-citation.json"}</w:instrText>
      </w:r>
      <w:r w:rsidR="00D47AD1" w:rsidRPr="00005E6E">
        <w:fldChar w:fldCharType="separate"/>
      </w:r>
      <w:r w:rsidR="00D47AD1" w:rsidRPr="00005E6E">
        <w:t>(Mouratidis &amp; Papagiannakis, 2021)</w:t>
      </w:r>
      <w:r w:rsidR="00D47AD1" w:rsidRPr="00005E6E">
        <w:fldChar w:fldCharType="end"/>
      </w:r>
      <w:r w:rsidR="00D47AD1" w:rsidRPr="00005E6E">
        <w:t xml:space="preserve">. However, on the one hand, people make journeys by walking or cycling to increase physical activity levels through active transport activity </w:t>
      </w:r>
      <w:r w:rsidR="00D47AD1" w:rsidRPr="00005E6E">
        <w:fldChar w:fldCharType="begin" w:fldLock="1"/>
      </w:r>
      <w:r w:rsidR="00D47AD1" w:rsidRPr="00005E6E">
        <w:instrText>ADDIN CSL_CITATION {"citationItems":[{"id":"ITEM-1","itemData":{"DOI":"10.1016/j.tranpol.2020.08.004","ISSN":"0967070X","abstract":"The COVID-19 disease continues to cause unparalleled disruption to life and the economy world over. This paper is the second in what will be an ongoing series of analyses of a longitudinal travel and activity survey. In this paper we examine data collected over a period of late May to early June in Australia, following four-to-six weeks of relatively flat new cases in COVID-19 after the initial nationwide outbreak, as many state jurisdictions have begun to slowly ease restrictions designed to limit the spread of the SARS-CoV-2 virus. We find that during this period, travel activity has started to slowly return, in particular by private car, and in particular for the purposes of shopping and social or recreational activities. Respondents indicate comfort with the idea of meeting friends or returning to shops, so authorities need to be aware of potential erosion of social distancing and appropriate COVID-safe behaviour in this regard. There is still a concern about using public transport, though it has diminished noticeably since the first wave of data collection. We see that working from home continues to be an important strategy in reducing travel and pressure on constrained transport networks, and a policy measure that if carried over to a post-pandemic world, will be an important step towards a more sustainable transport future. We find that work from home has been a generally positive experience with a significant number of respondents liking to work from home moving forward, with varying degrees of employer support, at a level above those seen before COVID-19. Thus, any investment to capitalise on current levels of work from home should be viewed as an investment in transport.","author":[{"dropping-particle":"","family":"Beck","given":"Matthew J.","non-dropping-particle":"","parse-names":false,"suffix":""},{"dropping-particle":"","family":"Hensher","given":"David A.","non-dropping-particle":"","parse-names":false,"suffix":""}],"container-title":"Transport Policy","id":"ITEM-1","issue":"July","issued":{"date-parts":[["2020","12"]]},"note":"mobility is still less than half that measured during the baseline period\nhas slowly diminished\nsustained increase in\nreturning to some degree of normality\nthe restrictions on movemetns and activities change in response to the shifiting conditions of the pandemic\nSummarising key events in ongoing COVID-19 timeline\ntravel remains significantly suppressed.\nThis travel behaviour is perhaps a function of the relative risk attitudes and the perceived and/or real threat presented by COVID-19 to each age group\nThere is a strong bounce back in travel by car and in aggregate, active transport activity has returned to pre-COVID-19 levels.\nWith respect to broad socio-demographic differences,\n\nDiscussion and policy implication\n- increased travel after ease of travel restrictions uptake in private vehicle use and return to public transport - concern for cleaning and sanitiation and also crowding issue \n- implications of working from home: the prevalence of and experiences with working from home - more predominantly available to middle and hifgh-income groups\n- Many respondonts state that their work cannot be done from home, and have not yet had a conversation with their employer about the ability to work from home.\n- &amp;quot;Travel patterns are the key risk factor in the transmission of COVID-19&amp;quot;\nneed to eliminate movement in areas or groups where the risk of COVID-19 is high\n- the prevalance of active transport, localised amenity may start to become increasingly more important moving forward and there may be more pressure on parking in places\n- &amp;quot;COVID-19 may change the way in where individuals make decisions about where they live, if working from home grows.&amp;quot;","page":"95-119","publisher":"Elsevier Ltd","title":"Insights into the impact of COVID-19 on household travel and activities in Australia – The early days of easing restrictions","type":"article-journal","volume":"99"},"uris":["http://www.mendeley.com/documents/?uuid=e8ab1beb-1cb2-4d9a-96e4-4266e9172a8d"]}],"mendeley":{"formattedCitation":"(Beck &amp; Hensher, 2020)","plainTextFormattedCitation":"(Beck &amp; Hensher, 2020)","previouslyFormattedCitation":"(Beck &amp; Hensher, 2020)"},"properties":{"noteIndex":0},"schema":"https://github.com/citation-style-language/schema/raw/master/csl-citation.json"}</w:instrText>
      </w:r>
      <w:r w:rsidR="00D47AD1" w:rsidRPr="00005E6E">
        <w:fldChar w:fldCharType="separate"/>
      </w:r>
      <w:r w:rsidR="00D47AD1" w:rsidRPr="00005E6E">
        <w:t>(Beck &amp; Hensher, 2020)</w:t>
      </w:r>
      <w:r w:rsidR="00D47AD1" w:rsidRPr="00005E6E">
        <w:fldChar w:fldCharType="end"/>
      </w:r>
      <w:r w:rsidR="00D47AD1" w:rsidRPr="00005E6E">
        <w:t>.</w:t>
      </w:r>
      <w:r w:rsidR="00A57302" w:rsidRPr="00005E6E">
        <w:t xml:space="preserve"> </w:t>
      </w:r>
    </w:p>
    <w:p w14:paraId="54F588E0" w14:textId="58ED270D" w:rsidR="00421D33" w:rsidRPr="00005E6E" w:rsidRDefault="006C12CD" w:rsidP="000F3486">
      <w:pPr>
        <w:spacing w:after="240"/>
      </w:pPr>
      <w:r w:rsidRPr="00005E6E">
        <w:t xml:space="preserve">In this vein, </w:t>
      </w:r>
      <w:r w:rsidR="002B1570" w:rsidRPr="00005E6E">
        <w:t xml:space="preserve">we </w:t>
      </w:r>
      <w:del w:id="1118" w:author="Won Do Lee" w:date="2023-01-17T21:52:00Z">
        <w:r w:rsidR="00601895" w:rsidRPr="00005E6E" w:rsidDel="000F3486">
          <w:delText xml:space="preserve">explored </w:delText>
        </w:r>
      </w:del>
      <w:ins w:id="1119" w:author="Won Do Lee" w:date="2023-01-17T21:52:00Z">
        <w:r w:rsidR="000F3486" w:rsidRPr="00005E6E">
          <w:t xml:space="preserve">examined </w:t>
        </w:r>
      </w:ins>
      <w:del w:id="1120" w:author="Won Do Lee" w:date="2023-01-17T21:52:00Z">
        <w:r w:rsidR="009A6D3E" w:rsidRPr="00005E6E" w:rsidDel="000F3486">
          <w:delText xml:space="preserve">the </w:delText>
        </w:r>
        <w:r w:rsidR="00B81916" w:rsidRPr="00005E6E" w:rsidDel="000F3486">
          <w:delText>change</w:delText>
        </w:r>
      </w:del>
      <w:ins w:id="1121" w:author="Won Do Lee" w:date="2023-01-17T21:52:00Z">
        <w:r w:rsidR="000F3486" w:rsidRPr="00005E6E">
          <w:t>changes</w:t>
        </w:r>
      </w:ins>
      <w:r w:rsidR="00B81916" w:rsidRPr="00005E6E">
        <w:t xml:space="preserve"> in mobility </w:t>
      </w:r>
      <w:del w:id="1122" w:author="Won Do Lee" w:date="2023-01-17T21:52:00Z">
        <w:r w:rsidR="00B81916" w:rsidRPr="00005E6E" w:rsidDel="000F3486">
          <w:delText xml:space="preserve">levels </w:delText>
        </w:r>
      </w:del>
      <w:r w:rsidR="00B81916" w:rsidRPr="00005E6E">
        <w:t>over time</w:t>
      </w:r>
      <w:r w:rsidR="00364A96" w:rsidRPr="00005E6E">
        <w:t xml:space="preserve"> </w:t>
      </w:r>
      <w:del w:id="1123" w:author="Won Do Lee" w:date="2023-01-19T23:28:00Z">
        <w:r w:rsidR="009A6D3E" w:rsidRPr="00005E6E" w:rsidDel="001E7E1F">
          <w:delText xml:space="preserve">by </w:delText>
        </w:r>
      </w:del>
      <w:r w:rsidR="003A34F5" w:rsidRPr="00005E6E">
        <w:t>using</w:t>
      </w:r>
      <w:r w:rsidR="0077463E" w:rsidRPr="00005E6E">
        <w:t xml:space="preserve"> </w:t>
      </w:r>
      <w:r w:rsidR="007B757C" w:rsidRPr="00005E6E">
        <w:t xml:space="preserve">long-term </w:t>
      </w:r>
      <w:r w:rsidR="002B1570" w:rsidRPr="00005E6E">
        <w:t>mobile phone data</w:t>
      </w:r>
      <w:ins w:id="1124" w:author="Won Do Lee" w:date="2023-01-19T23:29:00Z">
        <w:r w:rsidR="001E7E1F" w:rsidRPr="00005E6E">
          <w:t>,</w:t>
        </w:r>
      </w:ins>
      <w:del w:id="1125" w:author="Won Do Lee" w:date="2023-01-19T23:28:00Z">
        <w:r w:rsidR="002B1570" w:rsidRPr="00005E6E" w:rsidDel="001E7E1F">
          <w:delText xml:space="preserve"> </w:delText>
        </w:r>
      </w:del>
      <w:ins w:id="1126" w:author="Won Do Lee" w:date="2023-01-19T23:28:00Z">
        <w:r w:rsidR="001E7E1F" w:rsidRPr="00005E6E">
          <w:t xml:space="preserve"> and </w:t>
        </w:r>
      </w:ins>
      <w:ins w:id="1127" w:author="Won Do Lee" w:date="2023-01-20T00:10:00Z">
        <w:r w:rsidR="00981959">
          <w:t xml:space="preserve">then we </w:t>
        </w:r>
      </w:ins>
      <w:del w:id="1128" w:author="Won Do Lee" w:date="2023-01-19T23:28:00Z">
        <w:r w:rsidR="00364A96" w:rsidRPr="00005E6E" w:rsidDel="001E7E1F">
          <w:delText xml:space="preserve">spanning </w:delText>
        </w:r>
        <w:r w:rsidR="00827F85" w:rsidRPr="00005E6E" w:rsidDel="001E7E1F">
          <w:delText>seven</w:delText>
        </w:r>
        <w:r w:rsidR="00364A96" w:rsidRPr="00005E6E" w:rsidDel="001E7E1F">
          <w:delText xml:space="preserve"> months. </w:delText>
        </w:r>
        <w:r w:rsidR="00984BD2" w:rsidRPr="00005E6E" w:rsidDel="001E7E1F">
          <w:delText>W</w:delText>
        </w:r>
        <w:r w:rsidR="00B81916" w:rsidRPr="00005E6E" w:rsidDel="001E7E1F">
          <w:delText xml:space="preserve">e </w:delText>
        </w:r>
      </w:del>
      <w:del w:id="1129" w:author="Won Do Lee" w:date="2023-01-17T21:53:00Z">
        <w:r w:rsidR="00E015DC" w:rsidRPr="00005E6E" w:rsidDel="000F3486">
          <w:delText xml:space="preserve">demonstrated </w:delText>
        </w:r>
      </w:del>
      <w:ins w:id="1130" w:author="Won Do Lee" w:date="2023-01-19T23:28:00Z">
        <w:r w:rsidR="001E7E1F" w:rsidRPr="00005E6E">
          <w:t>demonstrate</w:t>
        </w:r>
      </w:ins>
      <w:ins w:id="1131" w:author="Won Do Lee" w:date="2023-01-20T00:10:00Z">
        <w:r w:rsidR="00981959">
          <w:t>d</w:t>
        </w:r>
      </w:ins>
      <w:ins w:id="1132" w:author="Won Do Lee" w:date="2023-01-20T00:12:00Z">
        <w:r w:rsidR="00D86553">
          <w:t xml:space="preserve"> </w:t>
        </w:r>
      </w:ins>
      <w:ins w:id="1133" w:author="Won Do Lee" w:date="2023-01-20T00:13:00Z">
        <w:r w:rsidR="00D86553">
          <w:t xml:space="preserve">different </w:t>
        </w:r>
      </w:ins>
      <w:ins w:id="1134" w:author="Won Do Lee" w:date="2023-01-20T00:10:00Z">
        <w:r w:rsidR="00981959">
          <w:t>trajectories of mobility</w:t>
        </w:r>
      </w:ins>
      <w:ins w:id="1135" w:author="Won Do Lee" w:date="2023-01-20T00:11:00Z">
        <w:r w:rsidR="00AD4E1F">
          <w:t xml:space="preserve"> </w:t>
        </w:r>
      </w:ins>
      <w:del w:id="1136" w:author="Won Do Lee" w:date="2023-01-17T21:53:00Z">
        <w:r w:rsidR="00161FFD" w:rsidRPr="00005E6E" w:rsidDel="000F3486">
          <w:delText xml:space="preserve">how mobility </w:delText>
        </w:r>
        <w:r w:rsidR="002813E2" w:rsidRPr="00005E6E" w:rsidDel="000F3486">
          <w:delText xml:space="preserve">has </w:delText>
        </w:r>
        <w:r w:rsidR="00161FFD" w:rsidRPr="00005E6E" w:rsidDel="000F3486">
          <w:delText xml:space="preserve">evolved </w:delText>
        </w:r>
      </w:del>
      <w:r w:rsidR="00161FFD" w:rsidRPr="00005E6E">
        <w:t xml:space="preserve">in a </w:t>
      </w:r>
      <w:r w:rsidR="000B7700" w:rsidRPr="00005E6E">
        <w:t xml:space="preserve">spatially </w:t>
      </w:r>
      <w:r w:rsidR="00161FFD" w:rsidRPr="00005E6E">
        <w:t>uneven manner</w:t>
      </w:r>
      <w:ins w:id="1137" w:author="Won Do Lee" w:date="2023-01-20T00:11:00Z">
        <w:r w:rsidR="00AD4E1F">
          <w:t xml:space="preserve"> </w:t>
        </w:r>
      </w:ins>
      <w:ins w:id="1138" w:author="Won Do Lee" w:date="2023-01-20T00:12:00Z">
        <w:r w:rsidR="00D86553">
          <w:t>using</w:t>
        </w:r>
      </w:ins>
      <w:r w:rsidR="009A6D3E" w:rsidRPr="00005E6E">
        <w:t xml:space="preserve"> </w:t>
      </w:r>
      <w:del w:id="1139" w:author="Won Do Lee" w:date="2023-01-20T00:11:00Z">
        <w:r w:rsidR="009A6D3E" w:rsidRPr="00005E6E" w:rsidDel="00AD4E1F">
          <w:delText>t</w:delText>
        </w:r>
        <w:r w:rsidR="00AE5CB3" w:rsidRPr="00005E6E" w:rsidDel="00AD4E1F">
          <w:delText xml:space="preserve">hrough </w:delText>
        </w:r>
      </w:del>
      <w:r w:rsidR="00161FFD" w:rsidRPr="00005E6E">
        <w:t>time-series clustering analysis</w:t>
      </w:r>
      <w:ins w:id="1140" w:author="Won Do Lee" w:date="2023-01-19T23:30:00Z">
        <w:r w:rsidR="001E7E1F" w:rsidRPr="00005E6E">
          <w:t>. We q</w:t>
        </w:r>
      </w:ins>
      <w:ins w:id="1141" w:author="Won Do Lee" w:date="2023-01-19T23:29:00Z">
        <w:r w:rsidR="001E7E1F" w:rsidRPr="00005E6E">
          <w:t>uantif</w:t>
        </w:r>
      </w:ins>
      <w:ins w:id="1142" w:author="Won Do Lee" w:date="2023-01-19T23:30:00Z">
        <w:r w:rsidR="001E7E1F" w:rsidRPr="00005E6E">
          <w:t xml:space="preserve">ied </w:t>
        </w:r>
      </w:ins>
      <w:del w:id="1143" w:author="Won Do Lee" w:date="2023-01-17T21:54:00Z">
        <w:r w:rsidR="009A6D3E" w:rsidRPr="00005E6E" w:rsidDel="000F3486">
          <w:delText>.</w:delText>
        </w:r>
      </w:del>
      <w:del w:id="1144" w:author="Won Do Lee" w:date="2023-01-17T21:53:00Z">
        <w:r w:rsidR="009A6D3E" w:rsidRPr="00005E6E" w:rsidDel="000F3486">
          <w:delText xml:space="preserve"> </w:delText>
        </w:r>
      </w:del>
      <w:ins w:id="1145" w:author="Won Do Lee" w:date="2023-01-17T21:53:00Z">
        <w:r w:rsidR="000F3486" w:rsidRPr="00005E6E">
          <w:t>similar</w:t>
        </w:r>
      </w:ins>
      <w:ins w:id="1146" w:author="Won Do Lee" w:date="2023-01-17T21:54:00Z">
        <w:r w:rsidR="000F3486" w:rsidRPr="00005E6E">
          <w:t xml:space="preserve">ities </w:t>
        </w:r>
      </w:ins>
      <w:ins w:id="1147" w:author="Won Do Lee" w:date="2023-01-19T23:30:00Z">
        <w:r w:rsidR="001E7E1F" w:rsidRPr="00005E6E">
          <w:t xml:space="preserve">according </w:t>
        </w:r>
      </w:ins>
      <w:ins w:id="1148" w:author="Won Do Lee" w:date="2023-01-20T00:13:00Z">
        <w:r w:rsidR="00D86553">
          <w:t>to changes in mobility</w:t>
        </w:r>
      </w:ins>
      <w:del w:id="1149" w:author="Won Do Lee" w:date="2023-01-17T21:53:00Z">
        <w:r w:rsidR="009A6D3E" w:rsidRPr="00005E6E" w:rsidDel="000F3486">
          <w:delText>T</w:delText>
        </w:r>
        <w:r w:rsidR="00F70292" w:rsidRPr="00005E6E" w:rsidDel="000F3486">
          <w:delText>he clusters</w:delText>
        </w:r>
        <w:r w:rsidR="004A7CE1" w:rsidRPr="00005E6E" w:rsidDel="000F3486">
          <w:delText xml:space="preserve"> </w:delText>
        </w:r>
        <w:r w:rsidR="00A51160" w:rsidRPr="00005E6E" w:rsidDel="000F3486">
          <w:delText xml:space="preserve">grouped into </w:delText>
        </w:r>
      </w:del>
      <w:del w:id="1150" w:author="Won Do Lee" w:date="2023-01-17T21:54:00Z">
        <w:r w:rsidR="004E2CBD" w:rsidRPr="00005E6E" w:rsidDel="000F3486">
          <w:delText xml:space="preserve">similar </w:delText>
        </w:r>
      </w:del>
      <w:del w:id="1151" w:author="Won Do Lee" w:date="2023-01-20T00:13:00Z">
        <w:r w:rsidR="00B81916" w:rsidRPr="00005E6E" w:rsidDel="00D86553">
          <w:delText>trajector</w:delText>
        </w:r>
        <w:r w:rsidR="002813E2" w:rsidRPr="00005E6E" w:rsidDel="00D86553">
          <w:delText>ies</w:delText>
        </w:r>
        <w:r w:rsidR="00B81916" w:rsidRPr="00005E6E" w:rsidDel="00D86553">
          <w:delText xml:space="preserve"> of mobility</w:delText>
        </w:r>
      </w:del>
      <w:r w:rsidR="00B81916" w:rsidRPr="00005E6E">
        <w:t xml:space="preserve"> </w:t>
      </w:r>
      <w:del w:id="1152" w:author="Won Do Lee" w:date="2023-01-19T23:30:00Z">
        <w:r w:rsidR="00B81916" w:rsidRPr="00005E6E" w:rsidDel="001E7E1F">
          <w:delText xml:space="preserve">reduction </w:delText>
        </w:r>
      </w:del>
      <w:del w:id="1153" w:author="Won Do Lee" w:date="2023-01-20T00:14:00Z">
        <w:r w:rsidR="007715CB" w:rsidRPr="00005E6E" w:rsidDel="00D86553">
          <w:delText>unde</w:delText>
        </w:r>
      </w:del>
      <w:ins w:id="1154" w:author="Won Do Lee" w:date="2023-01-20T00:14:00Z">
        <w:r w:rsidR="00D86553">
          <w:t>throughout</w:t>
        </w:r>
      </w:ins>
      <w:del w:id="1155" w:author="Won Do Lee" w:date="2023-01-20T00:14:00Z">
        <w:r w:rsidR="007715CB" w:rsidRPr="00005E6E" w:rsidDel="00D86553">
          <w:delText>r</w:delText>
        </w:r>
      </w:del>
      <w:ins w:id="1156" w:author="Won Do Lee" w:date="2023-01-17T21:55:00Z">
        <w:r w:rsidR="000F3486" w:rsidRPr="00005E6E">
          <w:t xml:space="preserve"> the initial phases </w:t>
        </w:r>
      </w:ins>
      <w:ins w:id="1157" w:author="Won Do Lee" w:date="2023-01-19T23:30:00Z">
        <w:r w:rsidR="001E7E1F" w:rsidRPr="00005E6E">
          <w:t>of</w:t>
        </w:r>
      </w:ins>
      <w:ins w:id="1158" w:author="Won Do Lee" w:date="2023-01-17T21:55:00Z">
        <w:r w:rsidR="000F3486" w:rsidRPr="00005E6E">
          <w:t xml:space="preserve"> </w:t>
        </w:r>
      </w:ins>
      <w:ins w:id="1159" w:author="Won Do Lee" w:date="2023-01-19T23:30:00Z">
        <w:r w:rsidR="001E7E1F" w:rsidRPr="00005E6E">
          <w:t xml:space="preserve">the </w:t>
        </w:r>
      </w:ins>
      <w:ins w:id="1160" w:author="Won Do Lee" w:date="2023-01-17T21:55:00Z">
        <w:r w:rsidR="000F3486" w:rsidRPr="00005E6E">
          <w:t>lockdown</w:t>
        </w:r>
      </w:ins>
      <w:ins w:id="1161" w:author="Won Do Lee" w:date="2023-01-19T23:32:00Z">
        <w:r w:rsidR="001E7E1F" w:rsidRPr="00005E6E">
          <w:t xml:space="preserve"> </w:t>
        </w:r>
      </w:ins>
      <w:ins w:id="1162" w:author="Won Do Lee" w:date="2023-01-20T00:13:00Z">
        <w:r w:rsidR="00D86553">
          <w:t>by</w:t>
        </w:r>
      </w:ins>
      <w:ins w:id="1163" w:author="Won Do Lee" w:date="2023-01-19T23:32:00Z">
        <w:r w:rsidR="001E7E1F" w:rsidRPr="00005E6E">
          <w:t xml:space="preserve"> </w:t>
        </w:r>
      </w:ins>
      <w:del w:id="1164" w:author="Won Do Lee" w:date="2023-01-17T21:55:00Z">
        <w:r w:rsidR="007715CB" w:rsidRPr="00005E6E" w:rsidDel="000F3486">
          <w:delText xml:space="preserve"> the lockdown</w:delText>
        </w:r>
      </w:del>
      <w:del w:id="1165" w:author="Won Do Lee" w:date="2023-01-19T23:31:00Z">
        <w:r w:rsidR="00B81916" w:rsidRPr="00005E6E" w:rsidDel="001E7E1F">
          <w:delText xml:space="preserve">. </w:delText>
        </w:r>
        <w:r w:rsidR="0043216F" w:rsidRPr="00005E6E" w:rsidDel="001E7E1F">
          <w:delText xml:space="preserve">In order to address uncertainty how geographical contexts influence mobility </w:delText>
        </w:r>
        <w:r w:rsidR="0043216F" w:rsidRPr="00005E6E" w:rsidDel="001E7E1F">
          <w:fldChar w:fldCharType="begin" w:fldLock="1"/>
        </w:r>
        <w:r w:rsidR="0043216F" w:rsidRPr="00005E6E" w:rsidDel="001E7E1F">
          <w:delInstrText>ADDIN CSL_CITATION {"citationItems":[{"id":"ITEM-1","itemData":{"DOI":"10.1080/24694452.2018.1456313","ISSN":"24694460","abstract":"Although various forms of uncertainty have been examined in studies of how geographical contexts influence mobility in recent years, this article argues that greater attention should be paid to those types that cannot be tackled automatically with better data or analysis techniques. Using cycling adoption and levels as an example, it reflects on some of the uncertainties resulting from reliance in empirical research on the assumption of causality as regularity in conjunction between dependent and independent variables. It suggests that working with other understandings of causality can begin to shed light on difficult-to-detect forms of ignorance and generate more dynamic and precise insights into how contexts condition and shape behaviors and spatial practices.","author":[{"dropping-particle":"","family":"Schwanen","given":"Tim","non-dropping-particle":"","parse-names":false,"suffix":""}],"container-title":"Annals of the American Association of Geographers","id":"ITEM-1","issue":"6","issued":{"date-parts":[["2018"]]},"page":"1506-1512","title":"Uncertainty in Contextual Effects on Mobility: An Exploration of Causality","type":"article-journal","volume":"108"},"uris":["http://www.mendeley.com/documents/?uuid=773f2e3f-69ed-4083-b25a-ddc1bdfca9ab"]}],"mendeley":{"formattedCitation":"(Schwanen, 2018)","plainTextFormattedCitation":"(Schwanen, 2018)","previouslyFormattedCitation":"(Schwanen, 2018)"},"properties":{"noteIndex":0},"schema":"https://github.com/citation-style-language/schema/raw/master/csl-citation.json"}</w:delInstrText>
        </w:r>
        <w:r w:rsidR="0043216F" w:rsidRPr="00005E6E" w:rsidDel="001E7E1F">
          <w:fldChar w:fldCharType="separate"/>
        </w:r>
        <w:r w:rsidR="0043216F" w:rsidRPr="00005E6E" w:rsidDel="001E7E1F">
          <w:delText>(Schwanen, 2018)</w:delText>
        </w:r>
        <w:r w:rsidR="0043216F" w:rsidRPr="00005E6E" w:rsidDel="001E7E1F">
          <w:fldChar w:fldCharType="end"/>
        </w:r>
        <w:r w:rsidR="0043216F" w:rsidRPr="00005E6E" w:rsidDel="001E7E1F">
          <w:delText xml:space="preserve">, </w:delText>
        </w:r>
        <w:r w:rsidR="007D5F46" w:rsidRPr="00005E6E" w:rsidDel="001E7E1F">
          <w:delText>t</w:delText>
        </w:r>
      </w:del>
      <w:del w:id="1166" w:author="Won Do Lee" w:date="2023-01-19T23:32:00Z">
        <w:r w:rsidR="007D5F46" w:rsidRPr="00005E6E" w:rsidDel="001E7E1F">
          <w:delText xml:space="preserve">his study was considered </w:delText>
        </w:r>
        <w:r w:rsidR="00BA7A82" w:rsidRPr="00005E6E" w:rsidDel="001E7E1F">
          <w:delText xml:space="preserve">to </w:delText>
        </w:r>
        <w:r w:rsidR="00CD4ED3" w:rsidRPr="00005E6E" w:rsidDel="001E7E1F">
          <w:delText xml:space="preserve">compare </w:delText>
        </w:r>
      </w:del>
      <w:r w:rsidR="0043216F" w:rsidRPr="00005E6E">
        <w:t xml:space="preserve">the </w:t>
      </w:r>
      <w:del w:id="1167" w:author="Won Do Lee" w:date="2023-01-20T00:15:00Z">
        <w:r w:rsidR="00BC38F6" w:rsidRPr="00005E6E" w:rsidDel="00D86553">
          <w:delText>characteristic</w:delText>
        </w:r>
      </w:del>
      <w:del w:id="1168" w:author="Won Do Lee" w:date="2023-01-19T23:33:00Z">
        <w:r w:rsidR="00BC38F6" w:rsidRPr="00005E6E" w:rsidDel="001E7E1F">
          <w:delText>s</w:delText>
        </w:r>
      </w:del>
      <w:del w:id="1169" w:author="Won Do Lee" w:date="2023-01-20T00:15:00Z">
        <w:r w:rsidR="00BC38F6" w:rsidRPr="00005E6E" w:rsidDel="00D86553">
          <w:delText xml:space="preserve"> </w:delText>
        </w:r>
        <w:r w:rsidR="00BD0891" w:rsidRPr="00005E6E" w:rsidDel="00D86553">
          <w:delText>of</w:delText>
        </w:r>
        <w:r w:rsidR="00C87B9E" w:rsidRPr="00005E6E" w:rsidDel="00D86553">
          <w:delText xml:space="preserve"> </w:delText>
        </w:r>
      </w:del>
      <w:del w:id="1170" w:author="Won Do Lee" w:date="2023-01-19T23:31:00Z">
        <w:r w:rsidR="00C87B9E" w:rsidRPr="00005E6E" w:rsidDel="001E7E1F">
          <w:delText>mobility changes</w:delText>
        </w:r>
      </w:del>
      <w:ins w:id="1171" w:author="Won Do Lee" w:date="2023-01-20T00:15:00Z">
        <w:r w:rsidR="00D86553">
          <w:t>mobility metric.</w:t>
        </w:r>
      </w:ins>
      <w:del w:id="1172" w:author="Won Do Lee" w:date="2023-01-20T00:15:00Z">
        <w:r w:rsidR="00C87B9E" w:rsidRPr="00005E6E" w:rsidDel="00D86553">
          <w:delText xml:space="preserve"> </w:delText>
        </w:r>
      </w:del>
      <w:del w:id="1173" w:author="Won Do Lee" w:date="2023-01-20T00:13:00Z">
        <w:r w:rsidR="00C87B9E" w:rsidRPr="00005E6E" w:rsidDel="00D86553">
          <w:delText>over time</w:delText>
        </w:r>
      </w:del>
      <w:ins w:id="1174" w:author="Won Do Lee" w:date="2023-01-19T23:32:00Z">
        <w:r w:rsidR="001E7E1F" w:rsidRPr="00005E6E">
          <w:t xml:space="preserve"> </w:t>
        </w:r>
      </w:ins>
      <w:del w:id="1175" w:author="Won Do Lee" w:date="2023-01-19T23:32:00Z">
        <w:r w:rsidR="00044418" w:rsidRPr="00005E6E" w:rsidDel="001E7E1F">
          <w:delText xml:space="preserve">, </w:delText>
        </w:r>
      </w:del>
      <w:ins w:id="1176" w:author="Won Do Lee" w:date="2023-01-19T23:32:00Z">
        <w:r w:rsidR="001E7E1F" w:rsidRPr="00005E6E">
          <w:t>It allows us to demonstrate</w:t>
        </w:r>
      </w:ins>
      <w:del w:id="1177" w:author="Won Do Lee" w:date="2023-01-19T23:32:00Z">
        <w:r w:rsidR="00044418" w:rsidRPr="00005E6E" w:rsidDel="001E7E1F">
          <w:delText>and assess</w:delText>
        </w:r>
        <w:r w:rsidR="00823B67" w:rsidRPr="00005E6E" w:rsidDel="001E7E1F">
          <w:delText>ed</w:delText>
        </w:r>
      </w:del>
      <w:r w:rsidR="00044418" w:rsidRPr="00005E6E">
        <w:t xml:space="preserve"> the </w:t>
      </w:r>
      <w:r w:rsidR="00410D4B" w:rsidRPr="00005E6E">
        <w:t xml:space="preserve">distinctive </w:t>
      </w:r>
      <w:r w:rsidR="00044418" w:rsidRPr="00005E6E">
        <w:t xml:space="preserve">effects of </w:t>
      </w:r>
      <w:r w:rsidR="004E2CBD" w:rsidRPr="00005E6E">
        <w:t>socioeconomic and demographic factors</w:t>
      </w:r>
      <w:r w:rsidR="00410D4B" w:rsidRPr="00005E6E">
        <w:t xml:space="preserve"> </w:t>
      </w:r>
      <w:r w:rsidR="00BD1E56" w:rsidRPr="00005E6E">
        <w:t xml:space="preserve">between generated </w:t>
      </w:r>
      <w:r w:rsidR="00D01F0A" w:rsidRPr="00005E6E">
        <w:t>c</w:t>
      </w:r>
      <w:r w:rsidR="00410D4B" w:rsidRPr="00005E6E">
        <w:t xml:space="preserve">lusters. </w:t>
      </w:r>
      <w:r w:rsidR="00421D33" w:rsidRPr="00005E6E">
        <w:t xml:space="preserve">Whilst previous literature has </w:t>
      </w:r>
      <w:r w:rsidR="00AB7B95" w:rsidRPr="00005E6E">
        <w:t xml:space="preserve">highlighted </w:t>
      </w:r>
      <w:del w:id="1178" w:author="Won Do Lee" w:date="2023-01-19T23:33:00Z">
        <w:r w:rsidR="00827F85" w:rsidRPr="00005E6E" w:rsidDel="001E7E1F">
          <w:delText>monitoring</w:delText>
        </w:r>
        <w:r w:rsidR="001D4332" w:rsidRPr="00005E6E" w:rsidDel="001E7E1F">
          <w:delText xml:space="preserve"> </w:delText>
        </w:r>
        <w:r w:rsidR="00005159" w:rsidRPr="00005E6E" w:rsidDel="001E7E1F">
          <w:delText>the</w:delText>
        </w:r>
      </w:del>
      <w:ins w:id="1179" w:author="Won Do Lee" w:date="2023-01-19T23:33:00Z">
        <w:r w:rsidR="001E7E1F" w:rsidRPr="00005E6E">
          <w:t>examining spatio-temporal mobility patterns</w:t>
        </w:r>
      </w:ins>
      <w:del w:id="1180" w:author="Won Do Lee" w:date="2023-01-19T23:33:00Z">
        <w:r w:rsidR="00005159" w:rsidRPr="00005E6E" w:rsidDel="001E7E1F">
          <w:delText xml:space="preserve"> </w:delText>
        </w:r>
        <w:r w:rsidR="00E37A45" w:rsidRPr="00005E6E" w:rsidDel="001E7E1F">
          <w:delText>change in mobility levels</w:delText>
        </w:r>
      </w:del>
      <w:r w:rsidR="000B7E15" w:rsidRPr="00005E6E">
        <w:t xml:space="preserve"> as</w:t>
      </w:r>
      <w:r w:rsidR="00E37A45" w:rsidRPr="00005E6E">
        <w:t xml:space="preserve"> </w:t>
      </w:r>
      <w:r w:rsidR="000B7E15" w:rsidRPr="00005E6E">
        <w:t>an early observation</w:t>
      </w:r>
      <w:r w:rsidR="001D4332" w:rsidRPr="00005E6E">
        <w:t xml:space="preserve"> </w:t>
      </w:r>
      <w:r w:rsidR="00147365" w:rsidRPr="00005E6E">
        <w:t>in the pandemic</w:t>
      </w:r>
      <w:r w:rsidR="000654E5" w:rsidRPr="00005E6E">
        <w:t>. W</w:t>
      </w:r>
      <w:r w:rsidR="00857624" w:rsidRPr="00005E6E">
        <w:t xml:space="preserve">e believe this is the first study </w:t>
      </w:r>
      <w:r w:rsidR="00827F85" w:rsidRPr="00005E6E">
        <w:t xml:space="preserve">that </w:t>
      </w:r>
      <w:r w:rsidR="00FC783A" w:rsidRPr="00005E6E">
        <w:t xml:space="preserve">seeks to </w:t>
      </w:r>
      <w:r w:rsidR="00D27704" w:rsidRPr="00005E6E">
        <w:t>unfold</w:t>
      </w:r>
      <w:r w:rsidR="006A03BB" w:rsidRPr="00005E6E">
        <w:t xml:space="preserve"> </w:t>
      </w:r>
      <w:del w:id="1181" w:author="Won Do Lee" w:date="2023-01-13T00:12:00Z">
        <w:r w:rsidR="00F4315F" w:rsidRPr="00005E6E" w:rsidDel="006A48DE">
          <w:delText>the</w:delText>
        </w:r>
        <w:r w:rsidR="00562230" w:rsidRPr="00005E6E" w:rsidDel="006A48DE">
          <w:delText xml:space="preserve"> </w:delText>
        </w:r>
        <w:r w:rsidR="00E7196A" w:rsidRPr="00005E6E" w:rsidDel="006A48DE">
          <w:delText xml:space="preserve">evolution </w:delText>
        </w:r>
        <w:r w:rsidR="00F4315F" w:rsidRPr="00005E6E" w:rsidDel="006A48DE">
          <w:delText>of</w:delText>
        </w:r>
        <w:r w:rsidR="00562230" w:rsidRPr="00005E6E" w:rsidDel="006A48DE">
          <w:delText xml:space="preserve"> </w:delText>
        </w:r>
        <w:r w:rsidR="00E7196A" w:rsidRPr="00005E6E" w:rsidDel="006A48DE">
          <w:delText>mobility levels</w:delText>
        </w:r>
      </w:del>
      <w:ins w:id="1182" w:author="Won Do Lee" w:date="2023-01-13T00:12:00Z">
        <w:r w:rsidR="006A48DE" w:rsidRPr="00005E6E">
          <w:t xml:space="preserve">trajectories of mobility </w:t>
        </w:r>
      </w:ins>
      <w:del w:id="1183" w:author="Won Do Lee" w:date="2023-01-17T21:56:00Z">
        <w:r w:rsidR="006A03BB" w:rsidRPr="00005E6E" w:rsidDel="000F3486">
          <w:delText xml:space="preserve"> </w:delText>
        </w:r>
      </w:del>
      <w:r w:rsidR="00E96912" w:rsidRPr="00005E6E">
        <w:t>i</w:t>
      </w:r>
      <w:r w:rsidR="00231C75" w:rsidRPr="00005E6E">
        <w:t>n view of the prolonged pandemic</w:t>
      </w:r>
      <w:r w:rsidR="00E7196A" w:rsidRPr="00005E6E">
        <w:t xml:space="preserve">, and </w:t>
      </w:r>
      <w:r w:rsidR="003426BF" w:rsidRPr="00005E6E">
        <w:t xml:space="preserve">uncover </w:t>
      </w:r>
      <w:r w:rsidR="00562230" w:rsidRPr="00005E6E">
        <w:t xml:space="preserve">its existence explicitly linked to </w:t>
      </w:r>
      <w:del w:id="1184" w:author="Won Do Lee" w:date="2023-01-19T23:33:00Z">
        <w:r w:rsidR="00562230" w:rsidRPr="00005E6E" w:rsidDel="001E7E1F">
          <w:delText xml:space="preserve">the </w:delText>
        </w:r>
      </w:del>
      <w:r w:rsidR="00562230" w:rsidRPr="00005E6E">
        <w:t xml:space="preserve">socioeconomic </w:t>
      </w:r>
      <w:del w:id="1185" w:author="Won Do Lee" w:date="2023-01-19T23:34:00Z">
        <w:r w:rsidR="00562230" w:rsidRPr="00005E6E" w:rsidDel="001E7E1F">
          <w:delText>and demographic factor</w:delText>
        </w:r>
        <w:r w:rsidR="00E7196A" w:rsidRPr="00005E6E" w:rsidDel="001E7E1F">
          <w:delText>s</w:delText>
        </w:r>
      </w:del>
      <w:ins w:id="1186" w:author="Won Do Lee" w:date="2023-01-19T23:34:00Z">
        <w:r w:rsidR="001E7E1F" w:rsidRPr="00005E6E">
          <w:t>status</w:t>
        </w:r>
      </w:ins>
      <w:r w:rsidR="00E7196A" w:rsidRPr="00005E6E">
        <w:t>.</w:t>
      </w:r>
    </w:p>
    <w:p w14:paraId="415BC270" w14:textId="196315A3" w:rsidR="00A85AE4" w:rsidRPr="00005E6E" w:rsidRDefault="00A562E3" w:rsidP="000F3486">
      <w:pPr>
        <w:spacing w:after="240"/>
      </w:pPr>
      <w:r w:rsidRPr="00005E6E">
        <w:t xml:space="preserve">The results </w:t>
      </w:r>
      <w:r w:rsidR="001661F7" w:rsidRPr="00005E6E">
        <w:t>confirm</w:t>
      </w:r>
      <w:r w:rsidR="00E82FB0" w:rsidRPr="00005E6E">
        <w:t>ed</w:t>
      </w:r>
      <w:r w:rsidRPr="00005E6E">
        <w:t xml:space="preserve"> </w:t>
      </w:r>
      <w:del w:id="1187" w:author="Won Do Lee" w:date="2023-01-19T23:34:00Z">
        <w:r w:rsidRPr="00005E6E" w:rsidDel="001E7E1F">
          <w:delText>the reduction in mobility</w:delText>
        </w:r>
      </w:del>
      <w:ins w:id="1188" w:author="Won Do Lee" w:date="2023-01-19T23:34:00Z">
        <w:r w:rsidR="001E7E1F" w:rsidRPr="00005E6E">
          <w:t>mobility reductions</w:t>
        </w:r>
      </w:ins>
      <w:r w:rsidRPr="00005E6E">
        <w:t xml:space="preserve"> </w:t>
      </w:r>
      <w:r w:rsidR="003466FA" w:rsidRPr="00005E6E">
        <w:t>in the early stage of the pandemic</w:t>
      </w:r>
      <w:r w:rsidR="00AB11A5" w:rsidRPr="00005E6E">
        <w:t xml:space="preserve">, and the </w:t>
      </w:r>
      <w:r w:rsidRPr="00005E6E">
        <w:t xml:space="preserve">continuation of </w:t>
      </w:r>
      <w:r w:rsidR="00DB1233" w:rsidRPr="00005E6E">
        <w:t>reduction</w:t>
      </w:r>
      <w:r w:rsidR="00AB11A5" w:rsidRPr="00005E6E">
        <w:t>s</w:t>
      </w:r>
      <w:r w:rsidR="00DB1233" w:rsidRPr="00005E6E">
        <w:t xml:space="preserve"> following </w:t>
      </w:r>
      <w:r w:rsidR="00AB11A5" w:rsidRPr="00005E6E">
        <w:t xml:space="preserve">the national lockdown. </w:t>
      </w:r>
      <w:r w:rsidR="00E32C61" w:rsidRPr="00005E6E">
        <w:t>However,</w:t>
      </w:r>
      <w:r w:rsidR="00145561" w:rsidRPr="00005E6E">
        <w:t xml:space="preserve"> </w:t>
      </w:r>
      <w:del w:id="1189" w:author="Won Do Lee" w:date="2023-01-19T23:34:00Z">
        <w:r w:rsidR="00145561" w:rsidRPr="00005E6E" w:rsidDel="001E7E1F">
          <w:delText>when lockdown</w:delText>
        </w:r>
        <w:r w:rsidR="00C11B17" w:rsidRPr="00005E6E" w:rsidDel="001E7E1F">
          <w:delText xml:space="preserve"> ha</w:delText>
        </w:r>
        <w:r w:rsidR="00096906" w:rsidRPr="00005E6E" w:rsidDel="001E7E1F">
          <w:delText>s</w:delText>
        </w:r>
        <w:r w:rsidR="00145561" w:rsidRPr="00005E6E" w:rsidDel="001E7E1F">
          <w:delText xml:space="preserve"> lifted</w:delText>
        </w:r>
        <w:r w:rsidR="003466FA" w:rsidRPr="00005E6E" w:rsidDel="001E7E1F">
          <w:delText xml:space="preserve">, </w:delText>
        </w:r>
      </w:del>
      <w:r w:rsidR="00240AAA" w:rsidRPr="00005E6E">
        <w:t xml:space="preserve">mobility </w:t>
      </w:r>
      <w:r w:rsidR="00020D24" w:rsidRPr="00005E6E">
        <w:t>began to rise</w:t>
      </w:r>
      <w:ins w:id="1190" w:author="Won Do Lee" w:date="2023-01-19T23:34:00Z">
        <w:r w:rsidR="001E7E1F" w:rsidRPr="00005E6E">
          <w:t xml:space="preserve"> when the lockdown lifted</w:t>
        </w:r>
      </w:ins>
      <w:r w:rsidR="001B28EB" w:rsidRPr="00005E6E">
        <w:t xml:space="preserve">. </w:t>
      </w:r>
      <w:r w:rsidR="00365537" w:rsidRPr="00005E6E">
        <w:t>P</w:t>
      </w:r>
      <w:r w:rsidR="00F0308B" w:rsidRPr="00005E6E">
        <w:t xml:space="preserve">eople </w:t>
      </w:r>
      <w:r w:rsidR="00D112D1" w:rsidRPr="00005E6E">
        <w:t xml:space="preserve">start </w:t>
      </w:r>
      <w:r w:rsidR="00096906" w:rsidRPr="00005E6E">
        <w:t xml:space="preserve">to </w:t>
      </w:r>
      <w:r w:rsidR="00D112D1" w:rsidRPr="00005E6E">
        <w:t>go</w:t>
      </w:r>
      <w:r w:rsidR="00F0308B" w:rsidRPr="00005E6E">
        <w:t xml:space="preserve"> back to normal</w:t>
      </w:r>
      <w:r w:rsidR="00D112D1" w:rsidRPr="00005E6E">
        <w:t xml:space="preserve"> life </w:t>
      </w:r>
      <w:r w:rsidR="00D112D1" w:rsidRPr="00005E6E">
        <w:fldChar w:fldCharType="begin" w:fldLock="1"/>
      </w:r>
      <w:r w:rsidR="00B9386D" w:rsidRPr="00005E6E">
        <w:instrText>ADDIN CSL_CITATION {"citationItems":[{"id":"ITEM-1","itemData":{"DOI":"10.1016/j.healthplace.2020.102450","ISSN":"18732054","abstract":"Complexities of virus genotypes and the stochastic contacts in human society create a big challenge for estimating the potential risks of exposure to a widely spreading virus such as COVID-19. To increase public awareness of exposure risks in daily activities, we propose a birthday-paradox-based probability model to implement in a web-based system, named COSRE (community social risk estimator) and make in-time community exposure risk estimation during the ongoing COVID-19 pandemic. We define exposure risk to mean the probability of people meeting potential cases in public places such as grocery stores, gyms, libraries, restaurants, coffee shops, offices, etc. Our model has three inputs: the real-time number of active and asymptomatic cases, the population in local communities, and the customer counts in the room. With COSRE, possible impacts of the pandemic can be explored through spatiotemporal analysis, e.g., a variable number of people may be projected into public places through time to assess changes of risk as the pandemic unfolds. The system has potential to advance understanding of the true exposure risks in various communities. It introduces an objective element to plan, prepare and respond during a pandemic. Spatial analysis tools are used to draw county-level exposure risks of the United States from April 1 to July 15, 2020. The correlation experiment with the new cases in the next two weeks shows that the risk estimation model offers promise in assisting people to be more precise about their personal safety and control of daily routine and social interaction. It can inform business and municipal COVID-19 policy to accelerate recovery.","author":[{"dropping-particle":"","family":"Sun","given":"Ziheng","non-dropping-particle":"","parse-names":false,"suffix":""},{"dropping-particle":"","family":"Di","given":"Liping","non-dropping-particle":"","parse-names":false,"suffix":""},{"dropping-particle":"","family":"Sprigg","given":"William","non-dropping-particle":"","parse-names":false,"suffix":""},{"dropping-particle":"","family":"Tong","given":"Daniel","non-dropping-particle":"","parse-names":false,"suffix":""},{"dropping-particle":"","family":"Casal","given":"Mariana","non-dropping-particle":"","parse-names":false,"suffix":""}],"container-title":"Health and Place","id":"ITEM-1","issue":"September","issued":{"date-parts":[["2020"]]},"page":"102450","publisher":"Elsevier Ltd","title":"Community venue exposure risk estimator for the COVID-19 pandemic","type":"article-journal","volume":"66"},"uris":["http://www.mendeley.com/documents/?uuid=2a98af36-4a83-4551-ae25-62bc9c4c586a"]}],"mendeley":{"formattedCitation":"(Sun et al., 2020)","plainTextFormattedCitation":"(Sun et al., 2020)","previouslyFormattedCitation":"(Sun et al., 2020)"},"properties":{"noteIndex":0},"schema":"https://github.com/citation-style-language/schema/raw/master/csl-citation.json"}</w:instrText>
      </w:r>
      <w:r w:rsidR="00D112D1" w:rsidRPr="00005E6E">
        <w:fldChar w:fldCharType="separate"/>
      </w:r>
      <w:r w:rsidR="00D112D1" w:rsidRPr="00005E6E">
        <w:t>(Sun et al., 2020)</w:t>
      </w:r>
      <w:r w:rsidR="00D112D1" w:rsidRPr="00005E6E">
        <w:fldChar w:fldCharType="end"/>
      </w:r>
      <w:r w:rsidR="00F0308B" w:rsidRPr="00005E6E">
        <w:t>,</w:t>
      </w:r>
      <w:r w:rsidR="000A3250" w:rsidRPr="00005E6E">
        <w:t xml:space="preserve"> and</w:t>
      </w:r>
      <w:r w:rsidR="00F0308B" w:rsidRPr="00005E6E">
        <w:t xml:space="preserve"> more people will want or need to move more</w:t>
      </w:r>
      <w:r w:rsidR="000A3250" w:rsidRPr="00005E6E">
        <w:t xml:space="preserve"> </w:t>
      </w:r>
      <w:r w:rsidR="00964F32" w:rsidRPr="00005E6E">
        <w:t xml:space="preserve">with the </w:t>
      </w:r>
      <w:r w:rsidR="00DD4546" w:rsidRPr="00005E6E">
        <w:t xml:space="preserve">support </w:t>
      </w:r>
      <w:r w:rsidR="00732770" w:rsidRPr="00005E6E">
        <w:t xml:space="preserve">of warmer weather, tiredness of staying at home, </w:t>
      </w:r>
      <w:r w:rsidR="00B9386D" w:rsidRPr="00005E6E">
        <w:t xml:space="preserve">and </w:t>
      </w:r>
      <w:r w:rsidR="00277F24" w:rsidRPr="00005E6E">
        <w:t>cost-of</w:t>
      </w:r>
      <w:r w:rsidR="00096906" w:rsidRPr="00005E6E">
        <w:t>-</w:t>
      </w:r>
      <w:r w:rsidR="00277F24" w:rsidRPr="00005E6E">
        <w:t xml:space="preserve">living issues in a pandemic, </w:t>
      </w:r>
      <w:r w:rsidR="00A117BD" w:rsidRPr="00005E6E">
        <w:t xml:space="preserve">recognised </w:t>
      </w:r>
      <w:r w:rsidR="00DF48FA" w:rsidRPr="00005E6E">
        <w:t xml:space="preserve">as </w:t>
      </w:r>
      <w:r w:rsidR="00DF48FA" w:rsidRPr="00005E6E">
        <w:rPr>
          <w:i/>
          <w:iCs/>
        </w:rPr>
        <w:t>Quarantine Fatigue</w:t>
      </w:r>
      <w:r w:rsidR="00B9386D" w:rsidRPr="00005E6E">
        <w:t xml:space="preserve"> </w:t>
      </w:r>
      <w:r w:rsidR="00B9386D" w:rsidRPr="00005E6E">
        <w:fldChar w:fldCharType="begin" w:fldLock="1"/>
      </w:r>
      <w:r w:rsidR="00A85AE4" w:rsidRPr="00005E6E">
        <w:instrText>ADDIN CSL_CITATION {"citationItems":[{"id":"ITEM-1","itemData":{"abstract":"By the emergence of the novel coronavirus disease (COVID-19) in Wuhan, China, and its rapid outbreak worldwide, the infectious illness has changed our everyday travel patterns. In this research, our team investigated the changes in the daily mobility pattern of people during the pandemic by utilizing an integrated data panel. To incorporate various aspects of human mobility, the team focused on the Social Distancing Index (SDI) which was calculated based on five basic mobility measures. The SDI patterns showed a plateau stage in the beginning of April that lasted for about two weeks. This phenomenon then followed by a universal decline of SDI, increased number of trips and reduction in percentage of people staying at home. We called the observation Quarantine Fatigue. The Rate of Change (ROC) method was employed to trace back the start date of quarantine fatigue which was indicated to be April 15th. Our analysis showed that despite the existence of state-to-state variations, most states started experiencing a quarantine fatigue phenomenon during the same period. This observation became more important by knowing that none of the states had officially announced the reopening until late April showing that people decided to loosen up their social distancing practices before the official reopening announcement. Moreover, our analysis indicated that official reopening led to a rapid decline in SDI, raising the concern of a second wave of outbreak. The synchronized trend among states also emphasizes the importance of a more nationwide decision-making attitude for the future as the condition of each state depends on the nationwide behavior.","author":[{"dropping-particle":"","family":"Zhao","given":"Jun","non-dropping-particle":"","parse-names":false,"suffix":""},{"dropping-particle":"","family":"Lee","given":"Minha","non-dropping-particle":"","parse-names":false,"suffix":""},{"dropping-particle":"","family":"Ghader","given":"Sepehr","non-dropping-particle":"","parse-names":false,"suffix":""},{"dropping-particle":"","family":"Younes","given":"Hannah","non-dropping-particle":"","parse-names":false,"suffix":""},{"dropping-particle":"","family":"Darzi","given":"Aref","non-dropping-particle":"","parse-names":false,"suffix":""},{"dropping-particle":"","family":"Xiong","given":"Chenfeng","non-dropping-particle":"","parse-names":false,"suffix":""},{"dropping-particle":"","family":"Zhang","given":"Lei","non-dropping-particle":"","parse-names":false,"suffix":""}],"container-title":"arXiv","id":"ITEM-1","issued":{"date-parts":[["2020","6","5"]]},"page":"1-15","title":"Quarantine Fatigue: first-ever decrease in social distancing measures after the COVID-19 outbreak before reopening United States","type":"article-journal"},"uris":["http://www.mendeley.com/documents/?uuid=71d42617-8d61-46ce-ba17-185c63c05c63"]}],"mendeley":{"formattedCitation":"(Zhao et al., 2020)","plainTextFormattedCitation":"(Zhao et al., 2020)","previouslyFormattedCitation":"(Zhao et al., 2020)"},"properties":{"noteIndex":0},"schema":"https://github.com/citation-style-language/schema/raw/master/csl-citation.json"}</w:instrText>
      </w:r>
      <w:r w:rsidR="00B9386D" w:rsidRPr="00005E6E">
        <w:fldChar w:fldCharType="separate"/>
      </w:r>
      <w:r w:rsidR="00B9386D" w:rsidRPr="00005E6E">
        <w:t>(Zhao et al., 2020)</w:t>
      </w:r>
      <w:r w:rsidR="00B9386D" w:rsidRPr="00005E6E">
        <w:fldChar w:fldCharType="end"/>
      </w:r>
      <w:r w:rsidR="00F0308B" w:rsidRPr="00005E6E">
        <w:t xml:space="preserve">. </w:t>
      </w:r>
      <w:r w:rsidR="00F12B74" w:rsidRPr="00005E6E">
        <w:t xml:space="preserve">Pan et al. </w:t>
      </w:r>
      <w:r w:rsidR="00F12B74" w:rsidRPr="00005E6E">
        <w:fldChar w:fldCharType="begin" w:fldLock="1"/>
      </w:r>
      <w:r w:rsidR="00F12B74" w:rsidRPr="00005E6E">
        <w:instrText>ADDIN CSL_CITATION {"citationItems":[{"id":"ITEM-1","itemData":{"DOI":"10.1038/s41598-020-77751-2","ISBN":"4159802077751","ISSN":"2045-2322","PMID":"33244071","abstract":"Since the first case of the novel coronavirus disease (COVID-19) was confirmed in Wuhan, China, social distancing has been promoted worldwide, including in the United States, as a major community mitigation strategy. However, our understanding remains limited in how people would react to such control measures, as well as how people would resume their normal behaviours when those orders were relaxed. We utilize an integrated dataset of real-time mobile device location data involving 100 million devices in the contiguous United States (plus Alaska and Hawaii) from February 2, 2020 to May 30, 2020. Built upon the common human mobility metrics, we construct a Social Distancing Index (SDI) to evaluate people’s mobility pattern changes along with the spread of COVID-19 at different geographic levels. We find that both government orders and local outbreak severity significantly contribute to the strength of social distancing. As people tend to practice less social distancing immediately after they observe a sign of local mitigation, we identify several states and counties with higher risks of continuous community transmission and a second outbreak. Our proposed index could help policymakers and researchers monitor people’s real-time mobility behaviours, understand the influence of government orders, and evaluate the risk of local outbreaks.","author":[{"dropping-particle":"","family":"Pan","given":"Yixuan","non-dropping-particle":"","parse-names":false,"suffix":""},{"dropping-particle":"","family":"Darzi","given":"Aref","non-dropping-particle":"","parse-names":false,"suffix":""},{"dropping-particle":"","family":"Kabiri","given":"Aliakbar","non-dropping-particle":"","parse-names":false,"suffix":""},{"dropping-particle":"","family":"Zhao","given":"Guangchen","non-dropping-particle":"","parse-names":false,"suffix":""},{"dropping-particle":"","family":"Luo","given":"Weiyu","non-dropping-particle":"","parse-names":false,"suffix":""},{"dropping-particle":"","family":"Xiong","given":"Chenfeng","non-dropping-particle":"","parse-names":false,"suffix":""},{"dropping-particle":"","family":"Zhang","given":"Lei","non-dropping-particle":"","parse-names":false,"suffix":""}],"container-title":"Scientific Reports","id":"ITEM-1","issue":"1","issued":{"date-parts":[["2020","12","26"]]},"page":"20742","publisher":"Nature Publishing Group UK","title":"Quantifying human mobility behaviour changes during the COVID-19 outbreak in the United States","type":"article-journal","volume":"10"},"suppress-author":1,"uris":["http://www.mendeley.com/documents/?uuid=a541f292-6ad1-47f0-a053-1394971402fb"]}],"mendeley":{"formattedCitation":"(2020)","plainTextFormattedCitation":"(2020)","previouslyFormattedCitation":"(2020)"},"properties":{"noteIndex":0},"schema":"https://github.com/citation-style-language/schema/raw/master/csl-citation.json"}</w:instrText>
      </w:r>
      <w:r w:rsidR="00F12B74" w:rsidRPr="00005E6E">
        <w:fldChar w:fldCharType="separate"/>
      </w:r>
      <w:r w:rsidR="00F12B74" w:rsidRPr="00005E6E">
        <w:t>(2020)</w:t>
      </w:r>
      <w:r w:rsidR="00F12B74" w:rsidRPr="00005E6E">
        <w:fldChar w:fldCharType="end"/>
      </w:r>
      <w:r w:rsidR="00F12B74" w:rsidRPr="00005E6E">
        <w:t xml:space="preserve"> </w:t>
      </w:r>
      <w:r w:rsidR="00A528E2" w:rsidRPr="00005E6E">
        <w:t xml:space="preserve">observed that </w:t>
      </w:r>
      <w:r w:rsidR="003B3DD2" w:rsidRPr="00005E6E">
        <w:t xml:space="preserve">people tend to </w:t>
      </w:r>
      <w:r w:rsidR="00560D9D" w:rsidRPr="00005E6E">
        <w:t>practice less social distancing</w:t>
      </w:r>
      <w:r w:rsidR="006B2A97" w:rsidRPr="00005E6E">
        <w:t xml:space="preserve"> </w:t>
      </w:r>
      <w:r w:rsidR="00756D31" w:rsidRPr="00005E6E">
        <w:t>immediately when</w:t>
      </w:r>
      <w:ins w:id="1191" w:author="Won Do Lee" w:date="2023-01-19T23:35:00Z">
        <w:r w:rsidR="001E7E1F" w:rsidRPr="00005E6E">
          <w:t xml:space="preserve"> they</w:t>
        </w:r>
      </w:ins>
      <w:r w:rsidR="00756D31" w:rsidRPr="00005E6E">
        <w:t xml:space="preserve"> </w:t>
      </w:r>
      <w:del w:id="1192" w:author="Won Do Lee" w:date="2023-01-19T23:34:00Z">
        <w:r w:rsidR="00756D31" w:rsidRPr="00005E6E" w:rsidDel="001E7E1F">
          <w:delText xml:space="preserve">they </w:delText>
        </w:r>
      </w:del>
      <w:r w:rsidR="00756D31" w:rsidRPr="00005E6E">
        <w:t>indicated</w:t>
      </w:r>
      <w:r w:rsidR="008E36BD" w:rsidRPr="00005E6E">
        <w:t xml:space="preserve"> </w:t>
      </w:r>
      <w:r w:rsidR="002813E2" w:rsidRPr="00005E6E">
        <w:t>decreasing</w:t>
      </w:r>
      <w:r w:rsidR="003507BE" w:rsidRPr="00005E6E">
        <w:t xml:space="preserve"> </w:t>
      </w:r>
      <w:ins w:id="1193" w:author="Won Do Lee" w:date="2023-01-19T23:35:00Z">
        <w:r w:rsidR="001E7E1F" w:rsidRPr="00005E6E">
          <w:t xml:space="preserve">in </w:t>
        </w:r>
      </w:ins>
      <w:r w:rsidR="0039038E" w:rsidRPr="00005E6E">
        <w:t xml:space="preserve">the </w:t>
      </w:r>
      <w:r w:rsidR="005C2CEC" w:rsidRPr="00005E6E">
        <w:t>perceived risk</w:t>
      </w:r>
      <w:r w:rsidR="00115C55" w:rsidRPr="00005E6E">
        <w:t xml:space="preserve"> </w:t>
      </w:r>
      <w:r w:rsidR="0039038E" w:rsidRPr="00005E6E">
        <w:t>of COVID-19</w:t>
      </w:r>
      <w:r w:rsidR="00A13BC4" w:rsidRPr="00005E6E">
        <w:t>.</w:t>
      </w:r>
      <w:r w:rsidR="00440F1F" w:rsidRPr="00005E6E">
        <w:t xml:space="preserve"> </w:t>
      </w:r>
      <w:r w:rsidR="00F0308B" w:rsidRPr="00005E6E">
        <w:t xml:space="preserve">The evidence </w:t>
      </w:r>
      <w:r w:rsidR="00F2534C" w:rsidRPr="00005E6E">
        <w:t xml:space="preserve">of </w:t>
      </w:r>
      <w:r w:rsidR="0080182F" w:rsidRPr="00005E6E">
        <w:t xml:space="preserve">post-lockdown mobility recovery </w:t>
      </w:r>
      <w:r w:rsidR="00F0308B" w:rsidRPr="00005E6E">
        <w:t xml:space="preserve">appeared </w:t>
      </w:r>
      <w:r w:rsidR="003C5772" w:rsidRPr="00005E6E">
        <w:t xml:space="preserve">in </w:t>
      </w:r>
      <w:r w:rsidR="00B169DC" w:rsidRPr="00005E6E">
        <w:t>line with</w:t>
      </w:r>
      <w:r w:rsidR="003C02F1" w:rsidRPr="00005E6E">
        <w:t xml:space="preserve"> </w:t>
      </w:r>
      <w:r w:rsidR="00996398" w:rsidRPr="00005E6E">
        <w:t xml:space="preserve">England’s up-to-date </w:t>
      </w:r>
      <w:commentRangeStart w:id="1194"/>
      <w:r w:rsidR="00554EB6" w:rsidRPr="00005E6E">
        <w:t xml:space="preserve">general reopening of retail shops and public-facing businesses </w:t>
      </w:r>
      <w:r w:rsidR="00425EBE" w:rsidRPr="00005E6E">
        <w:t>in the post-lockdown period</w:t>
      </w:r>
      <w:r w:rsidR="00506531" w:rsidRPr="00005E6E">
        <w:t xml:space="preserve"> (</w:t>
      </w:r>
      <w:r w:rsidR="00F74914" w:rsidRPr="00005E6E">
        <w:t xml:space="preserve">i.e., </w:t>
      </w:r>
      <w:r w:rsidR="00425EBE" w:rsidRPr="00005E6E">
        <w:t>15 June 2020</w:t>
      </w:r>
      <w:r w:rsidR="00506531" w:rsidRPr="00005E6E">
        <w:t>)</w:t>
      </w:r>
      <w:r w:rsidR="00554EB6" w:rsidRPr="00005E6E">
        <w:t xml:space="preserve">. </w:t>
      </w:r>
      <w:commentRangeEnd w:id="1194"/>
      <w:r w:rsidR="00554EB6" w:rsidRPr="00005E6E">
        <w:rPr>
          <w:rStyle w:val="CommentReference"/>
        </w:rPr>
        <w:commentReference w:id="1194"/>
      </w:r>
      <w:r w:rsidR="00440F1F" w:rsidRPr="00005E6E">
        <w:t xml:space="preserve"> </w:t>
      </w:r>
    </w:p>
    <w:p w14:paraId="55E6D663" w14:textId="0BD45C3E" w:rsidR="00985B4F" w:rsidRPr="00005E6E" w:rsidRDefault="00A06BF5" w:rsidP="000F3486">
      <w:r w:rsidRPr="00005E6E">
        <w:t>W</w:t>
      </w:r>
      <w:r w:rsidR="00A85AE4" w:rsidRPr="00005E6E">
        <w:t xml:space="preserve">e </w:t>
      </w:r>
      <w:r w:rsidRPr="00005E6E">
        <w:t xml:space="preserve">also </w:t>
      </w:r>
      <w:r w:rsidR="00A85AE4" w:rsidRPr="00005E6E">
        <w:t xml:space="preserve">indicated the </w:t>
      </w:r>
      <w:r w:rsidR="009D57F3" w:rsidRPr="00005E6E">
        <w:t xml:space="preserve">voluntary </w:t>
      </w:r>
      <w:r w:rsidR="00741558" w:rsidRPr="00005E6E">
        <w:t>mobility reduction</w:t>
      </w:r>
      <w:r w:rsidR="009D57F3" w:rsidRPr="00005E6E">
        <w:t xml:space="preserve"> </w:t>
      </w:r>
      <w:r w:rsidR="00A85AE4" w:rsidRPr="00005E6E">
        <w:t>before government-mandated lockdowns</w:t>
      </w:r>
      <w:r w:rsidR="00311873" w:rsidRPr="00005E6E">
        <w:t xml:space="preserve">. </w:t>
      </w:r>
      <w:r w:rsidR="00B21D8B" w:rsidRPr="005329A2">
        <w:rPr>
          <w:lang w:val="nl-NL"/>
        </w:rPr>
        <w:t>Xiong</w:t>
      </w:r>
      <w:r w:rsidR="00C415F7" w:rsidRPr="005329A2">
        <w:rPr>
          <w:lang w:val="nl-NL"/>
        </w:rPr>
        <w:t xml:space="preserve"> </w:t>
      </w:r>
      <w:r w:rsidR="00B21D8B" w:rsidRPr="005329A2">
        <w:rPr>
          <w:lang w:val="nl-NL"/>
        </w:rPr>
        <w:t xml:space="preserve">et al. </w:t>
      </w:r>
      <w:r w:rsidR="00B21D8B" w:rsidRPr="00005E6E">
        <w:fldChar w:fldCharType="begin" w:fldLock="1"/>
      </w:r>
      <w:r w:rsidR="00B21D8B" w:rsidRPr="005329A2">
        <w:rPr>
          <w:lang w:val="nl-NL"/>
        </w:rPr>
        <w:instrText>ADDIN CSL_CITATION {"citationItems":[{"id":"ITEM-1","itemData":{"DOI":"10.1098/rsif.2020.0344","ISBN":"0000000205","ISSN":"1742-5662","PMID":"33323055","abstract":"One approach to delaying the spread of the novel coronavirus (COVID-19) is to reduce human travel by imposing travel restriction policies. Understanding the actual human mobility response to such policies remains a challenge owing to the lack of an observed and large-scale dataset describing human mobility during the pandemic. This study uses an integrated dataset, consisting of anonymized and privacy-protected location data from over 150 million monthly active samples in the USA, COVID-19 case data and census population information, to uncover mobility changes during COVID-19 and under the stay-at-home state orders in the USA. The study successfully quantifies human mobility responses with three important metrics: daily average number of trips per person; daily average person-miles travelled; and daily percentage of residents staying at home. The data analytics reveal a spontaneous mobility reduction that occurred regardless of government actions and a ‘floor’ phenomenon, where human mobility reached a lower bound and stopped decreasing soon after each state announced the stay-at-home order. A set of longitudinal models is then developed and confirms that the states' stay-at-home policies have only led to about a 5% reduction in average daily human mobility. Lessons learned from the data analytics and longitudinal models offer valuable insights for government actions in preparation for another COVID-19 surge or another virus outbreak in the future.","author":[{"dropping-particle":"","family":"Xiong","given":"Chenfeng","non-dropping-particle":"","parse-names":false,"suffix":""},{"dropping-particle":"","family":"Hu","given":"Songhua","non-dropping-particle":"","parse-names":false,"suffix":""},{"dropping-particle":"","family":"Yang","given":"Mofeng","non-dropping-particle":"","parse-names":false,"suffix":""},{"dropping-particle":"","family":"Younes","given":"Hannah","non-dropping-particle":"","parse-names":false,"suffix":""},{"dropping-particle":"","family":"Luo","given":"Weiyu","non-dropping-particle":"","parse-names":false,"suffix":""},{"dropping-particle":"","family":"Ghader","given":"Sepehr","non-dropping-particle":"","parse-names":false,"suffix":""},{"dropping-particle":"","family":"Zhang","given":"Lei","non-dropping-particle":"","parse-names":false,"suffix":""}],"container-title":"Journal of The Royal Society Interface","id":"ITEM-1","issue":"173","issued":{"date-parts":[["2020","12","16"]]},"page":"20200344","title":"Mobile device location data reveal human mobility response to state-level stay-at-home orders during the COVID-19 pandemic in the USA","type":"article-journal","volume":"17"},"suppress-author":1,"uris":["http://www.mendeley.com/documents/?uuid=0703c2e2-c1e0-4d42-9bef-66b3b4ab23c2"]}],"mendeley":{"formattedCitation":"(2020)","plainTextFormattedCitation":"(2020)","previouslyFormattedCitation":"(2020)"},"properties":{"noteIndex":0},"schema":"https://github.com/citation-style-language/schema/raw/master/csl-citation.json"}</w:instrText>
      </w:r>
      <w:r w:rsidR="00B21D8B" w:rsidRPr="00005E6E">
        <w:fldChar w:fldCharType="separate"/>
      </w:r>
      <w:r w:rsidR="00B21D8B" w:rsidRPr="005329A2">
        <w:rPr>
          <w:lang w:val="nl-NL"/>
        </w:rPr>
        <w:t>(2020)</w:t>
      </w:r>
      <w:r w:rsidR="00B21D8B" w:rsidRPr="00005E6E">
        <w:fldChar w:fldCharType="end"/>
      </w:r>
      <w:r w:rsidR="00B21D8B" w:rsidRPr="005329A2">
        <w:rPr>
          <w:lang w:val="nl-NL"/>
        </w:rPr>
        <w:t xml:space="preserve"> suggested that people might be acting more actively when they perceived the threat to COVID-19, such as the rise of daily new COVID-19 cases and deaths where they are living.</w:t>
      </w:r>
      <w:r w:rsidR="00803041" w:rsidRPr="005329A2">
        <w:rPr>
          <w:lang w:val="nl-NL"/>
        </w:rPr>
        <w:t xml:space="preserve"> </w:t>
      </w:r>
      <w:r w:rsidR="00803041" w:rsidRPr="00005E6E">
        <w:t xml:space="preserve">As a result, </w:t>
      </w:r>
      <w:r w:rsidR="004063AC" w:rsidRPr="00005E6E">
        <w:rPr>
          <w:i/>
          <w:iCs/>
        </w:rPr>
        <w:t>Sp</w:t>
      </w:r>
      <w:r w:rsidR="00A85AE4" w:rsidRPr="00005E6E">
        <w:rPr>
          <w:i/>
          <w:iCs/>
        </w:rPr>
        <w:t xml:space="preserve">ontaneous mobility reduction </w:t>
      </w:r>
      <w:r w:rsidR="007C0BC0" w:rsidRPr="00005E6E">
        <w:t>is quantified</w:t>
      </w:r>
      <w:r w:rsidR="00B35425" w:rsidRPr="00005E6E">
        <w:t xml:space="preserve"> </w:t>
      </w:r>
      <w:r w:rsidR="00A85AE4" w:rsidRPr="00005E6E">
        <w:t xml:space="preserve">before </w:t>
      </w:r>
      <w:r w:rsidR="004063AC" w:rsidRPr="00005E6E">
        <w:t>lockdown measures</w:t>
      </w:r>
      <w:r w:rsidR="00A85AE4" w:rsidRPr="00005E6E">
        <w:t xml:space="preserve"> </w:t>
      </w:r>
      <w:r w:rsidR="0007313A" w:rsidRPr="00005E6E">
        <w:t>have been introduced</w:t>
      </w:r>
      <w:r w:rsidR="00FD7D92" w:rsidRPr="00005E6E">
        <w:t xml:space="preserve"> to </w:t>
      </w:r>
      <w:r w:rsidR="00A85AE4" w:rsidRPr="00005E6E">
        <w:t>suppres</w:t>
      </w:r>
      <w:r w:rsidR="00FD7D92" w:rsidRPr="00005E6E">
        <w:t>s</w:t>
      </w:r>
      <w:r w:rsidR="00A85AE4" w:rsidRPr="00005E6E">
        <w:t xml:space="preserve"> the mobility. </w:t>
      </w:r>
      <w:r w:rsidR="00AA4365" w:rsidRPr="00005E6E">
        <w:t xml:space="preserve">People start to practice voluntary social distancing, in terms of self-regulation in the early stage of the pandemic </w:t>
      </w:r>
      <w:r w:rsidR="00AA4365" w:rsidRPr="00005E6E">
        <w:fldChar w:fldCharType="begin" w:fldLock="1"/>
      </w:r>
      <w:r w:rsidR="00AA4365" w:rsidRPr="00005E6E">
        <w:instrText>ADDIN CSL_CITATION {"citationItems":[{"id":"ITEM-1","itemData":{"DOI":"10.1038/s41598-021-81308-2","ISBN":"0123456789","ISSN":"2045-2322","abstract":"A better understanding of how the COVID-19 pandemic responds to social distancing efforts is required for the control of future outbreaks and to calibrate partial lock-downs. We present quantitative relationships between key parameters characterizing the COVID-19 epidemiology and social distancing efforts of nine selected European countries. Epidemiological parameters were extracted from the number of daily deaths data, while mitigation efforts are estimated from mobile phone tracking data. The decrease of the basic reproductive number ( $$R_0$$ R 0 ) as well as the duration of the initial exponential expansion phase of the epidemic strongly correlates with the magnitude of mobility reduction. Utilizing these relationships we decipher the relative impact of the timing and the extent of social distancing on the total death burden of the pandemic.","author":[{"dropping-particle":"","family":"Khataee","given":"Hamid","non-dropping-particle":"","parse-names":false,"suffix":""},{"dropping-particle":"","family":"Scheuring","given":"Istvan","non-dropping-particle":"","parse-names":false,"suffix":""},{"dropping-particle":"","family":"Czirok","given":"Andras","non-dropping-particle":"","parse-names":false,"suffix":""},{"dropping-particle":"","family":"Neufeld","given":"Zoltan","non-dropping-particle":"","parse-names":false,"suffix":""}],"container-title":"Scientific Reports","id":"ITEM-1","issue":"1","issued":{"date-parts":[["2021","12","18"]]},"page":"1661","publisher":"Nature Publishing Group UK","title":"Effects of social distancing on the spreading of COVID-19 inferred from mobile phone data","type":"article-journal","volume":"11"},"uris":["http://www.mendeley.com/documents/?uuid=a6cfeb15-b5e4-4eee-b255-8d4f9d205fa2"]}],"mendeley":{"formattedCitation":"(Khataee et al., 2021)","plainTextFormattedCitation":"(Khataee et al., 2021)","previouslyFormattedCitation":"(Khataee et al., 2021)"},"properties":{"noteIndex":0},"schema":"https://github.com/citation-style-language/schema/raw/master/csl-citation.json"}</w:instrText>
      </w:r>
      <w:r w:rsidR="00AA4365" w:rsidRPr="00005E6E">
        <w:fldChar w:fldCharType="separate"/>
      </w:r>
      <w:r w:rsidR="00AA4365" w:rsidRPr="00005E6E">
        <w:t>(Khataee et al., 2021)</w:t>
      </w:r>
      <w:r w:rsidR="00AA4365" w:rsidRPr="00005E6E">
        <w:fldChar w:fldCharType="end"/>
      </w:r>
      <w:r w:rsidR="00AA4365" w:rsidRPr="00005E6E">
        <w:t xml:space="preserve"> depending on their ability to isolate and risk aversion on mobility</w:t>
      </w:r>
      <w:r w:rsidR="00C03356" w:rsidRPr="00005E6E">
        <w:t xml:space="preserve">. </w:t>
      </w:r>
      <w:r w:rsidR="0003462F" w:rsidRPr="00005E6E">
        <w:t>In overview</w:t>
      </w:r>
      <w:r w:rsidR="0020236C" w:rsidRPr="00005E6E">
        <w:t>,</w:t>
      </w:r>
      <w:r w:rsidR="006736DB" w:rsidRPr="00005E6E">
        <w:t xml:space="preserve"> </w:t>
      </w:r>
      <w:r w:rsidR="00EC43EB" w:rsidRPr="00005E6E">
        <w:t>l</w:t>
      </w:r>
      <w:r w:rsidR="00440F1F" w:rsidRPr="00005E6E">
        <w:t xml:space="preserve">ockdown measures were effective for restricting people’s everyday mobility, but only in </w:t>
      </w:r>
      <w:r w:rsidR="002E2082" w:rsidRPr="00005E6E">
        <w:t>the</w:t>
      </w:r>
      <w:r w:rsidR="00440F1F" w:rsidRPr="00005E6E">
        <w:t xml:space="preserve"> short term </w:t>
      </w:r>
      <w:r w:rsidR="00440F1F" w:rsidRPr="00005E6E">
        <w:fldChar w:fldCharType="begin" w:fldLock="1"/>
      </w:r>
      <w:r w:rsidR="00440F1F" w:rsidRPr="00005E6E">
        <w:instrText>ADDIN CSL_CITATION {"citationItems":[{"id":"ITEM-1","itemData":{"DOI":"10.1016/j.jtrangeo.2021.103039","ISSN":"09666923","abstract":"This paper examines changes in people's mobility over a 7-month period (from March 1st to September 30th, 2020) during the COVID-19 pandemic in the U.S. using longitudinal models and county-level mobility data obtained from people's anonymized mobile phone signals. It differentiates two distinct waves of the study period: Wave 1 (March–June) and Wave 2 (June–September). It also analyzes the relationships of these mobility changes with various social, spatial, policy, and political factors. The results indicate that mobility changes in Wave 1 have a V-shaped trend: people's mobility first declined at the early stage of the COVID-19 pandemic (March–April) but quickly recovered to the pre-pandemic mobility levels from April to June. The rates of mobility changes during this period are significantly associated with most of our key variables, including political partisanship, poverty level, and the strictness of mobility restriction policies. For Wave 2, there was very little mobility decline despite the existence of mobility restriction policies and the COVID-19 pandemic becoming more severe. Our findings suggest that restricting people's mobility to control the pandemic may be effective only for a short period, especially in liberal democratic societies. Further, since poor people (who are mostly essential workers) kept traveling during the pandemic, health authorities should pay special attention to these people by implementing policies to mitigate their high COVID-19 exposure risk.","author":[{"dropping-particle":"","family":"Kim","given":"Junghwan","non-dropping-particle":"","parse-names":false,"suffix":""},{"dropping-particle":"","family":"Kwan","given":"Mei-Po","non-dropping-particle":"","parse-names":false,"suffix":""}],"container-title":"Journal of Transport Geography","id":"ITEM-1","issue":"March","issued":{"date-parts":[["2021","5"]]},"page":"103039","publisher":"Elsevier Ltd","title":"The impact of the COVID-19 pandemic on people's mobility: A longitudinal study of the U.S. from March to September of 2020","type":"article-journal","volume":"93"},"uris":["http://www.mendeley.com/documents/?uuid=27e5530c-73b7-4ca5-88ef-823ce0b7019c"]}],"mendeley":{"formattedCitation":"(J. Kim &amp; Kwan, 2021)","plainTextFormattedCitation":"(J. Kim &amp; Kwan, 2021)","previouslyFormattedCitation":"(J. Kim &amp; Kwan, 2021)"},"properties":{"noteIndex":0},"schema":"https://github.com/citation-style-language/schema/raw/master/csl-citation.json"}</w:instrText>
      </w:r>
      <w:r w:rsidR="00440F1F" w:rsidRPr="00005E6E">
        <w:fldChar w:fldCharType="separate"/>
      </w:r>
      <w:r w:rsidR="00440F1F" w:rsidRPr="00005E6E">
        <w:t>(J. Kim &amp; Kwan, 2021)</w:t>
      </w:r>
      <w:r w:rsidR="00440F1F" w:rsidRPr="00005E6E">
        <w:fldChar w:fldCharType="end"/>
      </w:r>
      <w:r w:rsidR="00E161F0" w:rsidRPr="00005E6E">
        <w:t xml:space="preserve">. </w:t>
      </w:r>
      <w:r w:rsidR="00FC4112" w:rsidRPr="00005E6E">
        <w:t xml:space="preserve">It is, however, </w:t>
      </w:r>
      <w:r w:rsidR="00F672FD" w:rsidRPr="00005E6E">
        <w:t xml:space="preserve">a </w:t>
      </w:r>
      <w:r w:rsidR="009F1B55" w:rsidRPr="00005E6E">
        <w:rPr>
          <w:i/>
          <w:iCs/>
        </w:rPr>
        <w:t>nuclear option</w:t>
      </w:r>
      <w:r w:rsidR="009F1B55" w:rsidRPr="00005E6E">
        <w:t xml:space="preserve"> </w:t>
      </w:r>
      <w:r w:rsidR="00F672FD" w:rsidRPr="00005E6E">
        <w:t xml:space="preserve">that </w:t>
      </w:r>
      <w:r w:rsidR="0009770F" w:rsidRPr="00005E6E">
        <w:t xml:space="preserve">is </w:t>
      </w:r>
      <w:r w:rsidR="00440F1F" w:rsidRPr="00005E6E">
        <w:t>“caus</w:t>
      </w:r>
      <w:r w:rsidR="00D84CDE" w:rsidRPr="00005E6E">
        <w:t>i</w:t>
      </w:r>
      <w:r w:rsidR="00440F1F" w:rsidRPr="00005E6E">
        <w:t xml:space="preserve">ng substantial collateral damages to society, the economy, trade and human rights” </w:t>
      </w:r>
      <w:r w:rsidR="00440F1F" w:rsidRPr="00005E6E">
        <w:fldChar w:fldCharType="begin" w:fldLock="1"/>
      </w:r>
      <w:r w:rsidR="00440F1F" w:rsidRPr="00005E6E">
        <w:instrText>ADDIN CSL_CITATION {"citationItems":[{"id":"ITEM-1","itemData":{"DOI":"10.1038/s41562-020-01009-0","ISSN":"2397-3374","PMID":"33199859","abstract":"Assessing the effectiveness of non-pharmaceutical interventions (NPIs) to mitigate the spread of SARS-CoV-2 is critical to inform future preparedness response plans. Here we quantify the impact of 6,068 hierarchically coded NPIs implemented in 79 territories on the effective reproduction number, Rt, of COVID-19. We propose a modelling approach that combines four computational techniques merging statistical, inference and artificial intelligence tools. We validate our findings with two external datasets recording 42,151 additional NPIs from 226 countries. Our results indicate that a suitable combination of NPIs is necessary to curb the spread of the virus. Less disruptive and costly NPIs can be as effective as more intrusive, drastic, ones (for example, a national lockdown). Using country-specific ‘what-if’ scenarios, we assess how the effectiveness of NPIs depends on the local context such as timing of their adoption, opening the way for forecasting the effectiveness of future interventions.","author":[{"dropping-particle":"","family":"Haug","given":"Nils","non-dropping-particle":"","parse-names":false,"suffix":""},{"dropping-particle":"","family":"Geyrhofer","given":"Lukas","non-dropping-particle":"","parse-names":false,"suffix":""},{"dropping-particle":"","family":"Londei","given":"Alessandro","non-dropping-particle":"","parse-names":false,"suffix":""},{"dropping-particle":"","family":"Dervic","given":"Elma","non-dropping-particle":"","parse-names":false,"suffix":""},{"dropping-particle":"","family":"Desvars-Larrive","given":"Amélie","non-dropping-particle":"","parse-names":false,"suffix":""},{"dropping-particle":"","family":"Loreto","given":"Vittorio","non-dropping-particle":"","parse-names":false,"suffix":""},{"dropping-particle":"","family":"Pinior","given":"Beate","non-dropping-particle":"","parse-names":false,"suffix":""},{"dropping-particle":"","family":"Thurner","given":"Stefan","non-dropping-particle":"","parse-names":false,"suffix":""},{"dropping-particle":"","family":"Klimek","given":"Peter","non-dropping-particle":"","parse-names":false,"suffix":""}],"container-title":"Nature Human Behaviour","id":"ITEM-1","issue":"12","issued":{"date-parts":[["2020","12","16"]]},"page":"1303-1312","publisher":"Springer US","title":"Ranking the effectiveness of worldwide COVID-19 government interventions","type":"article-journal","volume":"4"},"locator":"1309","uris":["http://www.mendeley.com/documents/?uuid=442b8385-1b71-472c-9f49-34d2b59abb7c"]}],"mendeley":{"formattedCitation":"(Haug et al., 2020, p. 1309)","plainTextFormattedCitation":"(Haug et al., 2020, p. 1309)","previouslyFormattedCitation":"(Haug et al., 2020, p. 1309)"},"properties":{"noteIndex":0},"schema":"https://github.com/citation-style-language/schema/raw/master/csl-citation.json"}</w:instrText>
      </w:r>
      <w:r w:rsidR="00440F1F" w:rsidRPr="00005E6E">
        <w:fldChar w:fldCharType="separate"/>
      </w:r>
      <w:r w:rsidR="00440F1F" w:rsidRPr="00005E6E">
        <w:t>(Haug et al., 2020, p. 1309)</w:t>
      </w:r>
      <w:r w:rsidR="00440F1F" w:rsidRPr="00005E6E">
        <w:fldChar w:fldCharType="end"/>
      </w:r>
      <w:r w:rsidR="00440F1F" w:rsidRPr="00005E6E">
        <w:t>.</w:t>
      </w:r>
      <w:r w:rsidR="00C7208F" w:rsidRPr="00005E6E">
        <w:t xml:space="preserve"> </w:t>
      </w:r>
      <w:r w:rsidR="00277ADF" w:rsidRPr="00005E6E">
        <w:t>Although</w:t>
      </w:r>
      <w:r w:rsidR="0007313A" w:rsidRPr="00005E6E">
        <w:t xml:space="preserve"> </w:t>
      </w:r>
      <w:r w:rsidR="003418D1" w:rsidRPr="00005E6E">
        <w:t>the risk of</w:t>
      </w:r>
      <w:r w:rsidR="00FF01E3" w:rsidRPr="00005E6E">
        <w:t xml:space="preserve"> </w:t>
      </w:r>
      <w:r w:rsidR="00BF0DBF" w:rsidRPr="00005E6E">
        <w:t xml:space="preserve">new and more transmissible variant </w:t>
      </w:r>
      <w:r w:rsidR="005D6263" w:rsidRPr="00005E6E">
        <w:t xml:space="preserve">of </w:t>
      </w:r>
      <w:r w:rsidR="0009770F" w:rsidRPr="00005E6E">
        <w:t xml:space="preserve">the </w:t>
      </w:r>
      <w:r w:rsidR="005D6263" w:rsidRPr="00005E6E">
        <w:t xml:space="preserve">virus </w:t>
      </w:r>
      <w:r w:rsidR="00107E76" w:rsidRPr="00005E6E">
        <w:t xml:space="preserve">and </w:t>
      </w:r>
      <w:r w:rsidR="001D52B1" w:rsidRPr="00005E6E">
        <w:t xml:space="preserve">the </w:t>
      </w:r>
      <w:r w:rsidR="00107E76" w:rsidRPr="00005E6E">
        <w:t xml:space="preserve">threat </w:t>
      </w:r>
      <w:r w:rsidR="001D52B1" w:rsidRPr="00005E6E">
        <w:t>of</w:t>
      </w:r>
      <w:r w:rsidR="005165A9" w:rsidRPr="00005E6E">
        <w:t xml:space="preserve"> second wave</w:t>
      </w:r>
      <w:r w:rsidR="002B2DC0" w:rsidRPr="00005E6E">
        <w:t>s</w:t>
      </w:r>
      <w:r w:rsidR="001C5029" w:rsidRPr="00005E6E">
        <w:t xml:space="preserve">, people's mobility levels soon recovered </w:t>
      </w:r>
      <w:r w:rsidR="00B961A5" w:rsidRPr="00005E6E">
        <w:t xml:space="preserve">throughout </w:t>
      </w:r>
      <w:r w:rsidR="00E359CD" w:rsidRPr="00005E6E">
        <w:t>lockdown</w:t>
      </w:r>
      <w:r w:rsidR="001B48EC" w:rsidRPr="00005E6E">
        <w:t xml:space="preserve"> b</w:t>
      </w:r>
      <w:r w:rsidR="0009770F" w:rsidRPr="00005E6E">
        <w:t xml:space="preserve">y </w:t>
      </w:r>
      <w:r w:rsidR="001F5D2B" w:rsidRPr="00005E6E">
        <w:t xml:space="preserve">considering </w:t>
      </w:r>
      <w:r w:rsidR="00DD08D5" w:rsidRPr="00005E6E">
        <w:t>people willing</w:t>
      </w:r>
      <w:r w:rsidR="00BD08F3" w:rsidRPr="00005E6E">
        <w:t xml:space="preserve"> to socialise again</w:t>
      </w:r>
      <w:r w:rsidR="0007313A" w:rsidRPr="00005E6E">
        <w:t xml:space="preserve"> </w:t>
      </w:r>
      <w:r w:rsidR="00BD08F3" w:rsidRPr="00005E6E">
        <w:t>and return to normality</w:t>
      </w:r>
      <w:r w:rsidR="00DD08D5" w:rsidRPr="00005E6E">
        <w:t>.</w:t>
      </w:r>
      <w:r w:rsidR="00BD08F3" w:rsidRPr="00005E6E">
        <w:t xml:space="preserve"> </w:t>
      </w:r>
      <w:r w:rsidR="00DE78FE" w:rsidRPr="00005E6E">
        <w:t>I</w:t>
      </w:r>
      <w:r w:rsidR="00B05D7C" w:rsidRPr="00005E6E">
        <w:t xml:space="preserve">t is plausible </w:t>
      </w:r>
      <w:r w:rsidR="000D4818" w:rsidRPr="00005E6E">
        <w:t>t</w:t>
      </w:r>
      <w:r w:rsidR="000C710F" w:rsidRPr="00005E6E">
        <w:t>hat the limited effectiveness of lockdown measures</w:t>
      </w:r>
      <w:r w:rsidR="00DE78FE" w:rsidRPr="00005E6E">
        <w:t>, even though travel restrictions and interventions to protect lives and communities under the lockdown</w:t>
      </w:r>
      <w:r w:rsidR="00CA309E" w:rsidRPr="00005E6E">
        <w:t>.</w:t>
      </w:r>
      <w:r w:rsidR="002D6B1E" w:rsidRPr="00005E6E">
        <w:t xml:space="preserve"> </w:t>
      </w:r>
      <w:r w:rsidR="00A30149" w:rsidRPr="00005E6E">
        <w:t xml:space="preserve">It </w:t>
      </w:r>
      <w:r w:rsidR="000C710F" w:rsidRPr="00005E6E">
        <w:t>is</w:t>
      </w:r>
      <w:r w:rsidR="00B05D7C" w:rsidRPr="00005E6E">
        <w:t xml:space="preserve"> not </w:t>
      </w:r>
      <w:r w:rsidR="00A338B4" w:rsidRPr="00005E6E">
        <w:t>a failure of policy</w:t>
      </w:r>
      <w:r w:rsidR="000C710F" w:rsidRPr="00005E6E">
        <w:t xml:space="preserve"> </w:t>
      </w:r>
      <w:r w:rsidR="00DB4DE9" w:rsidRPr="00005E6E">
        <w:t>but</w:t>
      </w:r>
      <w:r w:rsidR="00A338B4" w:rsidRPr="00005E6E">
        <w:t xml:space="preserve"> too late </w:t>
      </w:r>
      <w:r w:rsidR="00966B90" w:rsidRPr="00005E6E">
        <w:t xml:space="preserve">to </w:t>
      </w:r>
      <w:r w:rsidR="00CF5A9D" w:rsidRPr="00005E6E">
        <w:t>contain the epidemic</w:t>
      </w:r>
      <w:r w:rsidR="003A61E6" w:rsidRPr="00005E6E">
        <w:t xml:space="preserve">. </w:t>
      </w:r>
      <w:r w:rsidR="00803955" w:rsidRPr="00005E6E">
        <w:t>P</w:t>
      </w:r>
      <w:r w:rsidR="00CF5A9D" w:rsidRPr="00005E6E">
        <w:t xml:space="preserve">eople </w:t>
      </w:r>
      <w:r w:rsidR="006A62C9" w:rsidRPr="00005E6E">
        <w:t xml:space="preserve">forecasted </w:t>
      </w:r>
      <w:r w:rsidR="00CF5A9D" w:rsidRPr="00005E6E">
        <w:t xml:space="preserve">the </w:t>
      </w:r>
      <w:r w:rsidR="00CA309E" w:rsidRPr="00005E6E">
        <w:t xml:space="preserve">ongoing </w:t>
      </w:r>
      <w:r w:rsidR="009E0B71" w:rsidRPr="00005E6E">
        <w:t xml:space="preserve">and future </w:t>
      </w:r>
      <w:r w:rsidR="00CA309E" w:rsidRPr="00005E6E">
        <w:t>situations</w:t>
      </w:r>
      <w:r w:rsidR="005F7890" w:rsidRPr="00005E6E">
        <w:t xml:space="preserve"> </w:t>
      </w:r>
      <w:r w:rsidR="00321677" w:rsidRPr="00005E6E">
        <w:t>cautiously</w:t>
      </w:r>
      <w:r w:rsidR="00CA309E" w:rsidRPr="00005E6E">
        <w:t xml:space="preserve"> </w:t>
      </w:r>
      <w:r w:rsidR="00294F37" w:rsidRPr="00005E6E">
        <w:t>in the wake of COVID-</w:t>
      </w:r>
      <w:r w:rsidR="005C4D23" w:rsidRPr="00005E6E">
        <w:t xml:space="preserve">19 </w:t>
      </w:r>
      <w:r w:rsidR="005C4D23" w:rsidRPr="00005E6E">
        <w:lastRenderedPageBreak/>
        <w:t>before</w:t>
      </w:r>
      <w:r w:rsidR="006A62C9" w:rsidRPr="00005E6E">
        <w:t xml:space="preserve"> </w:t>
      </w:r>
      <w:r w:rsidR="00C72940" w:rsidRPr="00005E6E">
        <w:t xml:space="preserve">social distancing policies </w:t>
      </w:r>
      <w:r w:rsidR="00147119" w:rsidRPr="00005E6E">
        <w:t xml:space="preserve">were </w:t>
      </w:r>
      <w:r w:rsidR="00C72940" w:rsidRPr="00005E6E">
        <w:t>widely implemented</w:t>
      </w:r>
      <w:r w:rsidR="009C4010" w:rsidRPr="00005E6E">
        <w:t xml:space="preserve">. </w:t>
      </w:r>
      <w:r w:rsidR="00484CD4" w:rsidRPr="00005E6E">
        <w:t xml:space="preserve">It might </w:t>
      </w:r>
      <w:r w:rsidR="001A4682" w:rsidRPr="00005E6E">
        <w:t xml:space="preserve">be making </w:t>
      </w:r>
      <w:r w:rsidR="00AC0E7A" w:rsidRPr="00005E6E">
        <w:t>them</w:t>
      </w:r>
      <w:r w:rsidR="00484CD4" w:rsidRPr="00005E6E">
        <w:t xml:space="preserve"> regulate </w:t>
      </w:r>
      <w:r w:rsidR="001A4682" w:rsidRPr="00005E6E">
        <w:t xml:space="preserve">their </w:t>
      </w:r>
      <w:r w:rsidR="00CF5A9D" w:rsidRPr="00005E6E">
        <w:t xml:space="preserve">social contacts and </w:t>
      </w:r>
      <w:r w:rsidR="003F1787" w:rsidRPr="00005E6E">
        <w:t xml:space="preserve">practice </w:t>
      </w:r>
      <w:r w:rsidR="0045566E" w:rsidRPr="00005E6E">
        <w:t xml:space="preserve">voluntary social distancing, which accounts for </w:t>
      </w:r>
      <w:r w:rsidR="003F1787" w:rsidRPr="00005E6E">
        <w:t>voluntary mobility reduction before the lockdown.</w:t>
      </w:r>
    </w:p>
    <w:p w14:paraId="26EB7AF5" w14:textId="0828C834" w:rsidR="000C4274" w:rsidRPr="00005E6E" w:rsidRDefault="000C4274" w:rsidP="000F3486"/>
    <w:p w14:paraId="1F951EBA" w14:textId="77777777" w:rsidR="000C4274" w:rsidRPr="00005E6E" w:rsidRDefault="000C4274" w:rsidP="000F3486"/>
    <w:p w14:paraId="35E582F3" w14:textId="5D461D25" w:rsidR="00E15888" w:rsidRPr="00005E6E" w:rsidRDefault="00E15888" w:rsidP="000F3486">
      <w:pPr>
        <w:pStyle w:val="Heading1"/>
      </w:pPr>
      <w:r w:rsidRPr="00005E6E">
        <w:t>Conclusion</w:t>
      </w:r>
      <w:r w:rsidR="003222B0" w:rsidRPr="00005E6E">
        <w:t>s</w:t>
      </w:r>
    </w:p>
    <w:p w14:paraId="4EBE4C35" w14:textId="38BC8FAD" w:rsidR="00377348" w:rsidRPr="00005E6E" w:rsidRDefault="00377348" w:rsidP="000F3486">
      <w:pPr>
        <w:spacing w:after="240"/>
      </w:pPr>
      <w:r w:rsidRPr="00005E6E">
        <w:t xml:space="preserve">This </w:t>
      </w:r>
      <w:r w:rsidR="003B5087" w:rsidRPr="00005E6E">
        <w:t xml:space="preserve">paper </w:t>
      </w:r>
      <w:r w:rsidR="007F4A83" w:rsidRPr="00005E6E">
        <w:t xml:space="preserve">has sought to </w:t>
      </w:r>
      <w:r w:rsidR="00D43ECB" w:rsidRPr="00005E6E">
        <w:t xml:space="preserve">provide rigorous evidence </w:t>
      </w:r>
      <w:r w:rsidR="004E1543" w:rsidRPr="00005E6E">
        <w:t xml:space="preserve">that </w:t>
      </w:r>
      <w:r w:rsidR="00A277AD" w:rsidRPr="00005E6E">
        <w:t xml:space="preserve">trajectories of mobility </w:t>
      </w:r>
      <w:del w:id="1195" w:author="Won Do Lee" w:date="2023-01-13T00:22:00Z">
        <w:r w:rsidR="00A277AD" w:rsidRPr="00005E6E" w:rsidDel="00FC3526">
          <w:delText xml:space="preserve">reductions </w:delText>
        </w:r>
      </w:del>
      <w:ins w:id="1196" w:author="Won Do Lee" w:date="2023-01-13T00:22:00Z">
        <w:r w:rsidR="00FC3526" w:rsidRPr="00005E6E">
          <w:t xml:space="preserve">change </w:t>
        </w:r>
      </w:ins>
      <w:r w:rsidR="00D80B42" w:rsidRPr="00005E6E">
        <w:t xml:space="preserve">under </w:t>
      </w:r>
      <w:r w:rsidR="0009770F" w:rsidRPr="00005E6E">
        <w:t xml:space="preserve">the lockdown, </w:t>
      </w:r>
      <w:r w:rsidR="00800197" w:rsidRPr="00005E6E">
        <w:t>and</w:t>
      </w:r>
      <w:r w:rsidR="00892146" w:rsidRPr="00005E6E">
        <w:t xml:space="preserve"> </w:t>
      </w:r>
      <w:r w:rsidR="00390EF5" w:rsidRPr="00005E6E">
        <w:t>contribute</w:t>
      </w:r>
      <w:r w:rsidR="007F4A83" w:rsidRPr="00005E6E">
        <w:t xml:space="preserve"> </w:t>
      </w:r>
      <w:r w:rsidR="00390EF5" w:rsidRPr="00005E6E">
        <w:t xml:space="preserve">to the </w:t>
      </w:r>
      <w:r w:rsidR="007F4A83" w:rsidRPr="00005E6E">
        <w:t xml:space="preserve">methodological development </w:t>
      </w:r>
      <w:r w:rsidR="001463CB" w:rsidRPr="00005E6E">
        <w:t xml:space="preserve">to </w:t>
      </w:r>
      <w:r w:rsidR="008A6BC0" w:rsidRPr="00005E6E">
        <w:t>characterise</w:t>
      </w:r>
      <w:r w:rsidR="001463CB" w:rsidRPr="00005E6E">
        <w:t xml:space="preserve"> </w:t>
      </w:r>
      <w:del w:id="1197" w:author="Won Do Lee" w:date="2023-01-13T00:13:00Z">
        <w:r w:rsidR="001463CB" w:rsidRPr="00005E6E" w:rsidDel="006A48DE">
          <w:delText>the</w:delText>
        </w:r>
        <w:r w:rsidR="00A277AD" w:rsidRPr="00005E6E" w:rsidDel="006A48DE">
          <w:delText xml:space="preserve"> evolution of mobility </w:delText>
        </w:r>
        <w:r w:rsidR="00772CDC" w:rsidRPr="00005E6E" w:rsidDel="006A48DE">
          <w:delText>levels</w:delText>
        </w:r>
      </w:del>
      <w:ins w:id="1198" w:author="Won Do Lee" w:date="2023-01-13T00:13:00Z">
        <w:r w:rsidR="006A48DE" w:rsidRPr="00005E6E">
          <w:t>trajectories of mobility</w:t>
        </w:r>
      </w:ins>
      <w:ins w:id="1199" w:author="Won Do Lee" w:date="2023-01-13T00:14:00Z">
        <w:r w:rsidR="006A48DE" w:rsidRPr="00005E6E">
          <w:t xml:space="preserve"> </w:t>
        </w:r>
      </w:ins>
      <w:del w:id="1200" w:author="Won Do Lee" w:date="2023-01-13T00:14:00Z">
        <w:r w:rsidR="009A0AA3" w:rsidRPr="00005E6E" w:rsidDel="006A48DE">
          <w:delText xml:space="preserve">. It is </w:delText>
        </w:r>
      </w:del>
      <w:del w:id="1201" w:author="Won Do Lee" w:date="2023-01-13T00:13:00Z">
        <w:r w:rsidR="005B3324" w:rsidRPr="00005E6E" w:rsidDel="006A48DE">
          <w:delText>explicitly linked to</w:delText>
        </w:r>
      </w:del>
      <w:ins w:id="1202" w:author="Won Do Lee" w:date="2023-01-13T00:13:00Z">
        <w:r w:rsidR="006A48DE" w:rsidRPr="00005E6E">
          <w:t>coping with</w:t>
        </w:r>
      </w:ins>
      <w:r w:rsidR="005B3324" w:rsidRPr="00005E6E">
        <w:t xml:space="preserve"> socioeconomic and demographic factors.</w:t>
      </w:r>
      <w:r w:rsidR="00565144" w:rsidRPr="00005E6E">
        <w:t xml:space="preserve"> </w:t>
      </w:r>
      <w:r w:rsidR="00EA65DE" w:rsidRPr="00005E6E">
        <w:t>The research was founded on the integration of novel</w:t>
      </w:r>
      <w:r w:rsidR="000C33B1" w:rsidRPr="00005E6E">
        <w:t xml:space="preserve"> </w:t>
      </w:r>
      <w:r w:rsidR="00322A3A" w:rsidRPr="00005E6E">
        <w:t>data a</w:t>
      </w:r>
      <w:r w:rsidR="000C33B1" w:rsidRPr="00005E6E">
        <w:t>nd data mining techniques</w:t>
      </w:r>
      <w:r w:rsidR="00322A3A" w:rsidRPr="00005E6E">
        <w:t xml:space="preserve">. In detail, </w:t>
      </w:r>
      <w:ins w:id="1203" w:author="Won Do Lee" w:date="2023-01-17T21:57:00Z">
        <w:r w:rsidR="000F3486" w:rsidRPr="00005E6E">
          <w:t xml:space="preserve">employing longitudinal </w:t>
        </w:r>
        <w:del w:id="1204" w:author="Won Do Lee [2]" w:date="2023-07-13T13:08:00Z">
          <w:r w:rsidR="000F3486" w:rsidRPr="00005E6E" w:rsidDel="00862E73">
            <w:delText>perspective  to</w:delText>
          </w:r>
        </w:del>
      </w:ins>
      <w:ins w:id="1205" w:author="Won Do Lee [2]" w:date="2023-07-13T13:08:00Z">
        <w:r w:rsidR="00862E73" w:rsidRPr="00005E6E">
          <w:t>perspective to</w:t>
        </w:r>
      </w:ins>
      <w:ins w:id="1206" w:author="Won Do Lee" w:date="2023-01-17T21:57:00Z">
        <w:r w:rsidR="000F3486" w:rsidRPr="00005E6E">
          <w:t xml:space="preserve"> explore </w:t>
        </w:r>
      </w:ins>
      <w:del w:id="1207" w:author="Won Do Lee" w:date="2023-01-17T21:57:00Z">
        <w:r w:rsidR="00322A3A" w:rsidRPr="00005E6E" w:rsidDel="000F3486">
          <w:delText>the monitoring of</w:delText>
        </w:r>
      </w:del>
      <w:ins w:id="1208" w:author="Won Do Lee" w:date="2023-01-17T21:57:00Z">
        <w:r w:rsidR="000F3486" w:rsidRPr="00005E6E">
          <w:t xml:space="preserve">changes in mobility by </w:t>
        </w:r>
      </w:ins>
      <w:del w:id="1209" w:author="Won Do Lee" w:date="2023-01-17T21:57:00Z">
        <w:r w:rsidR="00322A3A" w:rsidRPr="00005E6E" w:rsidDel="000F3486">
          <w:delText xml:space="preserve"> </w:delText>
        </w:r>
        <w:r w:rsidR="00D83D16" w:rsidRPr="00005E6E" w:rsidDel="000F3486">
          <w:delText xml:space="preserve">mobility </w:delText>
        </w:r>
        <w:r w:rsidR="00C618E8" w:rsidRPr="00005E6E" w:rsidDel="000F3486">
          <w:delText xml:space="preserve">levels </w:delText>
        </w:r>
        <w:r w:rsidR="00D83D16" w:rsidRPr="00005E6E" w:rsidDel="000F3486">
          <w:delText>chan</w:delText>
        </w:r>
        <w:r w:rsidR="00D905BF" w:rsidRPr="00005E6E" w:rsidDel="000F3486">
          <w:delText xml:space="preserve">ges </w:delText>
        </w:r>
      </w:del>
      <w:r w:rsidR="00D905BF" w:rsidRPr="00005E6E">
        <w:t xml:space="preserve">using </w:t>
      </w:r>
      <w:r w:rsidR="00322A3A" w:rsidRPr="00005E6E">
        <w:t xml:space="preserve">mobile phone data </w:t>
      </w:r>
      <w:r w:rsidR="00D905BF" w:rsidRPr="00005E6E">
        <w:t xml:space="preserve">spanning seven months. </w:t>
      </w:r>
      <w:ins w:id="1210" w:author="Won Do Lee" w:date="2023-01-17T21:57:00Z">
        <w:r w:rsidR="000F3486" w:rsidRPr="00005E6E">
          <w:t>And then,</w:t>
        </w:r>
      </w:ins>
      <w:ins w:id="1211" w:author="Won Do Lee" w:date="2023-01-17T21:58:00Z">
        <w:r w:rsidR="000F3486" w:rsidRPr="00005E6E">
          <w:t xml:space="preserve"> </w:t>
        </w:r>
      </w:ins>
      <w:r w:rsidR="00D905BF" w:rsidRPr="00005E6E">
        <w:t>Clus</w:t>
      </w:r>
      <w:r w:rsidR="009A0AA3" w:rsidRPr="00005E6E">
        <w:t>t</w:t>
      </w:r>
      <w:r w:rsidR="00D905BF" w:rsidRPr="00005E6E">
        <w:t xml:space="preserve">ering analysis and classification model </w:t>
      </w:r>
      <w:r w:rsidR="008A6110" w:rsidRPr="00005E6E">
        <w:t xml:space="preserve">were chosen </w:t>
      </w:r>
      <w:r w:rsidR="00571E75" w:rsidRPr="00005E6E">
        <w:t xml:space="preserve">to </w:t>
      </w:r>
      <w:r w:rsidR="00F447AF" w:rsidRPr="00005E6E">
        <w:t>collect</w:t>
      </w:r>
      <w:r w:rsidR="00EE1B45" w:rsidRPr="00005E6E">
        <w:t xml:space="preserve"> similar</w:t>
      </w:r>
      <w:r w:rsidR="00115CBD" w:rsidRPr="00005E6E">
        <w:t xml:space="preserve"> trajectories of mobility </w:t>
      </w:r>
      <w:del w:id="1212" w:author="Won Do Lee" w:date="2023-01-13T00:23:00Z">
        <w:r w:rsidR="00115CBD" w:rsidRPr="00005E6E" w:rsidDel="00FC3526">
          <w:delText>reduction</w:delText>
        </w:r>
        <w:r w:rsidR="00A17A6E" w:rsidRPr="00005E6E" w:rsidDel="00FC3526">
          <w:delText xml:space="preserve"> </w:delText>
        </w:r>
      </w:del>
      <w:r w:rsidR="00FA1221" w:rsidRPr="00005E6E">
        <w:t xml:space="preserve">and </w:t>
      </w:r>
      <w:r w:rsidR="00A17A6E" w:rsidRPr="00005E6E">
        <w:t xml:space="preserve">find the significant factors </w:t>
      </w:r>
      <w:r w:rsidR="003B7800" w:rsidRPr="00005E6E">
        <w:t>to predict the</w:t>
      </w:r>
      <w:r w:rsidR="00A17A6E" w:rsidRPr="00005E6E">
        <w:t xml:space="preserve"> </w:t>
      </w:r>
      <w:r w:rsidR="004F4BE4" w:rsidRPr="00005E6E">
        <w:t>clusters</w:t>
      </w:r>
      <w:r w:rsidR="00FA1221" w:rsidRPr="00005E6E">
        <w:t>,</w:t>
      </w:r>
      <w:r w:rsidR="003B7800" w:rsidRPr="00005E6E">
        <w:t xml:space="preserve"> </w:t>
      </w:r>
      <w:r w:rsidR="00FA1221" w:rsidRPr="00005E6E">
        <w:t xml:space="preserve">respectively. </w:t>
      </w:r>
      <w:r w:rsidR="00863A8E" w:rsidRPr="00005E6E">
        <w:t>Two main con</w:t>
      </w:r>
      <w:r w:rsidR="009A0AA3" w:rsidRPr="00005E6E">
        <w:t>c</w:t>
      </w:r>
      <w:r w:rsidR="00863A8E" w:rsidRPr="00005E6E">
        <w:t>lusions can be drawn</w:t>
      </w:r>
      <w:r w:rsidR="00662D7A" w:rsidRPr="00005E6E">
        <w:t>.</w:t>
      </w:r>
    </w:p>
    <w:p w14:paraId="45EBA298" w14:textId="2540C1B6" w:rsidR="003666FA" w:rsidRPr="00005E6E" w:rsidRDefault="00377348" w:rsidP="000F3486">
      <w:pPr>
        <w:spacing w:after="240"/>
      </w:pPr>
      <w:r w:rsidRPr="00005E6E">
        <w:t>First,</w:t>
      </w:r>
      <w:r w:rsidR="00FD7033" w:rsidRPr="00005E6E">
        <w:t xml:space="preserve"> </w:t>
      </w:r>
      <w:del w:id="1213" w:author="Won Do Lee" w:date="2023-01-13T00:23:00Z">
        <w:r w:rsidR="00F45915" w:rsidRPr="00005E6E" w:rsidDel="00FC3526">
          <w:delText xml:space="preserve">monitoring </w:delText>
        </w:r>
        <w:r w:rsidR="00B6367D" w:rsidRPr="00005E6E" w:rsidDel="00FC3526">
          <w:delText xml:space="preserve">how </w:delText>
        </w:r>
      </w:del>
      <w:r w:rsidR="00B6367D" w:rsidRPr="00005E6E">
        <w:t>people’</w:t>
      </w:r>
      <w:r w:rsidR="00152816" w:rsidRPr="00005E6E">
        <w:t>s everyday mobility has</w:t>
      </w:r>
      <w:r w:rsidR="00AB3005" w:rsidRPr="00005E6E">
        <w:t xml:space="preserve"> </w:t>
      </w:r>
      <w:ins w:id="1214" w:author="Won Do Lee" w:date="2023-01-13T00:23:00Z">
        <w:r w:rsidR="00FC3526" w:rsidRPr="00005E6E">
          <w:t xml:space="preserve">been </w:t>
        </w:r>
      </w:ins>
      <w:r w:rsidR="000408E3" w:rsidRPr="00005E6E">
        <w:t>changed</w:t>
      </w:r>
      <w:ins w:id="1215" w:author="Won Do Lee" w:date="2023-01-13T00:23:00Z">
        <w:r w:rsidR="00FC3526" w:rsidRPr="00005E6E">
          <w:t xml:space="preserve">, </w:t>
        </w:r>
      </w:ins>
      <w:del w:id="1216" w:author="Won Do Lee" w:date="2023-01-13T00:23:00Z">
        <w:r w:rsidR="000408E3" w:rsidRPr="00005E6E" w:rsidDel="00FC3526">
          <w:delText xml:space="preserve"> </w:delText>
        </w:r>
      </w:del>
      <w:ins w:id="1217" w:author="Won Do Lee" w:date="2023-01-13T00:23:00Z">
        <w:r w:rsidR="00FC3526" w:rsidRPr="00005E6E">
          <w:t xml:space="preserve">and it </w:t>
        </w:r>
      </w:ins>
      <w:del w:id="1218" w:author="Won Do Lee" w:date="2023-01-13T00:23:00Z">
        <w:r w:rsidR="00DB7238" w:rsidRPr="00005E6E" w:rsidDel="00FC3526">
          <w:delText xml:space="preserve">can </w:delText>
        </w:r>
      </w:del>
      <w:ins w:id="1219" w:author="Won Do Lee" w:date="2023-01-13T00:23:00Z">
        <w:r w:rsidR="00FC3526" w:rsidRPr="00005E6E">
          <w:t xml:space="preserve">could be the clear </w:t>
        </w:r>
      </w:ins>
      <w:ins w:id="1220" w:author="Won Do Lee" w:date="2023-01-13T00:24:00Z">
        <w:r w:rsidR="00FC3526" w:rsidRPr="00005E6E">
          <w:t xml:space="preserve">evidence </w:t>
        </w:r>
      </w:ins>
      <w:del w:id="1221" w:author="Won Do Lee" w:date="2023-01-13T00:23:00Z">
        <w:r w:rsidR="00DB7238" w:rsidRPr="00005E6E" w:rsidDel="00FC3526">
          <w:delText>be established as</w:delText>
        </w:r>
      </w:del>
      <w:del w:id="1222" w:author="Won Do Lee" w:date="2023-01-13T00:24:00Z">
        <w:r w:rsidR="00DB7238" w:rsidRPr="00005E6E" w:rsidDel="00FC3526">
          <w:delText xml:space="preserve"> the best measure </w:delText>
        </w:r>
      </w:del>
      <w:r w:rsidR="00DB7238" w:rsidRPr="00005E6E">
        <w:t xml:space="preserve">of the effectiveness of </w:t>
      </w:r>
      <w:r w:rsidR="00AB3005" w:rsidRPr="00005E6E">
        <w:t>government interventions</w:t>
      </w:r>
      <w:r w:rsidR="00152816" w:rsidRPr="00005E6E">
        <w:t xml:space="preserve"> in times of the pandemic</w:t>
      </w:r>
      <w:r w:rsidR="000A508C" w:rsidRPr="00005E6E">
        <w:t>.</w:t>
      </w:r>
      <w:r w:rsidR="00AB3005" w:rsidRPr="00005E6E">
        <w:t xml:space="preserve"> </w:t>
      </w:r>
      <w:r w:rsidR="00E21065" w:rsidRPr="00005E6E">
        <w:t>In England, m</w:t>
      </w:r>
      <w:r w:rsidR="00214F51" w:rsidRPr="00005E6E">
        <w:t xml:space="preserve">obility levels </w:t>
      </w:r>
      <w:r w:rsidR="00E21065" w:rsidRPr="00005E6E">
        <w:t>already fall</w:t>
      </w:r>
      <w:r w:rsidR="000A508C" w:rsidRPr="00005E6E">
        <w:t>ing</w:t>
      </w:r>
      <w:r w:rsidR="00E21065" w:rsidRPr="00005E6E">
        <w:t xml:space="preserve"> </w:t>
      </w:r>
      <w:r w:rsidR="002610DB" w:rsidRPr="00005E6E">
        <w:t xml:space="preserve">about </w:t>
      </w:r>
      <w:r w:rsidR="00E21065" w:rsidRPr="00005E6E">
        <w:t>50%</w:t>
      </w:r>
      <w:r w:rsidR="00E43E64" w:rsidRPr="00005E6E">
        <w:t xml:space="preserve"> compared to the pre-pandemic in the early stage of the pandemic</w:t>
      </w:r>
      <w:r w:rsidR="000A508C" w:rsidRPr="00005E6E">
        <w:t xml:space="preserve"> (</w:t>
      </w:r>
      <w:r w:rsidR="00BC66F1" w:rsidRPr="00005E6E">
        <w:t xml:space="preserve">i.e., </w:t>
      </w:r>
      <w:r w:rsidR="00152816" w:rsidRPr="00005E6E">
        <w:t xml:space="preserve">the </w:t>
      </w:r>
      <w:r w:rsidR="00A31A2B" w:rsidRPr="00005E6E">
        <w:t>first day of lockdown</w:t>
      </w:r>
      <w:r w:rsidR="00B72C0C" w:rsidRPr="00005E6E">
        <w:t>)</w:t>
      </w:r>
      <w:r w:rsidR="00E21065" w:rsidRPr="00005E6E">
        <w:t>.</w:t>
      </w:r>
      <w:r w:rsidR="00E43E64" w:rsidRPr="00005E6E">
        <w:t xml:space="preserve"> M</w:t>
      </w:r>
      <w:r w:rsidR="00E80707" w:rsidRPr="00005E6E">
        <w:t>obility levels continu</w:t>
      </w:r>
      <w:r w:rsidR="001F51DF" w:rsidRPr="00005E6E">
        <w:t xml:space="preserve">ously </w:t>
      </w:r>
      <w:r w:rsidR="00C1161B" w:rsidRPr="00005E6E">
        <w:t>declined</w:t>
      </w:r>
      <w:r w:rsidR="001F51DF" w:rsidRPr="00005E6E">
        <w:t xml:space="preserve"> </w:t>
      </w:r>
      <w:r w:rsidR="009A7F59" w:rsidRPr="00005E6E">
        <w:t>towards</w:t>
      </w:r>
      <w:r w:rsidR="00B72C0C" w:rsidRPr="00005E6E">
        <w:t xml:space="preserve"> </w:t>
      </w:r>
      <w:r w:rsidR="001F51DF" w:rsidRPr="00005E6E">
        <w:t>80%</w:t>
      </w:r>
      <w:r w:rsidR="007B14A8" w:rsidRPr="00005E6E">
        <w:t xml:space="preserve"> (</w:t>
      </w:r>
      <w:r w:rsidR="00BC66F1" w:rsidRPr="00005E6E">
        <w:t xml:space="preserve">i.e., </w:t>
      </w:r>
      <w:r w:rsidR="00E52103" w:rsidRPr="00005E6E">
        <w:t>7-day</w:t>
      </w:r>
      <w:r w:rsidR="00B72C0C" w:rsidRPr="00005E6E">
        <w:t xml:space="preserve"> on lockdown)</w:t>
      </w:r>
      <w:r w:rsidR="00214F51" w:rsidRPr="00005E6E">
        <w:t xml:space="preserve"> but </w:t>
      </w:r>
      <w:r w:rsidR="007B14A8" w:rsidRPr="00005E6E">
        <w:t>soon bounced back</w:t>
      </w:r>
      <w:r w:rsidR="000E3F9B" w:rsidRPr="00005E6E">
        <w:t xml:space="preserve"> </w:t>
      </w:r>
      <w:r w:rsidR="00E52103" w:rsidRPr="00005E6E">
        <w:t xml:space="preserve">up to </w:t>
      </w:r>
      <w:r w:rsidR="00193A69" w:rsidRPr="00005E6E">
        <w:t xml:space="preserve">50% </w:t>
      </w:r>
      <w:r w:rsidR="00BC53E3" w:rsidRPr="00005E6E">
        <w:t>over</w:t>
      </w:r>
      <w:r w:rsidR="00E43E64" w:rsidRPr="00005E6E">
        <w:t xml:space="preserve"> </w:t>
      </w:r>
      <w:r w:rsidR="00193A69" w:rsidRPr="00005E6E">
        <w:t xml:space="preserve">the </w:t>
      </w:r>
      <w:r w:rsidR="00BC53E3" w:rsidRPr="00005E6E">
        <w:t xml:space="preserve">course of the </w:t>
      </w:r>
      <w:r w:rsidR="00E43E64" w:rsidRPr="00005E6E">
        <w:t>national lockdown</w:t>
      </w:r>
      <w:r w:rsidR="00E21065" w:rsidRPr="00005E6E">
        <w:t xml:space="preserve">. </w:t>
      </w:r>
      <w:del w:id="1223" w:author="Won Do Lee" w:date="2023-01-13T00:24:00Z">
        <w:r w:rsidR="0062663A" w:rsidRPr="00005E6E" w:rsidDel="00FC3526">
          <w:delText>Lockdown easing</w:delText>
        </w:r>
      </w:del>
      <w:ins w:id="1224" w:author="Won Do Lee" w:date="2023-01-13T00:24:00Z">
        <w:r w:rsidR="00FC3526" w:rsidRPr="00005E6E">
          <w:t>Easing lockdown</w:t>
        </w:r>
      </w:ins>
      <w:r w:rsidR="0062663A" w:rsidRPr="00005E6E">
        <w:t xml:space="preserve"> </w:t>
      </w:r>
      <w:r w:rsidR="00FD1576" w:rsidRPr="00005E6E">
        <w:t xml:space="preserve">supported </w:t>
      </w:r>
      <w:r w:rsidR="0062663A" w:rsidRPr="00005E6E">
        <w:t>the m</w:t>
      </w:r>
      <w:r w:rsidR="007B14A8" w:rsidRPr="00005E6E">
        <w:t xml:space="preserve">obility </w:t>
      </w:r>
      <w:r w:rsidR="00761BC9" w:rsidRPr="00005E6E">
        <w:t>re</w:t>
      </w:r>
      <w:r w:rsidR="00D915B7" w:rsidRPr="00005E6E">
        <w:t>c</w:t>
      </w:r>
      <w:r w:rsidR="00761BC9" w:rsidRPr="00005E6E">
        <w:t>overy</w:t>
      </w:r>
      <w:r w:rsidR="00E52103" w:rsidRPr="00005E6E">
        <w:t xml:space="preserve"> so that </w:t>
      </w:r>
      <w:r w:rsidR="0062663A" w:rsidRPr="00005E6E">
        <w:t>mobility levels r</w:t>
      </w:r>
      <w:r w:rsidR="007268AB" w:rsidRPr="00005E6E">
        <w:t xml:space="preserve">eturned to normal </w:t>
      </w:r>
      <w:r w:rsidR="009B4C8D" w:rsidRPr="00005E6E">
        <w:t xml:space="preserve">in the </w:t>
      </w:r>
      <w:r w:rsidR="007268AB" w:rsidRPr="00005E6E">
        <w:t>post-lockdown period</w:t>
      </w:r>
      <w:r w:rsidR="00DD15D8" w:rsidRPr="00005E6E">
        <w:t xml:space="preserve">. </w:t>
      </w:r>
      <w:r w:rsidR="00987FE0" w:rsidRPr="00005E6E">
        <w:t xml:space="preserve">However, the trajectory of mobility reduction under the lockdown is not the same extent. </w:t>
      </w:r>
      <w:ins w:id="1225" w:author="Won Do Lee" w:date="2023-01-13T00:14:00Z">
        <w:r w:rsidR="006A48DE" w:rsidRPr="00005E6E">
          <w:t xml:space="preserve">Group heterogeneity in </w:t>
        </w:r>
      </w:ins>
      <w:del w:id="1226" w:author="Won Do Lee" w:date="2023-01-13T00:14:00Z">
        <w:r w:rsidR="00987FE0" w:rsidRPr="00005E6E" w:rsidDel="006A48DE">
          <w:delText xml:space="preserve">Heterogeneous </w:delText>
        </w:r>
        <w:r w:rsidR="001A0222" w:rsidRPr="00005E6E" w:rsidDel="006A48DE">
          <w:delText>evolution of change in mobility levels</w:delText>
        </w:r>
      </w:del>
      <w:ins w:id="1227" w:author="Won Do Lee" w:date="2023-01-13T00:14:00Z">
        <w:r w:rsidR="006A48DE" w:rsidRPr="00005E6E">
          <w:t>trajectories of mobility change</w:t>
        </w:r>
      </w:ins>
      <w:r w:rsidR="001A0222" w:rsidRPr="00005E6E">
        <w:t xml:space="preserve"> </w:t>
      </w:r>
      <w:r w:rsidR="00FD1576" w:rsidRPr="00005E6E">
        <w:t>w</w:t>
      </w:r>
      <w:r w:rsidR="001A0222" w:rsidRPr="00005E6E">
        <w:t>as</w:t>
      </w:r>
      <w:r w:rsidR="00FD1576" w:rsidRPr="00005E6E">
        <w:t xml:space="preserve"> </w:t>
      </w:r>
      <w:r w:rsidR="00987FE0" w:rsidRPr="00005E6E">
        <w:t xml:space="preserve">exhibited throughout time-series clustering analysis. </w:t>
      </w:r>
      <w:r w:rsidR="008B428D" w:rsidRPr="00005E6E">
        <w:t xml:space="preserve">It revealed differences in the recovery of mobility levels during the lockdown between generated clusters. </w:t>
      </w:r>
      <w:r w:rsidR="006D09D9" w:rsidRPr="00005E6E">
        <w:t>The finding tha</w:t>
      </w:r>
      <w:r w:rsidR="00A23DB7" w:rsidRPr="00005E6E">
        <w:t xml:space="preserve">t </w:t>
      </w:r>
      <w:r w:rsidR="002A6869" w:rsidRPr="00005E6E">
        <w:t xml:space="preserve">areas with </w:t>
      </w:r>
      <w:r w:rsidR="00A23DB7" w:rsidRPr="00005E6E">
        <w:t xml:space="preserve">the </w:t>
      </w:r>
      <w:r w:rsidR="00AD2FEE" w:rsidRPr="00005E6E">
        <w:t xml:space="preserve">greatest reduction in mobility </w:t>
      </w:r>
      <w:r w:rsidR="002A6869" w:rsidRPr="00005E6E">
        <w:t xml:space="preserve">levels </w:t>
      </w:r>
      <w:r w:rsidR="009A1066" w:rsidRPr="00005E6E">
        <w:t>before</w:t>
      </w:r>
      <w:r w:rsidR="00451B11" w:rsidRPr="00005E6E">
        <w:t xml:space="preserve"> the government-mandated lockdown</w:t>
      </w:r>
      <w:r w:rsidR="00140F88" w:rsidRPr="00005E6E">
        <w:t xml:space="preserve"> </w:t>
      </w:r>
      <w:r w:rsidR="00451B11" w:rsidRPr="00005E6E">
        <w:t xml:space="preserve">and marginal </w:t>
      </w:r>
      <w:r w:rsidR="00EE2AB3" w:rsidRPr="00005E6E">
        <w:t>recovery</w:t>
      </w:r>
      <w:r w:rsidR="00451B11" w:rsidRPr="00005E6E">
        <w:t xml:space="preserve"> </w:t>
      </w:r>
      <w:r w:rsidR="00BF2B22" w:rsidRPr="00005E6E">
        <w:t xml:space="preserve">during the lockdown have </w:t>
      </w:r>
      <w:r w:rsidR="00FD1576" w:rsidRPr="00005E6E">
        <w:t xml:space="preserve">been </w:t>
      </w:r>
      <w:r w:rsidR="00A23DB7" w:rsidRPr="00005E6E">
        <w:t xml:space="preserve">observed in </w:t>
      </w:r>
      <w:r w:rsidR="00EE2AB3" w:rsidRPr="00005E6E">
        <w:t xml:space="preserve">Inner London. </w:t>
      </w:r>
      <w:r w:rsidR="00D952E9" w:rsidRPr="00005E6E">
        <w:t xml:space="preserve">In contrast, areas with the </w:t>
      </w:r>
      <w:r w:rsidR="00EE2AB3" w:rsidRPr="00005E6E">
        <w:t xml:space="preserve">lowest </w:t>
      </w:r>
      <w:r w:rsidR="009A1066" w:rsidRPr="00005E6E">
        <w:t>reduction</w:t>
      </w:r>
      <w:r w:rsidR="00071258" w:rsidRPr="00005E6E">
        <w:t xml:space="preserve"> in mobility</w:t>
      </w:r>
      <w:r w:rsidR="00EE2AB3" w:rsidRPr="00005E6E">
        <w:t xml:space="preserve"> </w:t>
      </w:r>
      <w:r w:rsidR="009A1066" w:rsidRPr="00005E6E">
        <w:t xml:space="preserve">and </w:t>
      </w:r>
      <w:r w:rsidR="005B3D55" w:rsidRPr="00005E6E">
        <w:t xml:space="preserve">rapid </w:t>
      </w:r>
      <w:r w:rsidR="004F3415" w:rsidRPr="00005E6E">
        <w:t xml:space="preserve">mobility bound back </w:t>
      </w:r>
      <w:r w:rsidR="00D952E9" w:rsidRPr="00005E6E">
        <w:t xml:space="preserve">can be found </w:t>
      </w:r>
      <w:r w:rsidR="00937F6C" w:rsidRPr="00005E6E">
        <w:t>in North West</w:t>
      </w:r>
      <w:r w:rsidR="00A425EC" w:rsidRPr="00005E6E">
        <w:t xml:space="preserve">, </w:t>
      </w:r>
      <w:r w:rsidR="00937F6C" w:rsidRPr="00005E6E">
        <w:t>and Yorkshire and the Humber.</w:t>
      </w:r>
    </w:p>
    <w:p w14:paraId="651EDFD4" w14:textId="609BD33A" w:rsidR="00975F37" w:rsidRPr="00005E6E" w:rsidRDefault="00D279E8" w:rsidP="000F3486">
      <w:r w:rsidRPr="00005E6E">
        <w:t>Second,</w:t>
      </w:r>
      <w:r w:rsidR="009A05E6" w:rsidRPr="00005E6E">
        <w:t xml:space="preserve"> people</w:t>
      </w:r>
      <w:r w:rsidR="00DA0DEC" w:rsidRPr="00005E6E">
        <w:t>’s</w:t>
      </w:r>
      <w:r w:rsidR="009A05E6" w:rsidRPr="00005E6E">
        <w:t xml:space="preserve"> </w:t>
      </w:r>
      <w:r w:rsidR="00E245CF" w:rsidRPr="00005E6E">
        <w:t>mobility levels ha</w:t>
      </w:r>
      <w:r w:rsidR="00A425EC" w:rsidRPr="00005E6E">
        <w:t>ve</w:t>
      </w:r>
      <w:r w:rsidR="00E245CF" w:rsidRPr="00005E6E">
        <w:t xml:space="preserve"> been </w:t>
      </w:r>
      <w:r w:rsidR="00B63D12" w:rsidRPr="00005E6E">
        <w:t xml:space="preserve">influenced </w:t>
      </w:r>
      <w:r w:rsidR="001E780B" w:rsidRPr="00005E6E">
        <w:t>by</w:t>
      </w:r>
      <w:r w:rsidR="00DA0DEC" w:rsidRPr="00005E6E">
        <w:t xml:space="preserve"> </w:t>
      </w:r>
      <w:r w:rsidR="00E245CF" w:rsidRPr="00005E6E">
        <w:t>government interventions</w:t>
      </w:r>
      <w:r w:rsidR="009D3A14" w:rsidRPr="00005E6E">
        <w:t xml:space="preserve">, but </w:t>
      </w:r>
      <w:r w:rsidR="00BD618B" w:rsidRPr="00005E6E">
        <w:t>it</w:t>
      </w:r>
      <w:r w:rsidR="00A425EC" w:rsidRPr="00005E6E">
        <w:t xml:space="preserve"> was</w:t>
      </w:r>
      <w:r w:rsidR="00BD618B" w:rsidRPr="00005E6E">
        <w:t xml:space="preserve"> also </w:t>
      </w:r>
      <w:r w:rsidR="00D93DFF" w:rsidRPr="00005E6E">
        <w:t xml:space="preserve">coupling with </w:t>
      </w:r>
      <w:r w:rsidR="007D7BC6" w:rsidRPr="00005E6E">
        <w:t>t</w:t>
      </w:r>
      <w:r w:rsidR="009D3A14" w:rsidRPr="00005E6E">
        <w:t xml:space="preserve">he </w:t>
      </w:r>
      <w:r w:rsidR="00BD618B" w:rsidRPr="00005E6E">
        <w:t xml:space="preserve">individual </w:t>
      </w:r>
      <w:r w:rsidR="009D3A14" w:rsidRPr="00005E6E">
        <w:t xml:space="preserve">ability </w:t>
      </w:r>
      <w:r w:rsidR="00DA0DEC" w:rsidRPr="00005E6E">
        <w:t xml:space="preserve">to restrict everyday mobility </w:t>
      </w:r>
      <w:r w:rsidR="00DA0DEC" w:rsidRPr="00005E6E">
        <w:fldChar w:fldCharType="begin" w:fldLock="1"/>
      </w:r>
      <w:r w:rsidR="006240CF" w:rsidRPr="00005E6E">
        <w:instrText>ADDIN CSL_CITATION {"citationItems":[{"id":"ITEM-1","itemData":{"DOI":"10.1016/j.healthplace.2021.102563","ISSN":"13538292","abstract":"This study uses mobile phone data to examine how socioeconomic status was associated with the extent of mobility reduction during the spring 2020 lockdown in England in a manner that considers both potentially confounding effects and spatial dependency and heterogeneity. It shows that socioeconomic status as approximated through income and occupation was strongly correlated with the extent of mobility reduction. It also demonstrates that the specific nature of the association of socioeconomic status with mobility reduction varied markedly across England. Finally, the analysis suggests that the ability to restrict everyday mobility in response to a national lockdown is distributed in a spatially uneven manner, and may need to be considered a luxury or, failing that, a tactic of survival for specific social groups.","author":[{"dropping-particle":"Do","family":"Lee","given":"Won","non-dropping-particle":"","parse-names":false,"suffix":""},{"dropping-particle":"","family":"Qian","given":"Matthias","non-dropping-particle":"","parse-names":false,"suffix":""},{"dropping-particle":"","family":"Schwanen","given":"Tim","non-dropping-particle":"","parse-names":false,"suffix":""}],"container-title":"Health &amp; Place","id":"ITEM-1","issued":{"date-parts":[["2021","5"]]},"page":"102563","title":"The association between socioeconomic status and mobility reductions in the early stage of England's COVID-19 epidemic","type":"article-journal","volume":"69"},"uris":["http://www.mendeley.com/documents/?uuid=ddec5fb3-f665-4874-becc-7fd487be00d2"]}],"mendeley":{"formattedCitation":"(Lee et al., 2021)","plainTextFormattedCitation":"(Lee et al., 2021)","previouslyFormattedCitation":"(Lee et al., 2021)"},"properties":{"noteIndex":0},"schema":"https://github.com/citation-style-language/schema/raw/master/csl-citation.json"}</w:instrText>
      </w:r>
      <w:r w:rsidR="00DA0DEC" w:rsidRPr="00005E6E">
        <w:fldChar w:fldCharType="separate"/>
      </w:r>
      <w:r w:rsidR="00DA0DEC" w:rsidRPr="00005E6E">
        <w:t>(Lee et al., 2021)</w:t>
      </w:r>
      <w:r w:rsidR="00DA0DEC" w:rsidRPr="00005E6E">
        <w:fldChar w:fldCharType="end"/>
      </w:r>
      <w:r w:rsidR="00E94BB6" w:rsidRPr="00005E6E">
        <w:t>.</w:t>
      </w:r>
      <w:r w:rsidR="006240CF" w:rsidRPr="00005E6E">
        <w:t xml:space="preserve"> </w:t>
      </w:r>
      <w:r w:rsidR="00C347FD" w:rsidRPr="00005E6E">
        <w:t xml:space="preserve">Unsurprisingly, high-income workers </w:t>
      </w:r>
      <w:r w:rsidR="00A425EC" w:rsidRPr="00005E6E">
        <w:t>mainly were</w:t>
      </w:r>
      <w:r w:rsidR="00C347FD" w:rsidRPr="00005E6E">
        <w:t xml:space="preserve"> working from home</w:t>
      </w:r>
      <w:r w:rsidR="00E71460" w:rsidRPr="00005E6E">
        <w:t xml:space="preserve">, </w:t>
      </w:r>
      <w:r w:rsidR="00C347FD" w:rsidRPr="00005E6E">
        <w:t xml:space="preserve">and felt to </w:t>
      </w:r>
      <w:r w:rsidR="00A425EC" w:rsidRPr="00005E6E">
        <w:t>adapt successfully</w:t>
      </w:r>
      <w:r w:rsidR="00C347FD" w:rsidRPr="00005E6E">
        <w:t xml:space="preserve"> to </w:t>
      </w:r>
      <w:r w:rsidR="00A425EC" w:rsidRPr="00005E6E">
        <w:t xml:space="preserve">the </w:t>
      </w:r>
      <w:r w:rsidR="00755AF8" w:rsidRPr="00005E6E">
        <w:t xml:space="preserve">new normal </w:t>
      </w:r>
      <w:r w:rsidR="00755AF8" w:rsidRPr="00005E6E">
        <w:fldChar w:fldCharType="begin" w:fldLock="1"/>
      </w:r>
      <w:r w:rsidR="00D7459C" w:rsidRPr="00005E6E">
        <w:instrText>ADDIN CSL_CITATION {"citationItems":[{"id":"ITEM-1","itemData":{"URL":"https://www.ons.gov.uk/peoplepopulationandcommunity/healthandsocialcare/conditionsanddiseases/bulletins/coronavirusandcompliancewithgovernmentguidanceuk/april2021","accessed":{"date-parts":[["2021","2","2"]]},"author":[{"dropping-particle":"","family":"Office for National Statistics","given":"","non-dropping-particle":"","parse-names":false,"suffix":""}],"id":"ITEM-1","issue":"April","issued":{"date-parts":[["2021"]]},"page":"1-10","title":"Coronavirus and compliance with government guidance, UK : April 2021","type":"webpage"},"uris":["http://www.mendeley.com/documents/?uuid=b8f11ce9-065b-410e-bf0a-6fb3766b6e5a"]}],"mendeley":{"formattedCitation":"(Office for National Statistics, 2021)","plainTextFormattedCitation":"(Office for National Statistics, 2021)","previouslyFormattedCitation":"(Office for National Statistics, 2021)"},"properties":{"noteIndex":0},"schema":"https://github.com/citation-style-language/schema/raw/master/csl-citation.json"}</w:instrText>
      </w:r>
      <w:r w:rsidR="00755AF8" w:rsidRPr="00005E6E">
        <w:fldChar w:fldCharType="separate"/>
      </w:r>
      <w:r w:rsidR="00755AF8" w:rsidRPr="00005E6E">
        <w:t>(Office for National Statistics, 2021)</w:t>
      </w:r>
      <w:r w:rsidR="00755AF8" w:rsidRPr="00005E6E">
        <w:fldChar w:fldCharType="end"/>
      </w:r>
      <w:r w:rsidR="00BD618B" w:rsidRPr="00005E6E">
        <w:t xml:space="preserve">. </w:t>
      </w:r>
      <w:r w:rsidR="00A425EC" w:rsidRPr="00005E6E">
        <w:t>R</w:t>
      </w:r>
      <w:r w:rsidR="00F1480B" w:rsidRPr="00005E6E">
        <w:t xml:space="preserve">acial and ethnic </w:t>
      </w:r>
      <w:r w:rsidR="00D7459C" w:rsidRPr="00005E6E">
        <w:t>minorities and poor peopl</w:t>
      </w:r>
      <w:r w:rsidR="00A425EC" w:rsidRPr="00005E6E">
        <w:t>e lived in crowded conditions and generally worked</w:t>
      </w:r>
      <w:r w:rsidR="00D7459C" w:rsidRPr="00005E6E">
        <w:t xml:space="preserve"> in essential industries </w:t>
      </w:r>
      <w:r w:rsidR="00D7459C" w:rsidRPr="00005E6E">
        <w:fldChar w:fldCharType="begin" w:fldLock="1"/>
      </w:r>
      <w:r w:rsidR="0094301D" w:rsidRPr="00005E6E">
        <w:instrText>ADDIN CSL_CITATION {"citationItems":[{"id":"ITEM-1","itemData":{"DOI":"10.1080/24694452.2021.1904819","ISSN":"2469-4452","abstract":"The coronavirus disease 2019 (COVID-19) has exposed and, to some degree, exacerbated social inequity in the United States. This study reveals the correlation between demographic and socioeconomic variables and home-dwelling time records derived from large-scale mobile phone location tracking data at the U.S. census block group (CBG) level in the twelve most populated Metropolitan Statistical Areas (MSAs) and further investigates the contribution of these variables to the disparity in home-dwelling time that reflects the compliance with stay-at-home orders via machine learning approaches. We find statistically significant correlations between the increase in home-dwelling time ((Formula presented.)) and variables that describe economic status in all MSAs, which is further confirmed by the optimized random forest models, because median household income and percentage of high income are the two most important variables in predicting (Formula presented.) The partial dependence between median household income and (Formula presented.) reveals that the contribution of income to (Formula presented.) is place dependent, nonlinear, and different given varying income intervals. Our study reveals the luxury nature of stay-at-home orders with which lower income groups cannot afford to comply. Such disparity in responses under stay-at-home orders reflects the long-standing social inequity issues in the United States, potentially causing unequal exposure to COVID-19 that disproportionately affects vulnerable populations. We must confront systemic social inequity issues and call for a high-priority assessment of the long-term impact of COVID-19 on geographically and socially disadvantaged groups.","author":[{"dropping-particle":"","family":"Huang","given":"Xiao","non-dropping-particle":"","parse-names":false,"suffix":""},{"dropping-particle":"","family":"Lu","given":"Junyu","non-dropping-particle":"","parse-names":false,"suffix":""},{"dropping-particle":"","family":"Gao","given":"Song","non-dropping-particle":"","parse-names":false,"suffix":""},{"dropping-particle":"","family":"Wang","given":"Sicheng","non-dropping-particle":"","parse-names":false,"suffix":""},{"dropping-particle":"","family":"Liu","given":"Zhewei","non-dropping-particle":"","parse-names":false,"suffix":""},{"dropping-particle":"","family":"Wei","given":"Hanxue","non-dropping-particle":"","parse-names":false,"suffix":""}],"container-title":"Annals of the American Association of Geographers","id":"ITEM-1","issue":"0","issued":{"date-parts":[["2021","5","27"]]},"page":"1-20","publisher":"Routledge","title":"Staying at Home Is a Privilege: Evidence from Fine-Grained Mobile Phone Location Data in the United States during the COVID-19 Pandemic","type":"article-journal","volume":"0"},"uris":["http://www.mendeley.com/documents/?uuid=ef513c94-fc1a-47fc-8a63-53561bf5ccf6"]}],"mendeley":{"formattedCitation":"(Huang et al., 2021)","plainTextFormattedCitation":"(Huang et al., 2021)","previouslyFormattedCitation":"(Huang et al., 2021)"},"properties":{"noteIndex":0},"schema":"https://github.com/citation-style-language/schema/raw/master/csl-citation.json"}</w:instrText>
      </w:r>
      <w:r w:rsidR="00D7459C" w:rsidRPr="00005E6E">
        <w:fldChar w:fldCharType="separate"/>
      </w:r>
      <w:r w:rsidR="00D7459C" w:rsidRPr="00005E6E">
        <w:t>(Huang et al., 2021)</w:t>
      </w:r>
      <w:r w:rsidR="00D7459C" w:rsidRPr="00005E6E">
        <w:fldChar w:fldCharType="end"/>
      </w:r>
      <w:r w:rsidR="001E780B" w:rsidRPr="00005E6E">
        <w:t>.</w:t>
      </w:r>
      <w:r w:rsidR="0094301D" w:rsidRPr="00005E6E">
        <w:t xml:space="preserve"> </w:t>
      </w:r>
      <w:r w:rsidR="00BD618B" w:rsidRPr="00005E6E">
        <w:t>Additionally</w:t>
      </w:r>
      <w:r w:rsidR="0094301D" w:rsidRPr="00005E6E">
        <w:t xml:space="preserve">, Lou et al. </w:t>
      </w:r>
      <w:r w:rsidR="0094301D" w:rsidRPr="00005E6E">
        <w:fldChar w:fldCharType="begin" w:fldLock="1"/>
      </w:r>
      <w:r w:rsidR="00BD618B" w:rsidRPr="00005E6E">
        <w:instrText>ADDIN CSL_CITATION {"citationItems":[{"id":"ITEM-1","itemData":{"DOI":"10.1016/j.jtrangeo.2020.102894","ISSN":"09666923","abstract":"In response to the COVID-19 pandemic, a growing number of states, counties and cities in the United States issued mandatory stay-at-home orders as part of their efforts to slow down the spread of the virus. We argue that the consequences of this one-size-fits-all order will be differentially distributed among economic groups. In this paper, we examine social distance behavior changes for lower income populations. We conduct a comparative analysis of responses between lower-income and upper-income groups and assess their relative exposure to COVID-19 risks. Using a difference-in-difference-in-differences analysis of 3140 counties, we find social distance policy effect on the lower-income group is smaller than that of the upper-income group, by as much as 46% to 54%. Our explorations of the mechanisms behind the disparate effects suggest that for the work-related trips the stay-at-home orders do not significantly reduce low income work trips and this result is statistically significant. That is, the share of essential business defined by stay-at-home orders is significantly negatively correlated with income at county level. In the non-work-related trips, we find that both the lower-income and upper-income groups reduced visits to retail, recreation, grocery, and pharmacy visits after the stay-at-home order, with the upper-income group reducing trips more compared to lower-income group.","author":[{"dropping-particle":"","family":"Lou","given":"Jiehong","non-dropping-particle":"","parse-names":false,"suffix":""},{"dropping-particle":"","family":"Shen","given":"Xingchi","non-dropping-particle":"","parse-names":false,"suffix":""},{"dropping-particle":"","family":"Niemeier","given":"Deb","non-dropping-particle":"","parse-names":false,"suffix":""}],"container-title":"Journal of Transport Geography","id":"ITEM-1","issue":"October","issued":{"date-parts":[["2020","12"]]},"page":"102894","publisher":"Elsevier Ltd","title":"Are stay-at-home orders more difficult to follow for low-income groups?","type":"article-journal","volume":"89"},"suppress-author":1,"uris":["http://www.mendeley.com/documents/?uuid=9c6184e7-d21f-4e55-8a05-96937414d997"]}],"mendeley":{"formattedCitation":"(2020)","plainTextFormattedCitation":"(2020)","previouslyFormattedCitation":"(2020)"},"properties":{"noteIndex":0},"schema":"https://github.com/citation-style-language/schema/raw/master/csl-citation.json"}</w:instrText>
      </w:r>
      <w:r w:rsidR="0094301D" w:rsidRPr="00005E6E">
        <w:fldChar w:fldCharType="separate"/>
      </w:r>
      <w:r w:rsidR="0094301D" w:rsidRPr="00005E6E">
        <w:t>(2020)</w:t>
      </w:r>
      <w:r w:rsidR="0094301D" w:rsidRPr="00005E6E">
        <w:fldChar w:fldCharType="end"/>
      </w:r>
      <w:r w:rsidR="0094301D" w:rsidRPr="00005E6E">
        <w:t xml:space="preserve"> </w:t>
      </w:r>
      <w:r w:rsidR="005A6495" w:rsidRPr="00005E6E">
        <w:t xml:space="preserve">found </w:t>
      </w:r>
      <w:r w:rsidR="00A425EC" w:rsidRPr="00005E6E">
        <w:t xml:space="preserve">that </w:t>
      </w:r>
      <w:r w:rsidR="005A6495" w:rsidRPr="00005E6E">
        <w:t>stay-at-home orders d</w:t>
      </w:r>
      <w:r w:rsidR="00A425EC" w:rsidRPr="00005E6E">
        <w:t>id</w:t>
      </w:r>
      <w:r w:rsidR="005A6495" w:rsidRPr="00005E6E">
        <w:t xml:space="preserve"> not significantly reduce low-income work trips.</w:t>
      </w:r>
      <w:r w:rsidR="00BD618B" w:rsidRPr="00005E6E">
        <w:t xml:space="preserve"> </w:t>
      </w:r>
      <w:r w:rsidR="001134EC" w:rsidRPr="00005E6E">
        <w:t xml:space="preserve">Thus, it is vital to demonstrate the effects of socioeconomic and demographic factors </w:t>
      </w:r>
      <w:r w:rsidR="00A425EC" w:rsidRPr="00005E6E">
        <w:t xml:space="preserve">to predict the patterns of </w:t>
      </w:r>
      <w:del w:id="1228" w:author="Won Do Lee" w:date="2023-01-13T00:14:00Z">
        <w:r w:rsidR="00A425EC" w:rsidRPr="00005E6E" w:rsidDel="006A48DE">
          <w:delText>evolution of mobility levels</w:delText>
        </w:r>
      </w:del>
      <w:ins w:id="1229" w:author="Won Do Lee" w:date="2023-01-13T00:16:00Z">
        <w:r w:rsidR="003C0780" w:rsidRPr="00005E6E">
          <w:t xml:space="preserve">temporal evolution of mobility level </w:t>
        </w:r>
      </w:ins>
      <w:del w:id="1230" w:author="Won Do Lee" w:date="2023-01-13T00:16:00Z">
        <w:r w:rsidR="00E71460" w:rsidRPr="00005E6E" w:rsidDel="003C0780">
          <w:delText xml:space="preserve"> </w:delText>
        </w:r>
      </w:del>
      <w:r w:rsidR="00E71460" w:rsidRPr="00005E6E">
        <w:t xml:space="preserve">in </w:t>
      </w:r>
      <w:del w:id="1231" w:author="Won Do Lee" w:date="2023-01-13T00:16:00Z">
        <w:r w:rsidR="00E71460" w:rsidRPr="00005E6E" w:rsidDel="003C0780">
          <w:delText xml:space="preserve">a </w:delText>
        </w:r>
      </w:del>
      <w:r w:rsidR="00E71460" w:rsidRPr="00005E6E">
        <w:t>pandemic</w:t>
      </w:r>
      <w:ins w:id="1232" w:author="Won Do Lee" w:date="2023-01-13T00:16:00Z">
        <w:r w:rsidR="003C0780" w:rsidRPr="00005E6E">
          <w:t xml:space="preserve"> times</w:t>
        </w:r>
      </w:ins>
      <w:r w:rsidR="00652005" w:rsidRPr="00005E6E">
        <w:t xml:space="preserve">. </w:t>
      </w:r>
      <w:r w:rsidR="00140DEF" w:rsidRPr="00005E6E">
        <w:t xml:space="preserve">Our classification model, MLR LASSO, </w:t>
      </w:r>
      <w:r w:rsidR="00D205AA" w:rsidRPr="00005E6E">
        <w:t>ha</w:t>
      </w:r>
      <w:r w:rsidR="00F257F7" w:rsidRPr="00005E6E">
        <w:t>s examined the significant factors and assessed the importance</w:t>
      </w:r>
      <w:r w:rsidR="003E2903" w:rsidRPr="00005E6E">
        <w:t xml:space="preserve"> </w:t>
      </w:r>
      <w:r w:rsidR="00F257F7" w:rsidRPr="00005E6E">
        <w:t xml:space="preserve">of selected features </w:t>
      </w:r>
      <w:r w:rsidR="007C3C33" w:rsidRPr="00005E6E">
        <w:t>between clusters.</w:t>
      </w:r>
      <w:r w:rsidR="00173E83" w:rsidRPr="00005E6E">
        <w:t xml:space="preserve"> </w:t>
      </w:r>
      <w:r w:rsidR="00813D7F" w:rsidRPr="00005E6E">
        <w:t xml:space="preserve">As a result, </w:t>
      </w:r>
      <w:r w:rsidR="00173E83" w:rsidRPr="00005E6E">
        <w:t>i</w:t>
      </w:r>
      <w:r w:rsidR="005C40A6" w:rsidRPr="00005E6E">
        <w:t xml:space="preserve">ncome, </w:t>
      </w:r>
      <w:r w:rsidR="00D450D0" w:rsidRPr="00005E6E">
        <w:t>employment</w:t>
      </w:r>
      <w:r w:rsidR="005C40A6" w:rsidRPr="00005E6E">
        <w:t xml:space="preserve"> and accessibility </w:t>
      </w:r>
      <w:r w:rsidR="00F257F7" w:rsidRPr="00005E6E">
        <w:t>are</w:t>
      </w:r>
      <w:r w:rsidR="005C40A6" w:rsidRPr="00005E6E">
        <w:t xml:space="preserve"> </w:t>
      </w:r>
      <w:r w:rsidR="00150FA4" w:rsidRPr="00005E6E">
        <w:t xml:space="preserve">quantified as the </w:t>
      </w:r>
      <w:r w:rsidR="00443B68" w:rsidRPr="00005E6E">
        <w:t xml:space="preserve">most effective </w:t>
      </w:r>
      <w:r w:rsidR="00173E83" w:rsidRPr="00005E6E">
        <w:t>domain</w:t>
      </w:r>
      <w:r w:rsidR="00443B68" w:rsidRPr="00005E6E">
        <w:t xml:space="preserve">s. </w:t>
      </w:r>
      <w:r w:rsidR="00F257F7" w:rsidRPr="00005E6E">
        <w:t>Subsequently, housing type, perceived risk of COVID-19</w:t>
      </w:r>
      <w:r w:rsidR="004F09E1" w:rsidRPr="00005E6E">
        <w:t xml:space="preserve"> (before the lockdown)</w:t>
      </w:r>
      <w:r w:rsidR="00F257F7" w:rsidRPr="00005E6E">
        <w:t xml:space="preserve">, and BAME (Black, Asian and minority ethnic) </w:t>
      </w:r>
      <w:r w:rsidR="00C60E3D" w:rsidRPr="00005E6E">
        <w:t>vari</w:t>
      </w:r>
      <w:r w:rsidR="003F19CE" w:rsidRPr="00005E6E">
        <w:t>a</w:t>
      </w:r>
      <w:r w:rsidR="00C60E3D" w:rsidRPr="00005E6E">
        <w:t>bles</w:t>
      </w:r>
      <w:r w:rsidR="00F257F7" w:rsidRPr="00005E6E">
        <w:t xml:space="preserve"> were also </w:t>
      </w:r>
      <w:commentRangeStart w:id="1233"/>
      <w:r w:rsidR="00F257F7" w:rsidRPr="00005E6E">
        <w:t>selected</w:t>
      </w:r>
      <w:commentRangeEnd w:id="1233"/>
      <w:r w:rsidR="00005E6E" w:rsidRPr="00005E6E">
        <w:rPr>
          <w:rStyle w:val="CommentReference"/>
        </w:rPr>
        <w:commentReference w:id="1233"/>
      </w:r>
      <w:r w:rsidR="0094301D" w:rsidRPr="00005E6E">
        <w:t xml:space="preserve">. </w:t>
      </w:r>
    </w:p>
    <w:p w14:paraId="11753FB7" w14:textId="270741B0" w:rsidR="00975F37" w:rsidRPr="00005E6E" w:rsidRDefault="00975F37" w:rsidP="000F3486">
      <w:pPr>
        <w:widowControl/>
        <w:wordWrap/>
        <w:autoSpaceDE/>
        <w:autoSpaceDN/>
      </w:pPr>
      <w:r w:rsidRPr="00005E6E">
        <w:br w:type="page"/>
      </w:r>
    </w:p>
    <w:p w14:paraId="682A0B8E" w14:textId="48C2F513" w:rsidR="00476210" w:rsidRPr="00005E6E" w:rsidRDefault="00476210" w:rsidP="000F3486">
      <w:pPr>
        <w:pStyle w:val="Heading1"/>
      </w:pPr>
      <w:r w:rsidRPr="00005E6E">
        <w:lastRenderedPageBreak/>
        <w:t>Availability of data and materials</w:t>
      </w:r>
    </w:p>
    <w:p w14:paraId="300A3329" w14:textId="1F5A1121" w:rsidR="00476210" w:rsidRPr="00005E6E" w:rsidRDefault="00476210" w:rsidP="000F3486">
      <w:r w:rsidRPr="00005E6E">
        <w:t xml:space="preserve">All source R code and data necessary for the replication of our results and figures </w:t>
      </w:r>
      <w:r w:rsidR="001B48EC" w:rsidRPr="00005E6E">
        <w:t>are</w:t>
      </w:r>
      <w:r w:rsidRPr="00005E6E">
        <w:t xml:space="preserve"> available at </w:t>
      </w:r>
      <w:hyperlink r:id="rId23" w:history="1">
        <w:r w:rsidR="00DD08F7" w:rsidRPr="00005E6E">
          <w:rPr>
            <w:rStyle w:val="Hyperlink"/>
          </w:rPr>
          <w:t>https://github.com/wondolee/covid19-eng-lockdown</w:t>
        </w:r>
      </w:hyperlink>
      <w:r w:rsidR="00D73597" w:rsidRPr="00005E6E">
        <w:t>.</w:t>
      </w:r>
      <w:r w:rsidR="00DD08F7" w:rsidRPr="00005E6E">
        <w:t xml:space="preserve"> </w:t>
      </w:r>
    </w:p>
    <w:p w14:paraId="4D2C40EC" w14:textId="77777777" w:rsidR="00476210" w:rsidRPr="00005E6E" w:rsidRDefault="00476210" w:rsidP="000F3486"/>
    <w:p w14:paraId="0ACEE420" w14:textId="49E0B929" w:rsidR="00476210" w:rsidRPr="00005E6E" w:rsidRDefault="00476210" w:rsidP="000F3486">
      <w:pPr>
        <w:pStyle w:val="Heading1"/>
        <w:ind w:left="360" w:hanging="360"/>
      </w:pPr>
      <w:r w:rsidRPr="00005E6E">
        <w:t>Credit authorship contribution statement</w:t>
      </w:r>
    </w:p>
    <w:p w14:paraId="3E12586C" w14:textId="77777777" w:rsidR="00476210" w:rsidRPr="00005E6E" w:rsidRDefault="00476210" w:rsidP="000F3486">
      <w:r w:rsidRPr="00005E6E">
        <w:t>Won Do Lee: Conceptualisation, Data Curation, Methodology, Formal analysis, Writing-Original draft preparation. Matthias Qian: Data Curation, Writing-Reviewing and Editing. Tim Schwanen: Conceptualisation, Writing-Original draft preparation, Supervision, Writing-Reviewing and Editing.</w:t>
      </w:r>
    </w:p>
    <w:p w14:paraId="60D6F4EF" w14:textId="77777777" w:rsidR="00476210" w:rsidRPr="00005E6E" w:rsidRDefault="00476210" w:rsidP="000F3486"/>
    <w:p w14:paraId="317F5C87" w14:textId="77777777" w:rsidR="00476210" w:rsidRPr="00005E6E" w:rsidRDefault="00476210" w:rsidP="000F3486">
      <w:pPr>
        <w:pStyle w:val="Heading1"/>
        <w:ind w:left="360" w:hanging="360"/>
      </w:pPr>
      <w:r w:rsidRPr="00005E6E">
        <w:t>Declaration of competing interest</w:t>
      </w:r>
    </w:p>
    <w:p w14:paraId="7E0D6980" w14:textId="77777777" w:rsidR="00476210" w:rsidRPr="00005E6E" w:rsidRDefault="00476210" w:rsidP="000F3486">
      <w:r w:rsidRPr="00005E6E">
        <w:t>The authors declare that they have no known competing financial interests or personal relationships that could have appeared to influence the work reported in this paper.</w:t>
      </w:r>
    </w:p>
    <w:p w14:paraId="6395581F" w14:textId="77777777" w:rsidR="00476210" w:rsidRPr="00005E6E" w:rsidRDefault="00476210" w:rsidP="000F3486"/>
    <w:p w14:paraId="73628A94" w14:textId="77777777" w:rsidR="00476210" w:rsidRPr="00005E6E" w:rsidRDefault="00476210" w:rsidP="000F3486">
      <w:pPr>
        <w:pStyle w:val="Heading1"/>
        <w:ind w:left="360" w:hanging="360"/>
      </w:pPr>
      <w:r w:rsidRPr="00005E6E">
        <w:t>Acknowledgement</w:t>
      </w:r>
    </w:p>
    <w:p w14:paraId="266B507F" w14:textId="143FD60D" w:rsidR="00476210" w:rsidRPr="00005E6E" w:rsidRDefault="00476210" w:rsidP="000F3486">
      <w:r w:rsidRPr="00005E6E">
        <w:t>This research did not receive any specific grant from funding agencies in the public, commercial, or not-for-profit sectors.</w:t>
      </w:r>
    </w:p>
    <w:p w14:paraId="7DFBCE02" w14:textId="77777777" w:rsidR="00476210" w:rsidRPr="00005E6E" w:rsidRDefault="00476210" w:rsidP="000F3486"/>
    <w:p w14:paraId="09BA34B7" w14:textId="76FE7CCE" w:rsidR="00947126" w:rsidRPr="00005E6E" w:rsidRDefault="00475E7D" w:rsidP="000F3486">
      <w:pPr>
        <w:pStyle w:val="Heading1"/>
      </w:pPr>
      <w:r w:rsidRPr="00005E6E">
        <w:t>References</w:t>
      </w:r>
    </w:p>
    <w:p w14:paraId="3B21247E" w14:textId="072F7C11" w:rsidR="00751A98" w:rsidRPr="00005E6E" w:rsidRDefault="00947126" w:rsidP="000F3486">
      <w:pPr>
        <w:adjustRightInd w:val="0"/>
        <w:ind w:left="480" w:hanging="480"/>
        <w:rPr>
          <w:szCs w:val="24"/>
        </w:rPr>
      </w:pPr>
      <w:r w:rsidRPr="00005E6E">
        <w:fldChar w:fldCharType="begin" w:fldLock="1"/>
      </w:r>
      <w:r w:rsidRPr="00005E6E">
        <w:instrText xml:space="preserve">ADDIN Mendeley Bibliography CSL_BIBLIOGRAPHY </w:instrText>
      </w:r>
      <w:r w:rsidRPr="00005E6E">
        <w:fldChar w:fldCharType="separate"/>
      </w:r>
      <w:r w:rsidR="00751A98" w:rsidRPr="00005E6E">
        <w:rPr>
          <w:szCs w:val="24"/>
        </w:rPr>
        <w:t xml:space="preserve">Abdel Majeed, Y., Awadalla, S. S., &amp; Patton, J. L. (2018). Regression techniques employing feature selection to predict clinical outcomes in stroke. </w:t>
      </w:r>
      <w:r w:rsidR="00751A98" w:rsidRPr="00005E6E">
        <w:rPr>
          <w:i/>
          <w:iCs/>
          <w:szCs w:val="24"/>
        </w:rPr>
        <w:t>PLOS ONE</w:t>
      </w:r>
      <w:r w:rsidR="00751A98" w:rsidRPr="00005E6E">
        <w:rPr>
          <w:szCs w:val="24"/>
        </w:rPr>
        <w:t xml:space="preserve">, </w:t>
      </w:r>
      <w:r w:rsidR="00751A98" w:rsidRPr="00005E6E">
        <w:rPr>
          <w:i/>
          <w:iCs/>
          <w:szCs w:val="24"/>
        </w:rPr>
        <w:t>13</w:t>
      </w:r>
      <w:r w:rsidR="00751A98" w:rsidRPr="00005E6E">
        <w:rPr>
          <w:szCs w:val="24"/>
        </w:rPr>
        <w:t>(10), e0205639. https://doi.org/10.1371/journal.pone.0205639</w:t>
      </w:r>
    </w:p>
    <w:p w14:paraId="0181B996" w14:textId="77777777" w:rsidR="00751A98" w:rsidRPr="00005E6E" w:rsidRDefault="00751A98" w:rsidP="000F3486">
      <w:pPr>
        <w:adjustRightInd w:val="0"/>
        <w:ind w:left="480" w:hanging="480"/>
        <w:rPr>
          <w:szCs w:val="24"/>
        </w:rPr>
      </w:pPr>
      <w:r w:rsidRPr="00005E6E">
        <w:rPr>
          <w:szCs w:val="24"/>
        </w:rPr>
        <w:t xml:space="preserve">Aghabozorgi, S., Seyed Shirkhorshidi, A., &amp; Ying Wah, T. (2015). Time-series clustering – A decade review. </w:t>
      </w:r>
      <w:r w:rsidRPr="00005E6E">
        <w:rPr>
          <w:i/>
          <w:iCs/>
          <w:szCs w:val="24"/>
        </w:rPr>
        <w:t>Information Systems</w:t>
      </w:r>
      <w:r w:rsidRPr="00005E6E">
        <w:rPr>
          <w:szCs w:val="24"/>
        </w:rPr>
        <w:t xml:space="preserve">, </w:t>
      </w:r>
      <w:r w:rsidRPr="00005E6E">
        <w:rPr>
          <w:i/>
          <w:iCs/>
          <w:szCs w:val="24"/>
        </w:rPr>
        <w:t>53</w:t>
      </w:r>
      <w:r w:rsidRPr="00005E6E">
        <w:rPr>
          <w:szCs w:val="24"/>
        </w:rPr>
        <w:t>, 16–38. https://doi.org/10.1016/j.is.2015.04.007</w:t>
      </w:r>
    </w:p>
    <w:p w14:paraId="68B971BA" w14:textId="77777777" w:rsidR="00751A98" w:rsidRPr="00005E6E" w:rsidRDefault="00751A98" w:rsidP="000F3486">
      <w:pPr>
        <w:adjustRightInd w:val="0"/>
        <w:ind w:left="480" w:hanging="480"/>
        <w:rPr>
          <w:szCs w:val="24"/>
        </w:rPr>
      </w:pPr>
      <w:r w:rsidRPr="00005E6E">
        <w:rPr>
          <w:szCs w:val="24"/>
        </w:rPr>
        <w:t xml:space="preserve">Apple Inc. (2020). </w:t>
      </w:r>
      <w:r w:rsidRPr="00005E6E">
        <w:rPr>
          <w:i/>
          <w:iCs/>
          <w:szCs w:val="24"/>
        </w:rPr>
        <w:t>Apple COVID-19 Mobility Trends Reports</w:t>
      </w:r>
      <w:r w:rsidRPr="00005E6E">
        <w:rPr>
          <w:szCs w:val="24"/>
        </w:rPr>
        <w:t>. https://www.apple.com/covid19/mobility</w:t>
      </w:r>
    </w:p>
    <w:p w14:paraId="2D4CDC4B" w14:textId="77777777" w:rsidR="00751A98" w:rsidRPr="00005E6E" w:rsidRDefault="00751A98" w:rsidP="000F3486">
      <w:pPr>
        <w:adjustRightInd w:val="0"/>
        <w:ind w:left="480" w:hanging="480"/>
        <w:rPr>
          <w:szCs w:val="24"/>
        </w:rPr>
      </w:pPr>
      <w:r w:rsidRPr="00005E6E">
        <w:rPr>
          <w:szCs w:val="24"/>
        </w:rPr>
        <w:t xml:space="preserve">Arbelaitz, O., Gurrutxaga, I., Muguerza, J., Pérez, J. M., &amp; Perona, I. (2013). An extensive comparative study of cluster validity indices. </w:t>
      </w:r>
      <w:r w:rsidRPr="00005E6E">
        <w:rPr>
          <w:i/>
          <w:iCs/>
          <w:szCs w:val="24"/>
        </w:rPr>
        <w:t>Pattern Recognition</w:t>
      </w:r>
      <w:r w:rsidRPr="00005E6E">
        <w:rPr>
          <w:szCs w:val="24"/>
        </w:rPr>
        <w:t xml:space="preserve">, </w:t>
      </w:r>
      <w:r w:rsidRPr="00005E6E">
        <w:rPr>
          <w:i/>
          <w:iCs/>
          <w:szCs w:val="24"/>
        </w:rPr>
        <w:t>46</w:t>
      </w:r>
      <w:r w:rsidRPr="00005E6E">
        <w:rPr>
          <w:szCs w:val="24"/>
        </w:rPr>
        <w:t>(1), 243–256. https://doi.org/10.1016/j.patcog.2012.07.021</w:t>
      </w:r>
    </w:p>
    <w:p w14:paraId="78ABE184" w14:textId="77777777" w:rsidR="00751A98" w:rsidRPr="00005E6E" w:rsidRDefault="00751A98" w:rsidP="000F3486">
      <w:pPr>
        <w:adjustRightInd w:val="0"/>
        <w:ind w:left="480" w:hanging="480"/>
        <w:rPr>
          <w:szCs w:val="24"/>
        </w:rPr>
      </w:pPr>
      <w:r w:rsidRPr="00005E6E">
        <w:rPr>
          <w:szCs w:val="24"/>
        </w:rPr>
        <w:t xml:space="preserve">Barbieri, D. M., Lou, B., Passavanti, M., Hui, C., Hoff, I., Lessa, D. A., Sikka, G., Chang, K., Gupta, A., Fang, K., Banerjee, A., Maharaj, B., Lam, L., Ghasemi, N., Naik, B., Wang, F., Foroutan Mirhosseini, A., Naseri, S., Liu, Z., … Rashidi, T. H. (2021). Impact of COVID-19 pandemic on mobility in ten countries and associated perceived risk for all transport modes. </w:t>
      </w:r>
      <w:r w:rsidRPr="00005E6E">
        <w:rPr>
          <w:i/>
          <w:iCs/>
          <w:szCs w:val="24"/>
        </w:rPr>
        <w:t>PLOS ONE</w:t>
      </w:r>
      <w:r w:rsidRPr="00005E6E">
        <w:rPr>
          <w:szCs w:val="24"/>
        </w:rPr>
        <w:t xml:space="preserve">, </w:t>
      </w:r>
      <w:r w:rsidRPr="00005E6E">
        <w:rPr>
          <w:i/>
          <w:iCs/>
          <w:szCs w:val="24"/>
        </w:rPr>
        <w:t>16</w:t>
      </w:r>
      <w:r w:rsidRPr="00005E6E">
        <w:rPr>
          <w:szCs w:val="24"/>
        </w:rPr>
        <w:t>(2), e0245886. https://doi.org/10.1371/journal.pone.0245886</w:t>
      </w:r>
    </w:p>
    <w:p w14:paraId="74F76E99" w14:textId="77777777" w:rsidR="00751A98" w:rsidRPr="00005E6E" w:rsidRDefault="00751A98" w:rsidP="000F3486">
      <w:pPr>
        <w:adjustRightInd w:val="0"/>
        <w:ind w:left="480" w:hanging="480"/>
        <w:rPr>
          <w:szCs w:val="24"/>
        </w:rPr>
      </w:pPr>
      <w:r w:rsidRPr="00005E6E">
        <w:rPr>
          <w:szCs w:val="24"/>
        </w:rPr>
        <w:t xml:space="preserve">Beck, M. J., &amp; Hensher, D. A. (2020). Insights into the impact of COVID-19 on household travel and activities in Australia – The early days of easing restrictions. </w:t>
      </w:r>
      <w:r w:rsidRPr="00005E6E">
        <w:rPr>
          <w:i/>
          <w:iCs/>
          <w:szCs w:val="24"/>
        </w:rPr>
        <w:t>Transport Policy</w:t>
      </w:r>
      <w:r w:rsidRPr="00005E6E">
        <w:rPr>
          <w:szCs w:val="24"/>
        </w:rPr>
        <w:t xml:space="preserve">, </w:t>
      </w:r>
      <w:r w:rsidRPr="00005E6E">
        <w:rPr>
          <w:i/>
          <w:iCs/>
          <w:szCs w:val="24"/>
        </w:rPr>
        <w:t>99</w:t>
      </w:r>
      <w:r w:rsidRPr="00005E6E">
        <w:rPr>
          <w:szCs w:val="24"/>
        </w:rPr>
        <w:t>(July), 95–119. https://doi.org/10.1016/j.tranpol.2020.08.004</w:t>
      </w:r>
    </w:p>
    <w:p w14:paraId="535AE847" w14:textId="77777777" w:rsidR="00751A98" w:rsidRPr="00005E6E" w:rsidRDefault="00751A98" w:rsidP="000F3486">
      <w:pPr>
        <w:adjustRightInd w:val="0"/>
        <w:ind w:left="480" w:hanging="480"/>
        <w:rPr>
          <w:szCs w:val="24"/>
        </w:rPr>
      </w:pPr>
      <w:r w:rsidRPr="00005E6E">
        <w:rPr>
          <w:szCs w:val="24"/>
        </w:rPr>
        <w:t xml:space="preserve">Beria, P., &amp; Lunkar, V. (2021). Presence and mobility of the population during the first wave of Covid-19 outbreak and lockdown in Italy. </w:t>
      </w:r>
      <w:r w:rsidRPr="00005E6E">
        <w:rPr>
          <w:i/>
          <w:iCs/>
          <w:szCs w:val="24"/>
        </w:rPr>
        <w:t>Sustainable Cities and Society</w:t>
      </w:r>
      <w:r w:rsidRPr="00005E6E">
        <w:rPr>
          <w:szCs w:val="24"/>
        </w:rPr>
        <w:t xml:space="preserve">, </w:t>
      </w:r>
      <w:r w:rsidRPr="00005E6E">
        <w:rPr>
          <w:i/>
          <w:iCs/>
          <w:szCs w:val="24"/>
        </w:rPr>
        <w:t>65</w:t>
      </w:r>
      <w:r w:rsidRPr="00005E6E">
        <w:rPr>
          <w:szCs w:val="24"/>
        </w:rPr>
        <w:t>, 102616. https://doi.org/10.1016/j.scs.2020.102616</w:t>
      </w:r>
    </w:p>
    <w:p w14:paraId="618DE001" w14:textId="77777777" w:rsidR="00751A98" w:rsidRPr="00005E6E" w:rsidRDefault="00751A98" w:rsidP="000F3486">
      <w:pPr>
        <w:adjustRightInd w:val="0"/>
        <w:ind w:left="480" w:hanging="480"/>
        <w:rPr>
          <w:szCs w:val="24"/>
        </w:rPr>
      </w:pPr>
      <w:r w:rsidRPr="00005E6E">
        <w:rPr>
          <w:szCs w:val="24"/>
        </w:rPr>
        <w:t xml:space="preserve">Berndt, D., &amp; Clifford, J. (1994). Using dynamic time warping to find patterns in time series. </w:t>
      </w:r>
      <w:r w:rsidRPr="00005E6E">
        <w:rPr>
          <w:i/>
          <w:iCs/>
          <w:szCs w:val="24"/>
        </w:rPr>
        <w:t>Workshop on Knowledge Knowledge Discovery in Databases</w:t>
      </w:r>
      <w:r w:rsidRPr="00005E6E">
        <w:rPr>
          <w:szCs w:val="24"/>
        </w:rPr>
        <w:t xml:space="preserve">, </w:t>
      </w:r>
      <w:r w:rsidRPr="00005E6E">
        <w:rPr>
          <w:i/>
          <w:iCs/>
          <w:szCs w:val="24"/>
        </w:rPr>
        <w:t>398</w:t>
      </w:r>
      <w:r w:rsidRPr="00005E6E">
        <w:rPr>
          <w:szCs w:val="24"/>
        </w:rPr>
        <w:t xml:space="preserve">, 359–370. </w:t>
      </w:r>
      <w:r w:rsidRPr="00005E6E">
        <w:rPr>
          <w:szCs w:val="24"/>
        </w:rPr>
        <w:lastRenderedPageBreak/>
        <w:t>http://www.aaai.org/Papers/Workshops/1994/WS-94-03/WS94-03-031.pdf</w:t>
      </w:r>
    </w:p>
    <w:p w14:paraId="1AD77C01" w14:textId="77777777" w:rsidR="00751A98" w:rsidRPr="00005E6E" w:rsidRDefault="00751A98" w:rsidP="000F3486">
      <w:pPr>
        <w:adjustRightInd w:val="0"/>
        <w:ind w:left="480" w:hanging="480"/>
        <w:rPr>
          <w:szCs w:val="24"/>
        </w:rPr>
      </w:pPr>
      <w:r w:rsidRPr="00005E6E">
        <w:rPr>
          <w:szCs w:val="24"/>
        </w:rPr>
        <w:t xml:space="preserve">Boehmke, B., &amp; Greenwell, B. (2019). </w:t>
      </w:r>
      <w:r w:rsidRPr="00005E6E">
        <w:rPr>
          <w:i/>
          <w:iCs/>
          <w:szCs w:val="24"/>
        </w:rPr>
        <w:t>Hands-On Machine Learning with R</w:t>
      </w:r>
      <w:r w:rsidRPr="00005E6E">
        <w:rPr>
          <w:szCs w:val="24"/>
        </w:rPr>
        <w:t>. Chapman and Hall/CRC. https://doi.org/10.1201/9780367816377</w:t>
      </w:r>
    </w:p>
    <w:p w14:paraId="57BCEC95" w14:textId="77777777" w:rsidR="00751A98" w:rsidRPr="00005E6E" w:rsidRDefault="00751A98" w:rsidP="000F3486">
      <w:pPr>
        <w:adjustRightInd w:val="0"/>
        <w:ind w:left="480" w:hanging="480"/>
        <w:rPr>
          <w:szCs w:val="24"/>
        </w:rPr>
      </w:pPr>
      <w:r w:rsidRPr="00005E6E">
        <w:rPr>
          <w:szCs w:val="24"/>
        </w:rPr>
        <w:t xml:space="preserve">Borkowski, P., Jażdżewska-Gutta, M., &amp; Szmelter-Jarosz, A. (2021). Lockdowned: Everyday mobility changes in response to COVID-19. </w:t>
      </w:r>
      <w:r w:rsidRPr="00005E6E">
        <w:rPr>
          <w:i/>
          <w:iCs/>
          <w:szCs w:val="24"/>
        </w:rPr>
        <w:t>Journal of Transport Geography</w:t>
      </w:r>
      <w:r w:rsidRPr="00005E6E">
        <w:rPr>
          <w:szCs w:val="24"/>
        </w:rPr>
        <w:t xml:space="preserve">, </w:t>
      </w:r>
      <w:r w:rsidRPr="00005E6E">
        <w:rPr>
          <w:i/>
          <w:iCs/>
          <w:szCs w:val="24"/>
        </w:rPr>
        <w:t>90</w:t>
      </w:r>
      <w:r w:rsidRPr="00005E6E">
        <w:rPr>
          <w:szCs w:val="24"/>
        </w:rPr>
        <w:t>(14), 102906. https://doi.org/10.1016/j.jtrangeo.2020.102906</w:t>
      </w:r>
    </w:p>
    <w:p w14:paraId="05CCEF24" w14:textId="77777777" w:rsidR="00751A98" w:rsidRPr="00005E6E" w:rsidRDefault="00751A98" w:rsidP="000F3486">
      <w:pPr>
        <w:adjustRightInd w:val="0"/>
        <w:ind w:left="480" w:hanging="480"/>
        <w:rPr>
          <w:szCs w:val="24"/>
        </w:rPr>
      </w:pPr>
      <w:r w:rsidRPr="00005E6E">
        <w:rPr>
          <w:szCs w:val="24"/>
        </w:rPr>
        <w:t xml:space="preserve">Cartenì, A., Di Francesco, L., &amp; Martino, M. (2020). How mobility habits influenced the spread of the COVID-19 pandemic: Results from the Italian case study. </w:t>
      </w:r>
      <w:r w:rsidRPr="00005E6E">
        <w:rPr>
          <w:i/>
          <w:iCs/>
          <w:szCs w:val="24"/>
        </w:rPr>
        <w:t>Science of The Total Environment</w:t>
      </w:r>
      <w:r w:rsidRPr="00005E6E">
        <w:rPr>
          <w:szCs w:val="24"/>
        </w:rPr>
        <w:t xml:space="preserve">, </w:t>
      </w:r>
      <w:r w:rsidRPr="00005E6E">
        <w:rPr>
          <w:i/>
          <w:iCs/>
          <w:szCs w:val="24"/>
        </w:rPr>
        <w:t>741</w:t>
      </w:r>
      <w:r w:rsidRPr="00005E6E">
        <w:rPr>
          <w:szCs w:val="24"/>
        </w:rPr>
        <w:t>, 140489. https://doi.org/10.1016/j.scitotenv.2020.140489</w:t>
      </w:r>
    </w:p>
    <w:p w14:paraId="21FEF7D8" w14:textId="77777777" w:rsidR="00751A98" w:rsidRPr="00005E6E" w:rsidRDefault="00751A98" w:rsidP="000F3486">
      <w:pPr>
        <w:adjustRightInd w:val="0"/>
        <w:ind w:left="480" w:hanging="480"/>
        <w:rPr>
          <w:szCs w:val="24"/>
        </w:rPr>
      </w:pPr>
      <w:r w:rsidRPr="00005E6E">
        <w:rPr>
          <w:szCs w:val="24"/>
        </w:rPr>
        <w:t xml:space="preserve">Chen, Y., Liu, X., Li, X., Liu, X., Yao, Y., Hu, G., Xu, X., &amp; Pei, F. (2017). Delineating urban functional areas with building-level social media data: A dynamic time warping (DTW) distance based k-medoids method. </w:t>
      </w:r>
      <w:r w:rsidRPr="00005E6E">
        <w:rPr>
          <w:i/>
          <w:iCs/>
          <w:szCs w:val="24"/>
        </w:rPr>
        <w:t>Landscape and Urban Planning</w:t>
      </w:r>
      <w:r w:rsidRPr="00005E6E">
        <w:rPr>
          <w:szCs w:val="24"/>
        </w:rPr>
        <w:t xml:space="preserve">, </w:t>
      </w:r>
      <w:r w:rsidRPr="00005E6E">
        <w:rPr>
          <w:i/>
          <w:iCs/>
          <w:szCs w:val="24"/>
        </w:rPr>
        <w:t>160</w:t>
      </w:r>
      <w:r w:rsidRPr="00005E6E">
        <w:rPr>
          <w:szCs w:val="24"/>
        </w:rPr>
        <w:t>, 48–60. https://doi.org/10.1016/j.landurbplan.2016.12.001</w:t>
      </w:r>
    </w:p>
    <w:p w14:paraId="4D76E30C" w14:textId="77777777" w:rsidR="00751A98" w:rsidRPr="00005E6E" w:rsidRDefault="00751A98" w:rsidP="000F3486">
      <w:pPr>
        <w:adjustRightInd w:val="0"/>
        <w:ind w:left="480" w:hanging="480"/>
        <w:rPr>
          <w:szCs w:val="24"/>
        </w:rPr>
      </w:pPr>
      <w:r w:rsidRPr="00005E6E">
        <w:rPr>
          <w:szCs w:val="24"/>
        </w:rPr>
        <w:t xml:space="preserve">Cronin, C., &amp; Evans, W. (2020). </w:t>
      </w:r>
      <w:r w:rsidRPr="00005E6E">
        <w:rPr>
          <w:i/>
          <w:iCs/>
          <w:szCs w:val="24"/>
        </w:rPr>
        <w:t>Private Precaution and Public Restrictions: What Drives Social Distancing and Industry Foot Traffic in the COVID-19 Era?</w:t>
      </w:r>
      <w:r w:rsidRPr="00005E6E">
        <w:rPr>
          <w:szCs w:val="24"/>
        </w:rPr>
        <w:t xml:space="preserve"> https://doi.org/10.3386/w27531</w:t>
      </w:r>
    </w:p>
    <w:p w14:paraId="64F12B6F" w14:textId="77777777" w:rsidR="00751A98" w:rsidRPr="00005E6E" w:rsidRDefault="00751A98" w:rsidP="000F3486">
      <w:pPr>
        <w:adjustRightInd w:val="0"/>
        <w:ind w:left="480" w:hanging="480"/>
        <w:rPr>
          <w:szCs w:val="24"/>
        </w:rPr>
      </w:pPr>
      <w:r w:rsidRPr="00005E6E">
        <w:rPr>
          <w:szCs w:val="24"/>
        </w:rPr>
        <w:t xml:space="preserve">Dau, H. A., Begum, N., &amp; Keogh, E. (2016). Semi-Supervision Dramatically Improves Time Series Clustering under Dynamic Time Warping. </w:t>
      </w:r>
      <w:r w:rsidRPr="00005E6E">
        <w:rPr>
          <w:i/>
          <w:iCs/>
          <w:szCs w:val="24"/>
        </w:rPr>
        <w:t>Proceedings of the 25th ACM International on Conference on Information and Knowledge Management</w:t>
      </w:r>
      <w:r w:rsidRPr="00005E6E">
        <w:rPr>
          <w:szCs w:val="24"/>
        </w:rPr>
        <w:t>, 999–1008. https://doi.org/10.1145/2983323.2983855</w:t>
      </w:r>
    </w:p>
    <w:p w14:paraId="131C26A1" w14:textId="77777777" w:rsidR="00751A98" w:rsidRPr="00005E6E" w:rsidRDefault="00751A98" w:rsidP="000F3486">
      <w:pPr>
        <w:adjustRightInd w:val="0"/>
        <w:ind w:left="480" w:hanging="480"/>
        <w:rPr>
          <w:szCs w:val="24"/>
        </w:rPr>
      </w:pPr>
      <w:r w:rsidRPr="005329A2">
        <w:rPr>
          <w:szCs w:val="24"/>
          <w:lang w:val="nl-NL"/>
        </w:rPr>
        <w:t xml:space="preserve">de Séjournet, A., Macharis, C., Tori, S., &amp; Vanhaverbeke, L. (2022). </w:t>
      </w:r>
      <w:r w:rsidRPr="00005E6E">
        <w:rPr>
          <w:szCs w:val="24"/>
        </w:rPr>
        <w:t xml:space="preserve">Evolution of urban mobility behaviour in Brussels as a result of the COVID‐19 pandemic. </w:t>
      </w:r>
      <w:r w:rsidRPr="00005E6E">
        <w:rPr>
          <w:i/>
          <w:iCs/>
          <w:szCs w:val="24"/>
        </w:rPr>
        <w:t>Regional Science Policy &amp; Practice</w:t>
      </w:r>
      <w:r w:rsidRPr="00005E6E">
        <w:rPr>
          <w:szCs w:val="24"/>
        </w:rPr>
        <w:t xml:space="preserve">, </w:t>
      </w:r>
      <w:r w:rsidRPr="00005E6E">
        <w:rPr>
          <w:i/>
          <w:iCs/>
          <w:szCs w:val="24"/>
        </w:rPr>
        <w:t>14</w:t>
      </w:r>
      <w:r w:rsidRPr="00005E6E">
        <w:rPr>
          <w:szCs w:val="24"/>
        </w:rPr>
        <w:t>(S1), 107–121. https://doi.org/10.1111/rsp3.12525</w:t>
      </w:r>
    </w:p>
    <w:p w14:paraId="3A02B825" w14:textId="77777777" w:rsidR="00751A98" w:rsidRPr="00005E6E" w:rsidRDefault="00751A98" w:rsidP="000F3486">
      <w:pPr>
        <w:adjustRightInd w:val="0"/>
        <w:ind w:left="480" w:hanging="480"/>
        <w:rPr>
          <w:szCs w:val="24"/>
        </w:rPr>
      </w:pPr>
      <w:r w:rsidRPr="00005E6E">
        <w:rPr>
          <w:szCs w:val="24"/>
        </w:rPr>
        <w:t xml:space="preserve">De Vos, J. (2020). The effect of COVID-19 and subsequent social distancing on travel behavior. </w:t>
      </w:r>
      <w:r w:rsidRPr="00005E6E">
        <w:rPr>
          <w:i/>
          <w:iCs/>
          <w:szCs w:val="24"/>
        </w:rPr>
        <w:t>Transportation Research Interdisciplinary Perspectives</w:t>
      </w:r>
      <w:r w:rsidRPr="00005E6E">
        <w:rPr>
          <w:szCs w:val="24"/>
        </w:rPr>
        <w:t xml:space="preserve">, </w:t>
      </w:r>
      <w:r w:rsidRPr="00005E6E">
        <w:rPr>
          <w:i/>
          <w:iCs/>
          <w:szCs w:val="24"/>
        </w:rPr>
        <w:t>5</w:t>
      </w:r>
      <w:r w:rsidRPr="00005E6E">
        <w:rPr>
          <w:szCs w:val="24"/>
        </w:rPr>
        <w:t>, 100121. https://doi.org/10.1016/j.trip.2020.100121</w:t>
      </w:r>
    </w:p>
    <w:p w14:paraId="155F2C20" w14:textId="77777777" w:rsidR="00751A98" w:rsidRPr="00005E6E" w:rsidRDefault="00751A98" w:rsidP="000F3486">
      <w:pPr>
        <w:adjustRightInd w:val="0"/>
        <w:ind w:left="480" w:hanging="480"/>
        <w:rPr>
          <w:szCs w:val="24"/>
        </w:rPr>
      </w:pPr>
      <w:r w:rsidRPr="00005E6E">
        <w:rPr>
          <w:szCs w:val="24"/>
        </w:rPr>
        <w:t xml:space="preserve">Department for Transport. (2020). </w:t>
      </w:r>
      <w:r w:rsidRPr="00005E6E">
        <w:rPr>
          <w:i/>
          <w:iCs/>
          <w:szCs w:val="24"/>
        </w:rPr>
        <w:t>Transport use during the coronavirus (COVID-19) pandemic</w:t>
      </w:r>
      <w:r w:rsidRPr="00005E6E">
        <w:rPr>
          <w:szCs w:val="24"/>
        </w:rPr>
        <w:t>. Official Statistics. https://www.gov.uk/government/statistics/transport-use-during-the-coronavirus-covid-19-pandemic</w:t>
      </w:r>
    </w:p>
    <w:p w14:paraId="7F2C8271" w14:textId="77777777" w:rsidR="00751A98" w:rsidRPr="00005E6E" w:rsidRDefault="00751A98" w:rsidP="000F3486">
      <w:pPr>
        <w:adjustRightInd w:val="0"/>
        <w:ind w:left="480" w:hanging="480"/>
        <w:rPr>
          <w:szCs w:val="24"/>
        </w:rPr>
      </w:pPr>
      <w:r w:rsidRPr="00005E6E">
        <w:rPr>
          <w:szCs w:val="24"/>
        </w:rPr>
        <w:t xml:space="preserve">Friedman, J., Hastie, T., &amp; Tibshirani, R. (2010). Regularization Paths for Generalized Linear Models via Coordinate Descent. </w:t>
      </w:r>
      <w:r w:rsidRPr="00005E6E">
        <w:rPr>
          <w:i/>
          <w:iCs/>
          <w:szCs w:val="24"/>
        </w:rPr>
        <w:t>Journal of Statistical Software</w:t>
      </w:r>
      <w:r w:rsidRPr="00005E6E">
        <w:rPr>
          <w:szCs w:val="24"/>
        </w:rPr>
        <w:t xml:space="preserve">, </w:t>
      </w:r>
      <w:r w:rsidRPr="00005E6E">
        <w:rPr>
          <w:i/>
          <w:iCs/>
          <w:szCs w:val="24"/>
        </w:rPr>
        <w:t>33</w:t>
      </w:r>
      <w:r w:rsidRPr="00005E6E">
        <w:rPr>
          <w:szCs w:val="24"/>
        </w:rPr>
        <w:t>(1), 1–22. https://doi.org/10.1016/j.expneurol.2008.01.011</w:t>
      </w:r>
    </w:p>
    <w:p w14:paraId="69951971" w14:textId="77777777" w:rsidR="00751A98" w:rsidRPr="00005E6E" w:rsidRDefault="00751A98" w:rsidP="000F3486">
      <w:pPr>
        <w:adjustRightInd w:val="0"/>
        <w:ind w:left="480" w:hanging="480"/>
        <w:rPr>
          <w:szCs w:val="24"/>
        </w:rPr>
      </w:pPr>
      <w:r w:rsidRPr="00005E6E">
        <w:rPr>
          <w:szCs w:val="24"/>
        </w:rPr>
        <w:t xml:space="preserve">Fu, X., &amp; Zhai, W. (2021). Examining the spatial and temporal relationship between social vulnerability and stay-at-home behaviors in New York City during the COVID-19 pandemic. </w:t>
      </w:r>
      <w:r w:rsidRPr="00005E6E">
        <w:rPr>
          <w:i/>
          <w:iCs/>
          <w:szCs w:val="24"/>
        </w:rPr>
        <w:t>Sustainable Cities and Society</w:t>
      </w:r>
      <w:r w:rsidRPr="00005E6E">
        <w:rPr>
          <w:szCs w:val="24"/>
        </w:rPr>
        <w:t xml:space="preserve">, </w:t>
      </w:r>
      <w:r w:rsidRPr="00005E6E">
        <w:rPr>
          <w:i/>
          <w:iCs/>
          <w:szCs w:val="24"/>
        </w:rPr>
        <w:t>67</w:t>
      </w:r>
      <w:r w:rsidRPr="00005E6E">
        <w:rPr>
          <w:szCs w:val="24"/>
        </w:rPr>
        <w:t>, 102757. https://doi.org/10.1016/j.scs.2021.102757</w:t>
      </w:r>
    </w:p>
    <w:p w14:paraId="17FDEF93" w14:textId="77777777" w:rsidR="00751A98" w:rsidRPr="00005E6E" w:rsidRDefault="00751A98" w:rsidP="000F3486">
      <w:pPr>
        <w:adjustRightInd w:val="0"/>
        <w:ind w:left="480" w:hanging="480"/>
        <w:rPr>
          <w:szCs w:val="24"/>
        </w:rPr>
      </w:pPr>
      <w:r w:rsidRPr="00005E6E">
        <w:rPr>
          <w:szCs w:val="24"/>
        </w:rPr>
        <w:t xml:space="preserve">Gao, Y., Cai, G.-Y., Fang, W., Li, H.-Y., Wang, S.-Y., Chen, L., Yu, Y., Liu, D., Xu, S., Cui, P.-F., Zeng, S.-Q., Feng, X.-X., Yu, R.-D., Wang, Y., Yuan, Y., Jiao, X.-F., Chi, J.-H., Liu, J.-H., Li, R.-Y., … Gao, Q.-L. (2020). Machine learning based early warning system enables accurate mortality risk prediction for COVID-19. </w:t>
      </w:r>
      <w:r w:rsidRPr="00005E6E">
        <w:rPr>
          <w:i/>
          <w:iCs/>
          <w:szCs w:val="24"/>
        </w:rPr>
        <w:t>Nature Communications</w:t>
      </w:r>
      <w:r w:rsidRPr="00005E6E">
        <w:rPr>
          <w:szCs w:val="24"/>
        </w:rPr>
        <w:t xml:space="preserve">, </w:t>
      </w:r>
      <w:r w:rsidRPr="00005E6E">
        <w:rPr>
          <w:i/>
          <w:iCs/>
          <w:szCs w:val="24"/>
        </w:rPr>
        <w:t>11</w:t>
      </w:r>
      <w:r w:rsidRPr="00005E6E">
        <w:rPr>
          <w:szCs w:val="24"/>
        </w:rPr>
        <w:t>(1), 5033. https://doi.org/10.1038/s41467-020-18684-2</w:t>
      </w:r>
    </w:p>
    <w:p w14:paraId="03DCA6FC" w14:textId="77777777" w:rsidR="00751A98" w:rsidRPr="00005E6E" w:rsidRDefault="00751A98" w:rsidP="000F3486">
      <w:pPr>
        <w:adjustRightInd w:val="0"/>
        <w:ind w:left="480" w:hanging="480"/>
        <w:rPr>
          <w:szCs w:val="24"/>
        </w:rPr>
      </w:pPr>
      <w:r w:rsidRPr="00005E6E">
        <w:rPr>
          <w:szCs w:val="24"/>
        </w:rPr>
        <w:t xml:space="preserve">Gauvin, L., Bajardi, P., Pepe, E., Lake, B., Privitera, F., &amp; Tizzoni, M. (2020). Socioeconomic determinants of mobility responses during the first wave of COVID-19 in Italy: from provinces to neighbourhoods. </w:t>
      </w:r>
      <w:r w:rsidRPr="00005E6E">
        <w:rPr>
          <w:i/>
          <w:iCs/>
          <w:szCs w:val="24"/>
        </w:rPr>
        <w:t>MedRxiv</w:t>
      </w:r>
      <w:r w:rsidRPr="00005E6E">
        <w:rPr>
          <w:szCs w:val="24"/>
        </w:rPr>
        <w:t>, 2020.11.16.20232413. https://doi.org/10.1101/2020.11.16.20232413</w:t>
      </w:r>
    </w:p>
    <w:p w14:paraId="42FEB716" w14:textId="77777777" w:rsidR="00751A98" w:rsidRPr="00005E6E" w:rsidRDefault="00751A98" w:rsidP="000F3486">
      <w:pPr>
        <w:adjustRightInd w:val="0"/>
        <w:ind w:left="480" w:hanging="480"/>
        <w:rPr>
          <w:szCs w:val="24"/>
        </w:rPr>
      </w:pPr>
      <w:r w:rsidRPr="00005E6E">
        <w:rPr>
          <w:szCs w:val="24"/>
        </w:rPr>
        <w:t xml:space="preserve">Google LLC. (2020). </w:t>
      </w:r>
      <w:r w:rsidRPr="00005E6E">
        <w:rPr>
          <w:i/>
          <w:iCs/>
          <w:szCs w:val="24"/>
        </w:rPr>
        <w:t>Google COVID-19 Community Mobility Reports</w:t>
      </w:r>
      <w:r w:rsidRPr="00005E6E">
        <w:rPr>
          <w:szCs w:val="24"/>
        </w:rPr>
        <w:t xml:space="preserve">. </w:t>
      </w:r>
      <w:r w:rsidRPr="00005E6E">
        <w:rPr>
          <w:szCs w:val="24"/>
        </w:rPr>
        <w:lastRenderedPageBreak/>
        <w:t>https://www.google.com/covid19/mobility/</w:t>
      </w:r>
    </w:p>
    <w:p w14:paraId="40C2A0E8" w14:textId="77777777" w:rsidR="00751A98" w:rsidRPr="00005E6E" w:rsidRDefault="00751A98" w:rsidP="000F3486">
      <w:pPr>
        <w:adjustRightInd w:val="0"/>
        <w:ind w:left="480" w:hanging="480"/>
        <w:rPr>
          <w:szCs w:val="24"/>
        </w:rPr>
      </w:pPr>
      <w:r w:rsidRPr="00005E6E">
        <w:rPr>
          <w:szCs w:val="24"/>
        </w:rPr>
        <w:t xml:space="preserve">Grantz, K. H., Meredith, H. R., Cummings, D. A. T., Metcalf, C. J. E., Grenfell, B. T., Giles, J. R., Mehta, S., Solomon, S., Labrique, A., Kishore, N., Buckee, C. O., &amp; Wesolowski, A. (2020). The use of mobile phone data to inform analysis of COVID-19 pandemic epidemiology. </w:t>
      </w:r>
      <w:r w:rsidRPr="00005E6E">
        <w:rPr>
          <w:i/>
          <w:iCs/>
          <w:szCs w:val="24"/>
        </w:rPr>
        <w:t>Nature Communications</w:t>
      </w:r>
      <w:r w:rsidRPr="00005E6E">
        <w:rPr>
          <w:szCs w:val="24"/>
        </w:rPr>
        <w:t xml:space="preserve">, </w:t>
      </w:r>
      <w:r w:rsidRPr="00005E6E">
        <w:rPr>
          <w:i/>
          <w:iCs/>
          <w:szCs w:val="24"/>
        </w:rPr>
        <w:t>11</w:t>
      </w:r>
      <w:r w:rsidRPr="00005E6E">
        <w:rPr>
          <w:szCs w:val="24"/>
        </w:rPr>
        <w:t>(1), 4961. https://doi.org/10.1038/s41467-020-18190-5</w:t>
      </w:r>
    </w:p>
    <w:p w14:paraId="05A3BCED" w14:textId="77777777" w:rsidR="00751A98" w:rsidRPr="00005E6E" w:rsidRDefault="00751A98" w:rsidP="000F3486">
      <w:pPr>
        <w:adjustRightInd w:val="0"/>
        <w:ind w:left="480" w:hanging="480"/>
        <w:rPr>
          <w:szCs w:val="24"/>
        </w:rPr>
      </w:pPr>
      <w:r w:rsidRPr="00005E6E">
        <w:rPr>
          <w:szCs w:val="24"/>
        </w:rPr>
        <w:t xml:space="preserve">Hale, T., Angrist, N., Goldszmidt, R., Kira, B., Petherick, A., Phillips, T., Webster, S., Cameron-Blake, E., Hallas, L., Majumdar, S., &amp; Tatlow, H. (2021). A global panel database of pandemic policies (Oxford COVID-19 Government Response Tracker). </w:t>
      </w:r>
      <w:r w:rsidRPr="00005E6E">
        <w:rPr>
          <w:i/>
          <w:iCs/>
          <w:szCs w:val="24"/>
        </w:rPr>
        <w:t>Nature Human Behaviour</w:t>
      </w:r>
      <w:r w:rsidRPr="00005E6E">
        <w:rPr>
          <w:szCs w:val="24"/>
        </w:rPr>
        <w:t xml:space="preserve">, </w:t>
      </w:r>
      <w:r w:rsidRPr="00005E6E">
        <w:rPr>
          <w:i/>
          <w:iCs/>
          <w:szCs w:val="24"/>
        </w:rPr>
        <w:t>5</w:t>
      </w:r>
      <w:r w:rsidRPr="00005E6E">
        <w:rPr>
          <w:szCs w:val="24"/>
        </w:rPr>
        <w:t>(4), 529–538. https://doi.org/10.1038/s41562-021-01079-8</w:t>
      </w:r>
    </w:p>
    <w:p w14:paraId="75937F00" w14:textId="77777777" w:rsidR="00751A98" w:rsidRPr="00005E6E" w:rsidRDefault="00751A98" w:rsidP="000F3486">
      <w:pPr>
        <w:adjustRightInd w:val="0"/>
        <w:ind w:left="480" w:hanging="480"/>
        <w:rPr>
          <w:szCs w:val="24"/>
        </w:rPr>
      </w:pPr>
      <w:r w:rsidRPr="00005E6E">
        <w:rPr>
          <w:szCs w:val="24"/>
        </w:rPr>
        <w:t xml:space="preserve">Harris, R. (2020). Exploring the neighbourhood-level correlates of Covid-19 deaths in London using a difference across spatial boundaries method. </w:t>
      </w:r>
      <w:r w:rsidRPr="00005E6E">
        <w:rPr>
          <w:i/>
          <w:iCs/>
          <w:szCs w:val="24"/>
        </w:rPr>
        <w:t>Health &amp; Place</w:t>
      </w:r>
      <w:r w:rsidRPr="00005E6E">
        <w:rPr>
          <w:szCs w:val="24"/>
        </w:rPr>
        <w:t xml:space="preserve">, </w:t>
      </w:r>
      <w:r w:rsidRPr="00005E6E">
        <w:rPr>
          <w:i/>
          <w:iCs/>
          <w:szCs w:val="24"/>
        </w:rPr>
        <w:t>66</w:t>
      </w:r>
      <w:r w:rsidRPr="00005E6E">
        <w:rPr>
          <w:szCs w:val="24"/>
        </w:rPr>
        <w:t>(July), 102446. https://doi.org/10.1016/j.healthplace.2020.102446</w:t>
      </w:r>
    </w:p>
    <w:p w14:paraId="367C17F7" w14:textId="77777777" w:rsidR="00751A98" w:rsidRPr="00005E6E" w:rsidRDefault="00751A98" w:rsidP="000F3486">
      <w:pPr>
        <w:adjustRightInd w:val="0"/>
        <w:ind w:left="480" w:hanging="480"/>
        <w:rPr>
          <w:szCs w:val="24"/>
        </w:rPr>
      </w:pPr>
      <w:r w:rsidRPr="00005E6E">
        <w:rPr>
          <w:szCs w:val="24"/>
        </w:rPr>
        <w:t xml:space="preserve">Haug, N., Geyrhofer, L., Londei, A., Dervic, E., Desvars-Larrive, A., Loreto, V., Pinior, B., Thurner, S., &amp; Klimek, P. (2020). Ranking the effectiveness of worldwide COVID-19 government interventions. </w:t>
      </w:r>
      <w:r w:rsidRPr="00005E6E">
        <w:rPr>
          <w:i/>
          <w:iCs/>
          <w:szCs w:val="24"/>
        </w:rPr>
        <w:t>Nature Human Behaviour</w:t>
      </w:r>
      <w:r w:rsidRPr="00005E6E">
        <w:rPr>
          <w:szCs w:val="24"/>
        </w:rPr>
        <w:t xml:space="preserve">, </w:t>
      </w:r>
      <w:r w:rsidRPr="00005E6E">
        <w:rPr>
          <w:i/>
          <w:iCs/>
          <w:szCs w:val="24"/>
        </w:rPr>
        <w:t>4</w:t>
      </w:r>
      <w:r w:rsidRPr="00005E6E">
        <w:rPr>
          <w:szCs w:val="24"/>
        </w:rPr>
        <w:t>(12), 1303–1312. https://doi.org/10.1038/s41562-020-01009-0</w:t>
      </w:r>
    </w:p>
    <w:p w14:paraId="51B02709" w14:textId="77777777" w:rsidR="00751A98" w:rsidRPr="00005E6E" w:rsidRDefault="00751A98" w:rsidP="000F3486">
      <w:pPr>
        <w:adjustRightInd w:val="0"/>
        <w:ind w:left="480" w:hanging="480"/>
        <w:rPr>
          <w:szCs w:val="24"/>
        </w:rPr>
      </w:pPr>
      <w:r w:rsidRPr="00005E6E">
        <w:rPr>
          <w:szCs w:val="24"/>
        </w:rPr>
        <w:t xml:space="preserve">Hernando, A., Mateo, D., &amp; Plastino, A. (2020). Social inequalities in human mobility during the Spanish lockdown and post-lockdown in the Covid-19 pandemic of 2020. </w:t>
      </w:r>
      <w:r w:rsidRPr="00005E6E">
        <w:rPr>
          <w:i/>
          <w:iCs/>
          <w:szCs w:val="24"/>
        </w:rPr>
        <w:t>MedRxiv</w:t>
      </w:r>
      <w:r w:rsidRPr="00005E6E">
        <w:rPr>
          <w:szCs w:val="24"/>
        </w:rPr>
        <w:t>, 1–7. https://doi.org/10.1101/2020.10.26.20219709</w:t>
      </w:r>
    </w:p>
    <w:p w14:paraId="6DD668F8" w14:textId="77777777" w:rsidR="00751A98" w:rsidRPr="00005E6E" w:rsidRDefault="00751A98" w:rsidP="000F3486">
      <w:pPr>
        <w:adjustRightInd w:val="0"/>
        <w:ind w:left="480" w:hanging="480"/>
        <w:rPr>
          <w:szCs w:val="24"/>
        </w:rPr>
      </w:pPr>
      <w:r w:rsidRPr="00005E6E">
        <w:rPr>
          <w:szCs w:val="24"/>
        </w:rPr>
        <w:t xml:space="preserve">Hong, B., Bonczak, B. J., Gupta, A., Thorpe, L. E., &amp; Kontokosta, C. E. (2021). Exposure density and neighborhood disparities in COVID-19 infection risk. </w:t>
      </w:r>
      <w:r w:rsidRPr="00005E6E">
        <w:rPr>
          <w:i/>
          <w:iCs/>
          <w:szCs w:val="24"/>
        </w:rPr>
        <w:t>Proceedings of the National Academy of Sciences</w:t>
      </w:r>
      <w:r w:rsidRPr="00005E6E">
        <w:rPr>
          <w:szCs w:val="24"/>
        </w:rPr>
        <w:t xml:space="preserve">, </w:t>
      </w:r>
      <w:r w:rsidRPr="00005E6E">
        <w:rPr>
          <w:i/>
          <w:iCs/>
          <w:szCs w:val="24"/>
        </w:rPr>
        <w:t>118</w:t>
      </w:r>
      <w:r w:rsidRPr="00005E6E">
        <w:rPr>
          <w:szCs w:val="24"/>
        </w:rPr>
        <w:t>(13), e2021258118. https://doi.org/10.1073/pnas.2021258118</w:t>
      </w:r>
    </w:p>
    <w:p w14:paraId="5585F717" w14:textId="77777777" w:rsidR="00751A98" w:rsidRPr="00005E6E" w:rsidRDefault="00751A98" w:rsidP="000F3486">
      <w:pPr>
        <w:adjustRightInd w:val="0"/>
        <w:ind w:left="480" w:hanging="480"/>
        <w:rPr>
          <w:szCs w:val="24"/>
        </w:rPr>
      </w:pPr>
      <w:r w:rsidRPr="00005E6E">
        <w:rPr>
          <w:szCs w:val="24"/>
        </w:rPr>
        <w:t xml:space="preserve">Hossain, S., Ahmed, S. E., &amp; Howlader, H. A. (2014). Model selection and parameter estimation of a multinomial logistic regression model. </w:t>
      </w:r>
      <w:r w:rsidRPr="00005E6E">
        <w:rPr>
          <w:i/>
          <w:iCs/>
          <w:szCs w:val="24"/>
        </w:rPr>
        <w:t>Journal of Statistical Computation and Simulation</w:t>
      </w:r>
      <w:r w:rsidRPr="00005E6E">
        <w:rPr>
          <w:szCs w:val="24"/>
        </w:rPr>
        <w:t xml:space="preserve">, </w:t>
      </w:r>
      <w:r w:rsidRPr="00005E6E">
        <w:rPr>
          <w:i/>
          <w:iCs/>
          <w:szCs w:val="24"/>
        </w:rPr>
        <w:t>84</w:t>
      </w:r>
      <w:r w:rsidRPr="00005E6E">
        <w:rPr>
          <w:szCs w:val="24"/>
        </w:rPr>
        <w:t>(7), 1412–1426. https://doi.org/10.1080/00949655.2012.746347</w:t>
      </w:r>
    </w:p>
    <w:p w14:paraId="0F651715" w14:textId="77777777" w:rsidR="00751A98" w:rsidRPr="00005E6E" w:rsidRDefault="00751A98" w:rsidP="000F3486">
      <w:pPr>
        <w:adjustRightInd w:val="0"/>
        <w:ind w:left="480" w:hanging="480"/>
        <w:rPr>
          <w:szCs w:val="24"/>
        </w:rPr>
      </w:pPr>
      <w:r w:rsidRPr="00005E6E">
        <w:rPr>
          <w:szCs w:val="24"/>
        </w:rPr>
        <w:t xml:space="preserve">Hu, S., Xiong, C., Yang, M., Younes, H., Luo, W., &amp; Zhang, L. (2021). A big-data driven approach to analyzing and modeling human mobility trend under non-pharmaceutical interventions during COVID-19 pandemic. </w:t>
      </w:r>
      <w:r w:rsidRPr="00005E6E">
        <w:rPr>
          <w:i/>
          <w:iCs/>
          <w:szCs w:val="24"/>
        </w:rPr>
        <w:t>Transportation Research Part C: Emerging Technologies</w:t>
      </w:r>
      <w:r w:rsidRPr="00005E6E">
        <w:rPr>
          <w:szCs w:val="24"/>
        </w:rPr>
        <w:t xml:space="preserve">, </w:t>
      </w:r>
      <w:r w:rsidRPr="00005E6E">
        <w:rPr>
          <w:i/>
          <w:iCs/>
          <w:szCs w:val="24"/>
        </w:rPr>
        <w:t>124</w:t>
      </w:r>
      <w:r w:rsidRPr="00005E6E">
        <w:rPr>
          <w:szCs w:val="24"/>
        </w:rPr>
        <w:t>(January), 102955. https://doi.org/10.1016/j.trc.2020.102955</w:t>
      </w:r>
    </w:p>
    <w:p w14:paraId="34333F6B" w14:textId="77777777" w:rsidR="00751A98" w:rsidRPr="00005E6E" w:rsidRDefault="00751A98" w:rsidP="000F3486">
      <w:pPr>
        <w:adjustRightInd w:val="0"/>
        <w:ind w:left="480" w:hanging="480"/>
        <w:rPr>
          <w:szCs w:val="24"/>
        </w:rPr>
      </w:pPr>
      <w:r w:rsidRPr="004C4EDF">
        <w:rPr>
          <w:szCs w:val="24"/>
          <w:lang w:val="nl-NL"/>
        </w:rPr>
        <w:t xml:space="preserve">Huang, X., Lu, J., Gao, S., Wang, S., Liu, Z., &amp; Wei, H. (2021). </w:t>
      </w:r>
      <w:r w:rsidRPr="00005E6E">
        <w:rPr>
          <w:szCs w:val="24"/>
        </w:rPr>
        <w:t xml:space="preserve">Staying at Home Is a Privilege: Evidence from Fine-Grained Mobile Phone Location Data in the United States during the COVID-19 Pandemic. </w:t>
      </w:r>
      <w:r w:rsidRPr="00005E6E">
        <w:rPr>
          <w:i/>
          <w:iCs/>
          <w:szCs w:val="24"/>
        </w:rPr>
        <w:t>Annals of the American Association of Geographers</w:t>
      </w:r>
      <w:r w:rsidRPr="00005E6E">
        <w:rPr>
          <w:szCs w:val="24"/>
        </w:rPr>
        <w:t xml:space="preserve">, </w:t>
      </w:r>
      <w:r w:rsidRPr="00005E6E">
        <w:rPr>
          <w:i/>
          <w:iCs/>
          <w:szCs w:val="24"/>
        </w:rPr>
        <w:t>0</w:t>
      </w:r>
      <w:r w:rsidRPr="00005E6E">
        <w:rPr>
          <w:szCs w:val="24"/>
        </w:rPr>
        <w:t>(0), 1–20. https://doi.org/10.1080/24694452.2021.1904819</w:t>
      </w:r>
    </w:p>
    <w:p w14:paraId="2D14CDF4" w14:textId="77777777" w:rsidR="00751A98" w:rsidRPr="00005E6E" w:rsidRDefault="00751A98" w:rsidP="000F3486">
      <w:pPr>
        <w:adjustRightInd w:val="0"/>
        <w:ind w:left="480" w:hanging="480"/>
        <w:rPr>
          <w:szCs w:val="24"/>
        </w:rPr>
      </w:pPr>
      <w:r w:rsidRPr="00005E6E">
        <w:rPr>
          <w:szCs w:val="24"/>
        </w:rPr>
        <w:t xml:space="preserve">Jay, J., Bor, J., Nsoesie, E. O., Lipson, S. K., Jones, D. K., Galea, S., &amp; Raifman, J. (2020). Neighbourhood income and physical distancing during the COVID-19 pandemic in the United States. </w:t>
      </w:r>
      <w:r w:rsidRPr="00005E6E">
        <w:rPr>
          <w:i/>
          <w:iCs/>
          <w:szCs w:val="24"/>
        </w:rPr>
        <w:t>Nature Human Behaviour</w:t>
      </w:r>
      <w:r w:rsidRPr="00005E6E">
        <w:rPr>
          <w:szCs w:val="24"/>
        </w:rPr>
        <w:t xml:space="preserve">, </w:t>
      </w:r>
      <w:r w:rsidRPr="00005E6E">
        <w:rPr>
          <w:i/>
          <w:iCs/>
          <w:szCs w:val="24"/>
        </w:rPr>
        <w:t>4</w:t>
      </w:r>
      <w:r w:rsidRPr="00005E6E">
        <w:rPr>
          <w:szCs w:val="24"/>
        </w:rPr>
        <w:t>(12), 1294–1302. https://doi.org/10.1038/s41562-020-00998-2</w:t>
      </w:r>
    </w:p>
    <w:p w14:paraId="122DDA91" w14:textId="77777777" w:rsidR="00751A98" w:rsidRPr="00005E6E" w:rsidRDefault="00751A98" w:rsidP="000F3486">
      <w:pPr>
        <w:adjustRightInd w:val="0"/>
        <w:ind w:left="480" w:hanging="480"/>
        <w:rPr>
          <w:szCs w:val="24"/>
        </w:rPr>
      </w:pPr>
      <w:r w:rsidRPr="00005E6E">
        <w:rPr>
          <w:szCs w:val="24"/>
        </w:rPr>
        <w:t xml:space="preserve">Kellermann, R., Sivizaca Conde, D., Rößler, D., Kliewer, N., &amp; Dienel, H. L. (2022). Mobility in pandemic times: Exploring changes and long-term effects of COVID-19 on urban mobility behavior. </w:t>
      </w:r>
      <w:r w:rsidRPr="00005E6E">
        <w:rPr>
          <w:i/>
          <w:iCs/>
          <w:szCs w:val="24"/>
        </w:rPr>
        <w:t>Transportation Research Interdisciplinary Perspectives</w:t>
      </w:r>
      <w:r w:rsidRPr="00005E6E">
        <w:rPr>
          <w:szCs w:val="24"/>
        </w:rPr>
        <w:t xml:space="preserve">, </w:t>
      </w:r>
      <w:r w:rsidRPr="00005E6E">
        <w:rPr>
          <w:i/>
          <w:iCs/>
          <w:szCs w:val="24"/>
        </w:rPr>
        <w:t>15</w:t>
      </w:r>
      <w:r w:rsidRPr="00005E6E">
        <w:rPr>
          <w:szCs w:val="24"/>
        </w:rPr>
        <w:t>(July). https://doi.org/10.1016/j.trip.2022.100668</w:t>
      </w:r>
    </w:p>
    <w:p w14:paraId="0426A6C0" w14:textId="77777777" w:rsidR="00751A98" w:rsidRPr="00005E6E" w:rsidRDefault="00751A98" w:rsidP="000F3486">
      <w:pPr>
        <w:adjustRightInd w:val="0"/>
        <w:ind w:left="480" w:hanging="480"/>
        <w:rPr>
          <w:szCs w:val="24"/>
        </w:rPr>
      </w:pPr>
      <w:r w:rsidRPr="004C4EDF">
        <w:rPr>
          <w:szCs w:val="24"/>
          <w:lang w:val="nl-NL"/>
        </w:rPr>
        <w:t xml:space="preserve">Khataee, H., Scheuring, I., Czirok, A., &amp; Neufeld, Z. (2021). </w:t>
      </w:r>
      <w:r w:rsidRPr="00005E6E">
        <w:rPr>
          <w:szCs w:val="24"/>
        </w:rPr>
        <w:t xml:space="preserve">Effects of social distancing on the spreading of COVID-19 inferred from mobile phone data. </w:t>
      </w:r>
      <w:r w:rsidRPr="00005E6E">
        <w:rPr>
          <w:i/>
          <w:iCs/>
          <w:szCs w:val="24"/>
        </w:rPr>
        <w:t>Scientific Reports</w:t>
      </w:r>
      <w:r w:rsidRPr="00005E6E">
        <w:rPr>
          <w:szCs w:val="24"/>
        </w:rPr>
        <w:t xml:space="preserve">, </w:t>
      </w:r>
      <w:r w:rsidRPr="00005E6E">
        <w:rPr>
          <w:i/>
          <w:iCs/>
          <w:szCs w:val="24"/>
        </w:rPr>
        <w:t>11</w:t>
      </w:r>
      <w:r w:rsidRPr="00005E6E">
        <w:rPr>
          <w:szCs w:val="24"/>
        </w:rPr>
        <w:t>(1), 1661. https://doi.org/10.1038/s41598-021-81308-2</w:t>
      </w:r>
    </w:p>
    <w:p w14:paraId="59D7BE75" w14:textId="77777777" w:rsidR="00751A98" w:rsidRPr="00005E6E" w:rsidRDefault="00751A98" w:rsidP="000F3486">
      <w:pPr>
        <w:adjustRightInd w:val="0"/>
        <w:ind w:left="480" w:hanging="480"/>
        <w:rPr>
          <w:szCs w:val="24"/>
        </w:rPr>
      </w:pPr>
      <w:r w:rsidRPr="00005E6E">
        <w:rPr>
          <w:szCs w:val="24"/>
        </w:rPr>
        <w:t xml:space="preserve">Kim, J., &amp; Kwan, M.-P. (2021). The impact of the COVID-19 pandemic on people’s mobility: A </w:t>
      </w:r>
      <w:r w:rsidRPr="00005E6E">
        <w:rPr>
          <w:szCs w:val="24"/>
        </w:rPr>
        <w:lastRenderedPageBreak/>
        <w:t xml:space="preserve">longitudinal study of the U.S. from March to September of 2020. </w:t>
      </w:r>
      <w:r w:rsidRPr="00005E6E">
        <w:rPr>
          <w:i/>
          <w:iCs/>
          <w:szCs w:val="24"/>
        </w:rPr>
        <w:t>Journal of Transport Geography</w:t>
      </w:r>
      <w:r w:rsidRPr="00005E6E">
        <w:rPr>
          <w:szCs w:val="24"/>
        </w:rPr>
        <w:t xml:space="preserve">, </w:t>
      </w:r>
      <w:r w:rsidRPr="00005E6E">
        <w:rPr>
          <w:i/>
          <w:iCs/>
          <w:szCs w:val="24"/>
        </w:rPr>
        <w:t>93</w:t>
      </w:r>
      <w:r w:rsidRPr="00005E6E">
        <w:rPr>
          <w:szCs w:val="24"/>
        </w:rPr>
        <w:t>(March), 103039. https://doi.org/10.1016/j.jtrangeo.2021.103039</w:t>
      </w:r>
    </w:p>
    <w:p w14:paraId="44B27CE0" w14:textId="77777777" w:rsidR="00751A98" w:rsidRPr="00005E6E" w:rsidRDefault="00751A98" w:rsidP="000F3486">
      <w:pPr>
        <w:adjustRightInd w:val="0"/>
        <w:ind w:left="480" w:hanging="480"/>
        <w:rPr>
          <w:szCs w:val="24"/>
        </w:rPr>
      </w:pPr>
      <w:r w:rsidRPr="00005E6E">
        <w:rPr>
          <w:szCs w:val="24"/>
        </w:rPr>
        <w:t xml:space="preserve">Kim, K. (2018). Exploring the difference between ridership patterns of subway and taxi: Case study in Seoul. </w:t>
      </w:r>
      <w:r w:rsidRPr="00005E6E">
        <w:rPr>
          <w:i/>
          <w:iCs/>
          <w:szCs w:val="24"/>
        </w:rPr>
        <w:t>Journal of Transport Geography</w:t>
      </w:r>
      <w:r w:rsidRPr="00005E6E">
        <w:rPr>
          <w:szCs w:val="24"/>
        </w:rPr>
        <w:t xml:space="preserve">, </w:t>
      </w:r>
      <w:r w:rsidRPr="00005E6E">
        <w:rPr>
          <w:i/>
          <w:iCs/>
          <w:szCs w:val="24"/>
        </w:rPr>
        <w:t>66</w:t>
      </w:r>
      <w:r w:rsidRPr="00005E6E">
        <w:rPr>
          <w:szCs w:val="24"/>
        </w:rPr>
        <w:t>(March 2017), 213–223. https://doi.org/10.1016/j.jtrangeo.2017.12.003</w:t>
      </w:r>
    </w:p>
    <w:p w14:paraId="0E6D6635" w14:textId="77777777" w:rsidR="00751A98" w:rsidRPr="00005E6E" w:rsidRDefault="00751A98" w:rsidP="000F3486">
      <w:pPr>
        <w:adjustRightInd w:val="0"/>
        <w:ind w:left="480" w:hanging="480"/>
        <w:rPr>
          <w:szCs w:val="24"/>
        </w:rPr>
      </w:pPr>
      <w:r w:rsidRPr="00005E6E">
        <w:rPr>
          <w:szCs w:val="24"/>
        </w:rPr>
        <w:t xml:space="preserve">Kishore, N., Kahn, R., Martinez, P. P., De Salazar, P. M., Mahmud, A. S., &amp; Buckee, C. O. (2021). Lockdowns result in changes in human mobility which may impact the epidemiologic dynamics of SARS-CoV-2. </w:t>
      </w:r>
      <w:r w:rsidRPr="00005E6E">
        <w:rPr>
          <w:i/>
          <w:iCs/>
          <w:szCs w:val="24"/>
        </w:rPr>
        <w:t>Scientific Reports</w:t>
      </w:r>
      <w:r w:rsidRPr="00005E6E">
        <w:rPr>
          <w:szCs w:val="24"/>
        </w:rPr>
        <w:t xml:space="preserve">, </w:t>
      </w:r>
      <w:r w:rsidRPr="00005E6E">
        <w:rPr>
          <w:i/>
          <w:iCs/>
          <w:szCs w:val="24"/>
        </w:rPr>
        <w:t>11</w:t>
      </w:r>
      <w:r w:rsidRPr="00005E6E">
        <w:rPr>
          <w:szCs w:val="24"/>
        </w:rPr>
        <w:t>(1), 6995. https://doi.org/10.1038/s41598-021-86297-w</w:t>
      </w:r>
    </w:p>
    <w:p w14:paraId="15F6C803" w14:textId="77777777" w:rsidR="00751A98" w:rsidRPr="00005E6E" w:rsidRDefault="00751A98" w:rsidP="000F3486">
      <w:pPr>
        <w:adjustRightInd w:val="0"/>
        <w:ind w:left="480" w:hanging="480"/>
        <w:rPr>
          <w:szCs w:val="24"/>
        </w:rPr>
      </w:pPr>
      <w:r w:rsidRPr="00005E6E">
        <w:rPr>
          <w:szCs w:val="24"/>
        </w:rPr>
        <w:t xml:space="preserve">Kishore, N., Kiang, M. V, Engø-Monsen, K., Vembar, N., Schroeder, A., Balsari, S., &amp; Buckee, C. O. (2020). Measuring mobility to monitor travel and physical distancing interventions: a common framework for mobile phone data analysis. </w:t>
      </w:r>
      <w:r w:rsidRPr="00005E6E">
        <w:rPr>
          <w:i/>
          <w:iCs/>
          <w:szCs w:val="24"/>
        </w:rPr>
        <w:t>The Lancet Digital Health</w:t>
      </w:r>
      <w:r w:rsidRPr="00005E6E">
        <w:rPr>
          <w:szCs w:val="24"/>
        </w:rPr>
        <w:t xml:space="preserve">, </w:t>
      </w:r>
      <w:r w:rsidRPr="00005E6E">
        <w:rPr>
          <w:i/>
          <w:iCs/>
          <w:szCs w:val="24"/>
        </w:rPr>
        <w:t>2</w:t>
      </w:r>
      <w:r w:rsidRPr="00005E6E">
        <w:rPr>
          <w:szCs w:val="24"/>
        </w:rPr>
        <w:t>(11), e622–e628. https://doi.org/10.1016/S2589-7500(20)30193-X</w:t>
      </w:r>
    </w:p>
    <w:p w14:paraId="3763DCE1" w14:textId="77777777" w:rsidR="00751A98" w:rsidRPr="00005E6E" w:rsidRDefault="00751A98" w:rsidP="000F3486">
      <w:pPr>
        <w:adjustRightInd w:val="0"/>
        <w:ind w:left="480" w:hanging="480"/>
        <w:rPr>
          <w:szCs w:val="24"/>
        </w:rPr>
      </w:pPr>
      <w:r w:rsidRPr="00005E6E">
        <w:rPr>
          <w:szCs w:val="24"/>
        </w:rPr>
        <w:t xml:space="preserve">Krishnapuram, B., Carin, L., Figueiredo, M. A. T., &amp; Hartemink, A. J. (2005). Sparse multinomial logistic regression: fast algorithms and generalization bounds. </w:t>
      </w:r>
      <w:r w:rsidRPr="00005E6E">
        <w:rPr>
          <w:i/>
          <w:iCs/>
          <w:szCs w:val="24"/>
        </w:rPr>
        <w:t>IEEE Transactions on Pattern Analysis and Machine Intelligence</w:t>
      </w:r>
      <w:r w:rsidRPr="00005E6E">
        <w:rPr>
          <w:szCs w:val="24"/>
        </w:rPr>
        <w:t xml:space="preserve">, </w:t>
      </w:r>
      <w:r w:rsidRPr="00005E6E">
        <w:rPr>
          <w:i/>
          <w:iCs/>
          <w:szCs w:val="24"/>
        </w:rPr>
        <w:t>27</w:t>
      </w:r>
      <w:r w:rsidRPr="00005E6E">
        <w:rPr>
          <w:szCs w:val="24"/>
        </w:rPr>
        <w:t>(6), 957–968. https://doi.org/10.1109/TPAMI.2005.127</w:t>
      </w:r>
    </w:p>
    <w:p w14:paraId="0D1D69A6" w14:textId="77777777" w:rsidR="00751A98" w:rsidRPr="00005E6E" w:rsidRDefault="00751A98" w:rsidP="000F3486">
      <w:pPr>
        <w:adjustRightInd w:val="0"/>
        <w:ind w:left="480" w:hanging="480"/>
        <w:rPr>
          <w:szCs w:val="24"/>
        </w:rPr>
      </w:pPr>
      <w:r w:rsidRPr="00005E6E">
        <w:rPr>
          <w:szCs w:val="24"/>
        </w:rPr>
        <w:t xml:space="preserve">Kuhn, M. (2008). Building Predictive Models in R Using the caret Package. </w:t>
      </w:r>
      <w:r w:rsidRPr="00005E6E">
        <w:rPr>
          <w:i/>
          <w:iCs/>
          <w:szCs w:val="24"/>
        </w:rPr>
        <w:t>Journal of Statistical Software</w:t>
      </w:r>
      <w:r w:rsidRPr="00005E6E">
        <w:rPr>
          <w:szCs w:val="24"/>
        </w:rPr>
        <w:t xml:space="preserve">, </w:t>
      </w:r>
      <w:r w:rsidRPr="00005E6E">
        <w:rPr>
          <w:i/>
          <w:iCs/>
          <w:szCs w:val="24"/>
        </w:rPr>
        <w:t>28</w:t>
      </w:r>
      <w:r w:rsidRPr="00005E6E">
        <w:rPr>
          <w:szCs w:val="24"/>
        </w:rPr>
        <w:t>(5). https://doi.org/10.18637/jss.v028.i05</w:t>
      </w:r>
    </w:p>
    <w:p w14:paraId="3C6ACAD7" w14:textId="77777777" w:rsidR="00751A98" w:rsidRPr="00005E6E" w:rsidRDefault="00751A98" w:rsidP="000F3486">
      <w:pPr>
        <w:adjustRightInd w:val="0"/>
        <w:ind w:left="480" w:hanging="480"/>
        <w:rPr>
          <w:szCs w:val="24"/>
        </w:rPr>
      </w:pPr>
      <w:r w:rsidRPr="00005E6E">
        <w:rPr>
          <w:szCs w:val="24"/>
        </w:rPr>
        <w:t xml:space="preserve">Kwan, M. (2021). The stationarity bias in research on the environmental determinants of health. </w:t>
      </w:r>
      <w:r w:rsidRPr="00005E6E">
        <w:rPr>
          <w:i/>
          <w:iCs/>
          <w:szCs w:val="24"/>
        </w:rPr>
        <w:t>Health and Place</w:t>
      </w:r>
      <w:r w:rsidRPr="00005E6E">
        <w:rPr>
          <w:szCs w:val="24"/>
        </w:rPr>
        <w:t xml:space="preserve">, </w:t>
      </w:r>
      <w:r w:rsidRPr="00005E6E">
        <w:rPr>
          <w:i/>
          <w:iCs/>
          <w:szCs w:val="24"/>
        </w:rPr>
        <w:t>70</w:t>
      </w:r>
      <w:r w:rsidRPr="00005E6E">
        <w:rPr>
          <w:szCs w:val="24"/>
        </w:rPr>
        <w:t>(June), 102609. https://doi.org/10.1016/j.healthplace.2021.102609</w:t>
      </w:r>
    </w:p>
    <w:p w14:paraId="67F46329" w14:textId="77777777" w:rsidR="00751A98" w:rsidRPr="00005E6E" w:rsidRDefault="00751A98" w:rsidP="000F3486">
      <w:pPr>
        <w:adjustRightInd w:val="0"/>
        <w:ind w:left="480" w:hanging="480"/>
        <w:rPr>
          <w:szCs w:val="24"/>
        </w:rPr>
      </w:pPr>
      <w:r w:rsidRPr="00005E6E">
        <w:rPr>
          <w:szCs w:val="24"/>
        </w:rPr>
        <w:t xml:space="preserve">Lee, W. Do, Qian, M., &amp; Schwanen, T. (2021). The association between socioeconomic status and mobility reductions in the early stage of England’s COVID-19 epidemic. </w:t>
      </w:r>
      <w:r w:rsidRPr="00005E6E">
        <w:rPr>
          <w:i/>
          <w:iCs/>
          <w:szCs w:val="24"/>
        </w:rPr>
        <w:t>Health &amp; Place</w:t>
      </w:r>
      <w:r w:rsidRPr="00005E6E">
        <w:rPr>
          <w:szCs w:val="24"/>
        </w:rPr>
        <w:t xml:space="preserve">, </w:t>
      </w:r>
      <w:r w:rsidRPr="00005E6E">
        <w:rPr>
          <w:i/>
          <w:iCs/>
          <w:szCs w:val="24"/>
        </w:rPr>
        <w:t>69</w:t>
      </w:r>
      <w:r w:rsidRPr="00005E6E">
        <w:rPr>
          <w:szCs w:val="24"/>
        </w:rPr>
        <w:t>, 102563. https://doi.org/10.1016/j.healthplace.2021.102563</w:t>
      </w:r>
    </w:p>
    <w:p w14:paraId="258CF98F" w14:textId="77777777" w:rsidR="00751A98" w:rsidRPr="00005E6E" w:rsidRDefault="00751A98" w:rsidP="000F3486">
      <w:pPr>
        <w:adjustRightInd w:val="0"/>
        <w:ind w:left="480" w:hanging="480"/>
        <w:rPr>
          <w:szCs w:val="24"/>
        </w:rPr>
      </w:pPr>
      <w:r w:rsidRPr="00005E6E">
        <w:rPr>
          <w:szCs w:val="24"/>
        </w:rPr>
        <w:t xml:space="preserve">Linka, K., Goriely, A., &amp; Kuhl, E. (2020). Global and local mobility as a barometer for COVID-19 dynamics. </w:t>
      </w:r>
      <w:r w:rsidRPr="00005E6E">
        <w:rPr>
          <w:i/>
          <w:iCs/>
          <w:szCs w:val="24"/>
        </w:rPr>
        <w:t>MedRxiv</w:t>
      </w:r>
      <w:r w:rsidRPr="00005E6E">
        <w:rPr>
          <w:szCs w:val="24"/>
        </w:rPr>
        <w:t>. https://doi.org/10.1101/2020.06.13.20130658</w:t>
      </w:r>
    </w:p>
    <w:p w14:paraId="2C4E9860" w14:textId="56F69E84" w:rsidR="00751A98" w:rsidRPr="00005E6E" w:rsidRDefault="00751A98" w:rsidP="000F3486">
      <w:pPr>
        <w:adjustRightInd w:val="0"/>
        <w:ind w:left="480" w:hanging="480"/>
        <w:rPr>
          <w:szCs w:val="24"/>
        </w:rPr>
      </w:pPr>
      <w:r w:rsidRPr="00005E6E">
        <w:rPr>
          <w:szCs w:val="24"/>
        </w:rPr>
        <w:t>Long, J. A., &amp; Ren, C. (2022). Associations between mobility and socio</w:t>
      </w:r>
      <w:r w:rsidR="00005E6E" w:rsidRPr="00005E6E">
        <w:rPr>
          <w:szCs w:val="24"/>
        </w:rPr>
        <w:t xml:space="preserve"> </w:t>
      </w:r>
      <w:r w:rsidRPr="00005E6E">
        <w:rPr>
          <w:szCs w:val="24"/>
        </w:rPr>
        <w:t xml:space="preserve">economic indicators vary across the timeline of the Covid-19 pandemic. </w:t>
      </w:r>
      <w:r w:rsidRPr="00005E6E">
        <w:rPr>
          <w:i/>
          <w:iCs/>
          <w:szCs w:val="24"/>
        </w:rPr>
        <w:t>Computers, Environment and Urban Systems</w:t>
      </w:r>
      <w:r w:rsidRPr="00005E6E">
        <w:rPr>
          <w:szCs w:val="24"/>
        </w:rPr>
        <w:t xml:space="preserve">, </w:t>
      </w:r>
      <w:r w:rsidRPr="00005E6E">
        <w:rPr>
          <w:i/>
          <w:iCs/>
          <w:szCs w:val="24"/>
        </w:rPr>
        <w:t>91</w:t>
      </w:r>
      <w:r w:rsidRPr="00005E6E">
        <w:rPr>
          <w:szCs w:val="24"/>
        </w:rPr>
        <w:t>(July 2021), 101710. https://doi.org/10.1016/j.compenvurbsys.2021.101710</w:t>
      </w:r>
    </w:p>
    <w:p w14:paraId="5E3861E8" w14:textId="77777777" w:rsidR="00751A98" w:rsidRPr="00005E6E" w:rsidRDefault="00751A98" w:rsidP="000F3486">
      <w:pPr>
        <w:adjustRightInd w:val="0"/>
        <w:ind w:left="480" w:hanging="480"/>
        <w:rPr>
          <w:szCs w:val="24"/>
        </w:rPr>
      </w:pPr>
      <w:r w:rsidRPr="004C4EDF">
        <w:rPr>
          <w:szCs w:val="24"/>
          <w:lang w:val="nl-NL"/>
        </w:rPr>
        <w:t xml:space="preserve">Lou, J., Shen, X., &amp; Niemeier, D. (2020). </w:t>
      </w:r>
      <w:r w:rsidRPr="00005E6E">
        <w:rPr>
          <w:szCs w:val="24"/>
        </w:rPr>
        <w:t xml:space="preserve">Are stay-at-home orders more difficult to follow for low-income groups? </w:t>
      </w:r>
      <w:r w:rsidRPr="00005E6E">
        <w:rPr>
          <w:i/>
          <w:iCs/>
          <w:szCs w:val="24"/>
        </w:rPr>
        <w:t>Journal of Transport Geography</w:t>
      </w:r>
      <w:r w:rsidRPr="00005E6E">
        <w:rPr>
          <w:szCs w:val="24"/>
        </w:rPr>
        <w:t xml:space="preserve">, </w:t>
      </w:r>
      <w:r w:rsidRPr="00005E6E">
        <w:rPr>
          <w:i/>
          <w:iCs/>
          <w:szCs w:val="24"/>
        </w:rPr>
        <w:t>89</w:t>
      </w:r>
      <w:r w:rsidRPr="00005E6E">
        <w:rPr>
          <w:szCs w:val="24"/>
        </w:rPr>
        <w:t>(October), 102894. https://doi.org/10.1016/j.jtrangeo.2020.102894</w:t>
      </w:r>
    </w:p>
    <w:p w14:paraId="3410E29D" w14:textId="77777777" w:rsidR="00751A98" w:rsidRPr="00005E6E" w:rsidRDefault="00751A98" w:rsidP="000F3486">
      <w:pPr>
        <w:adjustRightInd w:val="0"/>
        <w:ind w:left="480" w:hanging="480"/>
        <w:rPr>
          <w:szCs w:val="24"/>
        </w:rPr>
      </w:pPr>
      <w:r w:rsidRPr="00005E6E">
        <w:rPr>
          <w:szCs w:val="24"/>
        </w:rPr>
        <w:t xml:space="preserve">Lu, J., Zhou, S., Liu, L., &amp; Li, Q. (2021). You are where you go: Inferring residents’ income level through daily activity and geographic exposure. </w:t>
      </w:r>
      <w:r w:rsidRPr="00005E6E">
        <w:rPr>
          <w:i/>
          <w:iCs/>
          <w:szCs w:val="24"/>
        </w:rPr>
        <w:t>Cities</w:t>
      </w:r>
      <w:r w:rsidRPr="00005E6E">
        <w:rPr>
          <w:szCs w:val="24"/>
        </w:rPr>
        <w:t xml:space="preserve">, </w:t>
      </w:r>
      <w:r w:rsidRPr="00005E6E">
        <w:rPr>
          <w:i/>
          <w:iCs/>
          <w:szCs w:val="24"/>
        </w:rPr>
        <w:t>111</w:t>
      </w:r>
      <w:r w:rsidRPr="00005E6E">
        <w:rPr>
          <w:szCs w:val="24"/>
        </w:rPr>
        <w:t>(135), 102984. https://doi.org/10.1016/j.cities.2020.102984</w:t>
      </w:r>
    </w:p>
    <w:p w14:paraId="06D27901" w14:textId="77777777" w:rsidR="00751A98" w:rsidRPr="00005E6E" w:rsidRDefault="00751A98" w:rsidP="000F3486">
      <w:pPr>
        <w:adjustRightInd w:val="0"/>
        <w:ind w:left="480" w:hanging="480"/>
        <w:rPr>
          <w:szCs w:val="24"/>
        </w:rPr>
      </w:pPr>
      <w:r w:rsidRPr="00005E6E">
        <w:rPr>
          <w:szCs w:val="24"/>
        </w:rPr>
        <w:t xml:space="preserve">Marsden, G., &amp; Docherty, I. (2021). Mega-disruptions and policy change: Lessons from the mobility sector in response to the Covid-19 pandemic in the UK. </w:t>
      </w:r>
      <w:r w:rsidRPr="00005E6E">
        <w:rPr>
          <w:i/>
          <w:iCs/>
          <w:szCs w:val="24"/>
        </w:rPr>
        <w:t>Transport Policy</w:t>
      </w:r>
      <w:r w:rsidRPr="00005E6E">
        <w:rPr>
          <w:szCs w:val="24"/>
        </w:rPr>
        <w:t xml:space="preserve">, </w:t>
      </w:r>
      <w:r w:rsidRPr="00005E6E">
        <w:rPr>
          <w:i/>
          <w:iCs/>
          <w:szCs w:val="24"/>
        </w:rPr>
        <w:t>110</w:t>
      </w:r>
      <w:r w:rsidRPr="00005E6E">
        <w:rPr>
          <w:szCs w:val="24"/>
        </w:rPr>
        <w:t>, 86–97. https://doi.org/10.1016/j.tranpol.2021.05.015</w:t>
      </w:r>
    </w:p>
    <w:p w14:paraId="5378D847" w14:textId="77777777" w:rsidR="00751A98" w:rsidRPr="00005E6E" w:rsidRDefault="00751A98" w:rsidP="000F3486">
      <w:pPr>
        <w:adjustRightInd w:val="0"/>
        <w:ind w:left="480" w:hanging="480"/>
        <w:rPr>
          <w:szCs w:val="24"/>
        </w:rPr>
      </w:pPr>
      <w:r w:rsidRPr="00005E6E">
        <w:rPr>
          <w:szCs w:val="24"/>
        </w:rPr>
        <w:t xml:space="preserve">Molloy, J., Schatzmann, T., Schoeman, B., Tchervenkov, C., Hintermann, B., &amp; Axhausen, K. W. (2021). Observed impacts of the Covid-19 first wave on travel behaviour in Switzerland based on a large GPS panel. </w:t>
      </w:r>
      <w:r w:rsidRPr="00005E6E">
        <w:rPr>
          <w:i/>
          <w:iCs/>
          <w:szCs w:val="24"/>
        </w:rPr>
        <w:t>Transport Policy</w:t>
      </w:r>
      <w:r w:rsidRPr="00005E6E">
        <w:rPr>
          <w:szCs w:val="24"/>
        </w:rPr>
        <w:t xml:space="preserve">, </w:t>
      </w:r>
      <w:r w:rsidRPr="00005E6E">
        <w:rPr>
          <w:i/>
          <w:iCs/>
          <w:szCs w:val="24"/>
        </w:rPr>
        <w:t>104</w:t>
      </w:r>
      <w:r w:rsidRPr="00005E6E">
        <w:rPr>
          <w:szCs w:val="24"/>
        </w:rPr>
        <w:t>, 43–51. https://doi.org/10.1016/j.tranpol.2021.01.009</w:t>
      </w:r>
    </w:p>
    <w:p w14:paraId="5E0E0F7B" w14:textId="77777777" w:rsidR="00751A98" w:rsidRPr="00005E6E" w:rsidRDefault="00751A98" w:rsidP="000F3486">
      <w:pPr>
        <w:adjustRightInd w:val="0"/>
        <w:ind w:left="480" w:hanging="480"/>
        <w:rPr>
          <w:szCs w:val="24"/>
        </w:rPr>
      </w:pPr>
      <w:r w:rsidRPr="00005E6E">
        <w:rPr>
          <w:szCs w:val="24"/>
        </w:rPr>
        <w:t xml:space="preserve">Mouratidis, K., &amp; Papagiannakis, A. (2021). COVID-19, internet, and mobility: The rise of telework, telehealth, e-learning, and e-shopping. </w:t>
      </w:r>
      <w:r w:rsidRPr="00005E6E">
        <w:rPr>
          <w:i/>
          <w:iCs/>
          <w:szCs w:val="24"/>
        </w:rPr>
        <w:t>Sustainable Cities and Society</w:t>
      </w:r>
      <w:r w:rsidRPr="00005E6E">
        <w:rPr>
          <w:szCs w:val="24"/>
        </w:rPr>
        <w:t xml:space="preserve">, </w:t>
      </w:r>
      <w:r w:rsidRPr="00005E6E">
        <w:rPr>
          <w:i/>
          <w:iCs/>
          <w:szCs w:val="24"/>
        </w:rPr>
        <w:t>74</w:t>
      </w:r>
      <w:r w:rsidRPr="00005E6E">
        <w:rPr>
          <w:szCs w:val="24"/>
        </w:rPr>
        <w:t>, 103182. https://doi.org/10.1016/j.scs.2021.103182</w:t>
      </w:r>
    </w:p>
    <w:p w14:paraId="5C74CCE8" w14:textId="77777777" w:rsidR="00751A98" w:rsidRPr="00005E6E" w:rsidRDefault="00751A98" w:rsidP="000F3486">
      <w:pPr>
        <w:adjustRightInd w:val="0"/>
        <w:ind w:left="480" w:hanging="480"/>
        <w:rPr>
          <w:szCs w:val="24"/>
        </w:rPr>
      </w:pPr>
      <w:r w:rsidRPr="00005E6E">
        <w:rPr>
          <w:szCs w:val="24"/>
        </w:rPr>
        <w:t xml:space="preserve">Office for National Statistics. (2021). </w:t>
      </w:r>
      <w:r w:rsidRPr="00005E6E">
        <w:rPr>
          <w:i/>
          <w:iCs/>
          <w:szCs w:val="24"/>
        </w:rPr>
        <w:t xml:space="preserve">Coronavirus and compliance with government guidance, UK : </w:t>
      </w:r>
      <w:r w:rsidRPr="00005E6E">
        <w:rPr>
          <w:i/>
          <w:iCs/>
          <w:szCs w:val="24"/>
        </w:rPr>
        <w:lastRenderedPageBreak/>
        <w:t>April 2021</w:t>
      </w:r>
      <w:r w:rsidRPr="00005E6E">
        <w:rPr>
          <w:szCs w:val="24"/>
        </w:rPr>
        <w:t>. https://www.ons.gov.uk/peoplepopulationandcommunity/healthandsocialcare/conditionsanddiseases/bulletins/coronavirusandcompliancewithgovernmentguidanceuk/april2021</w:t>
      </w:r>
    </w:p>
    <w:p w14:paraId="07E5B75A" w14:textId="77777777" w:rsidR="00751A98" w:rsidRPr="00005E6E" w:rsidRDefault="00751A98" w:rsidP="000F3486">
      <w:pPr>
        <w:adjustRightInd w:val="0"/>
        <w:ind w:left="480" w:hanging="480"/>
        <w:rPr>
          <w:szCs w:val="24"/>
        </w:rPr>
      </w:pPr>
      <w:r w:rsidRPr="00005E6E">
        <w:rPr>
          <w:szCs w:val="24"/>
        </w:rPr>
        <w:t xml:space="preserve">Oliver, N., Lepri, B., Sterly, H., Lambiotte, R., Deletaille, S., De Nadai, M., Letouzé, E., Salah, A. A., Benjamins, R., Cattuto, C., Colizza, V., de Cordes, N., Fraiberger, S. P., Koebe, T., Lehmann, S., Murillo, J., Pentland, A., Pham, P. N., Pivetta, F., … Vinck, P. (2020). Mobile phone data for informing public health actions across the COVID-19 pandemic life cycle. </w:t>
      </w:r>
      <w:r w:rsidRPr="00005E6E">
        <w:rPr>
          <w:i/>
          <w:iCs/>
          <w:szCs w:val="24"/>
        </w:rPr>
        <w:t>Science Advances</w:t>
      </w:r>
      <w:r w:rsidRPr="00005E6E">
        <w:rPr>
          <w:szCs w:val="24"/>
        </w:rPr>
        <w:t xml:space="preserve">, </w:t>
      </w:r>
      <w:r w:rsidRPr="00005E6E">
        <w:rPr>
          <w:i/>
          <w:iCs/>
          <w:szCs w:val="24"/>
        </w:rPr>
        <w:t>6</w:t>
      </w:r>
      <w:r w:rsidRPr="00005E6E">
        <w:rPr>
          <w:szCs w:val="24"/>
        </w:rPr>
        <w:t>(23), eabc0764. https://doi.org/10.1126/sciadv.abc0764</w:t>
      </w:r>
    </w:p>
    <w:p w14:paraId="12B7ADB9" w14:textId="77777777" w:rsidR="00751A98" w:rsidRPr="00005E6E" w:rsidRDefault="00751A98" w:rsidP="000F3486">
      <w:pPr>
        <w:adjustRightInd w:val="0"/>
        <w:ind w:left="480" w:hanging="480"/>
        <w:rPr>
          <w:szCs w:val="24"/>
        </w:rPr>
      </w:pPr>
      <w:r w:rsidRPr="00005E6E">
        <w:rPr>
          <w:szCs w:val="24"/>
        </w:rPr>
        <w:t xml:space="preserve">Pan, Y., Darzi, A., Kabiri, A., Zhao, G., Luo, W., Xiong, C., &amp; Zhang, L. (2020). Quantifying human mobility behaviour changes during the COVID-19 outbreak in the United States. </w:t>
      </w:r>
      <w:r w:rsidRPr="00005E6E">
        <w:rPr>
          <w:i/>
          <w:iCs/>
          <w:szCs w:val="24"/>
        </w:rPr>
        <w:t>Scientific Reports</w:t>
      </w:r>
      <w:r w:rsidRPr="00005E6E">
        <w:rPr>
          <w:szCs w:val="24"/>
        </w:rPr>
        <w:t xml:space="preserve">, </w:t>
      </w:r>
      <w:r w:rsidRPr="00005E6E">
        <w:rPr>
          <w:i/>
          <w:iCs/>
          <w:szCs w:val="24"/>
        </w:rPr>
        <w:t>10</w:t>
      </w:r>
      <w:r w:rsidRPr="00005E6E">
        <w:rPr>
          <w:szCs w:val="24"/>
        </w:rPr>
        <w:t>(1), 20742. https://doi.org/10.1038/s41598-020-77751-2</w:t>
      </w:r>
    </w:p>
    <w:p w14:paraId="2B904443" w14:textId="77777777" w:rsidR="00751A98" w:rsidRPr="00005E6E" w:rsidRDefault="00751A98" w:rsidP="000F3486">
      <w:pPr>
        <w:adjustRightInd w:val="0"/>
        <w:ind w:left="480" w:hanging="480"/>
        <w:rPr>
          <w:szCs w:val="24"/>
        </w:rPr>
      </w:pPr>
      <w:r w:rsidRPr="00005E6E">
        <w:rPr>
          <w:szCs w:val="24"/>
        </w:rPr>
        <w:t xml:space="preserve">Park, S., Oshan, T. M., El Ali, A., &amp; Finamore, A. (2021). Are we breaking bubbles as we move? Using a large sample to explore the relationship between urban mobility and segregation. </w:t>
      </w:r>
      <w:r w:rsidRPr="00005E6E">
        <w:rPr>
          <w:i/>
          <w:iCs/>
          <w:szCs w:val="24"/>
        </w:rPr>
        <w:t>Computers, Environment and Urban Systems</w:t>
      </w:r>
      <w:r w:rsidRPr="00005E6E">
        <w:rPr>
          <w:szCs w:val="24"/>
        </w:rPr>
        <w:t xml:space="preserve">, </w:t>
      </w:r>
      <w:r w:rsidRPr="00005E6E">
        <w:rPr>
          <w:i/>
          <w:iCs/>
          <w:szCs w:val="24"/>
        </w:rPr>
        <w:t>86</w:t>
      </w:r>
      <w:r w:rsidRPr="00005E6E">
        <w:rPr>
          <w:szCs w:val="24"/>
        </w:rPr>
        <w:t>(April 2020), 101585. https://doi.org/10.1016/j.compenvurbsys.2020.101585</w:t>
      </w:r>
    </w:p>
    <w:p w14:paraId="58977EB4" w14:textId="77777777" w:rsidR="00751A98" w:rsidRPr="00005E6E" w:rsidRDefault="00751A98" w:rsidP="000F3486">
      <w:pPr>
        <w:adjustRightInd w:val="0"/>
        <w:ind w:left="480" w:hanging="480"/>
        <w:rPr>
          <w:szCs w:val="24"/>
        </w:rPr>
      </w:pPr>
      <w:r w:rsidRPr="00005E6E">
        <w:rPr>
          <w:szCs w:val="24"/>
        </w:rPr>
        <w:t xml:space="preserve">Pepe, E., Bajardi, P., Gauvin, L., Privitera, F., Lake, B., Cattuto, C., &amp; Tizzoni, M. (2020). COVID-19 outbreak response, a dataset to assess mobility changes in Italy following national lockdown. </w:t>
      </w:r>
      <w:r w:rsidRPr="00005E6E">
        <w:rPr>
          <w:i/>
          <w:iCs/>
          <w:szCs w:val="24"/>
        </w:rPr>
        <w:t>Scientific Data</w:t>
      </w:r>
      <w:r w:rsidRPr="00005E6E">
        <w:rPr>
          <w:szCs w:val="24"/>
        </w:rPr>
        <w:t xml:space="preserve">, </w:t>
      </w:r>
      <w:r w:rsidRPr="00005E6E">
        <w:rPr>
          <w:i/>
          <w:iCs/>
          <w:szCs w:val="24"/>
        </w:rPr>
        <w:t>7</w:t>
      </w:r>
      <w:r w:rsidRPr="00005E6E">
        <w:rPr>
          <w:szCs w:val="24"/>
        </w:rPr>
        <w:t>(1), 230. https://doi.org/10.1038/s41597-020-00575-2</w:t>
      </w:r>
    </w:p>
    <w:p w14:paraId="46E49A5A" w14:textId="77777777" w:rsidR="00751A98" w:rsidRPr="00005E6E" w:rsidRDefault="00751A98" w:rsidP="000F3486">
      <w:pPr>
        <w:adjustRightInd w:val="0"/>
        <w:ind w:left="480" w:hanging="480"/>
        <w:rPr>
          <w:szCs w:val="24"/>
        </w:rPr>
      </w:pPr>
      <w:r w:rsidRPr="00005E6E">
        <w:rPr>
          <w:szCs w:val="24"/>
        </w:rPr>
        <w:t xml:space="preserve">Petitjean, F., Ketterlin, A., &amp; Gançarski, P. (2011). A global averaging method for dynamic time warping, with applications to clustering. </w:t>
      </w:r>
      <w:r w:rsidRPr="00005E6E">
        <w:rPr>
          <w:i/>
          <w:iCs/>
          <w:szCs w:val="24"/>
        </w:rPr>
        <w:t>Pattern Recognition</w:t>
      </w:r>
      <w:r w:rsidRPr="00005E6E">
        <w:rPr>
          <w:szCs w:val="24"/>
        </w:rPr>
        <w:t xml:space="preserve">, </w:t>
      </w:r>
      <w:r w:rsidRPr="00005E6E">
        <w:rPr>
          <w:i/>
          <w:iCs/>
          <w:szCs w:val="24"/>
        </w:rPr>
        <w:t>44</w:t>
      </w:r>
      <w:r w:rsidRPr="00005E6E">
        <w:rPr>
          <w:szCs w:val="24"/>
        </w:rPr>
        <w:t>(3), 678–693. https://doi.org/10.1016/j.patcog.2010.09.013</w:t>
      </w:r>
    </w:p>
    <w:p w14:paraId="4B025C2A" w14:textId="77777777" w:rsidR="00751A98" w:rsidRPr="00005E6E" w:rsidRDefault="00751A98" w:rsidP="000F3486">
      <w:pPr>
        <w:adjustRightInd w:val="0"/>
        <w:ind w:left="480" w:hanging="480"/>
        <w:rPr>
          <w:szCs w:val="24"/>
        </w:rPr>
      </w:pPr>
      <w:r w:rsidRPr="00005E6E">
        <w:rPr>
          <w:szCs w:val="24"/>
        </w:rPr>
        <w:t xml:space="preserve">Public Health England. (2020). </w:t>
      </w:r>
      <w:r w:rsidRPr="00005E6E">
        <w:rPr>
          <w:i/>
          <w:iCs/>
          <w:szCs w:val="24"/>
        </w:rPr>
        <w:t>Guidance on social distancing for everyone in the UK</w:t>
      </w:r>
      <w:r w:rsidRPr="00005E6E">
        <w:rPr>
          <w:szCs w:val="24"/>
        </w:rPr>
        <w:t>. https://www.gov.uk/government/publications/covid-19-guidance-on-social-distancing-and-for-vulnerable-people/guidance-on-social-distancing-for-everyone-in-the-uk-and-protecting-older-people-and-vulnerable-adults</w:t>
      </w:r>
    </w:p>
    <w:p w14:paraId="34969F8F" w14:textId="77777777" w:rsidR="00751A98" w:rsidRPr="00005E6E" w:rsidRDefault="00751A98" w:rsidP="000F3486">
      <w:pPr>
        <w:adjustRightInd w:val="0"/>
        <w:ind w:left="480" w:hanging="480"/>
        <w:rPr>
          <w:szCs w:val="24"/>
        </w:rPr>
      </w:pPr>
      <w:r w:rsidRPr="00005E6E">
        <w:rPr>
          <w:szCs w:val="24"/>
        </w:rPr>
        <w:t xml:space="preserve">Rosti, M. E., Olivieri, S., Cavaiola, M., Seminara, A., &amp; Mazzino, A. (2020). Fluid dynamics of COVID-19 airborne infection suggests urgent data for a scientific design of social distancing. </w:t>
      </w:r>
      <w:r w:rsidRPr="00005E6E">
        <w:rPr>
          <w:i/>
          <w:iCs/>
          <w:szCs w:val="24"/>
        </w:rPr>
        <w:t>Scientific Reports</w:t>
      </w:r>
      <w:r w:rsidRPr="00005E6E">
        <w:rPr>
          <w:szCs w:val="24"/>
        </w:rPr>
        <w:t xml:space="preserve">, </w:t>
      </w:r>
      <w:r w:rsidRPr="00005E6E">
        <w:rPr>
          <w:i/>
          <w:iCs/>
          <w:szCs w:val="24"/>
        </w:rPr>
        <w:t>10</w:t>
      </w:r>
      <w:r w:rsidRPr="00005E6E">
        <w:rPr>
          <w:szCs w:val="24"/>
        </w:rPr>
        <w:t>(1), 22426. https://doi.org/10.1038/s41598-020-80078-7</w:t>
      </w:r>
    </w:p>
    <w:p w14:paraId="117404CC" w14:textId="77777777" w:rsidR="00751A98" w:rsidRPr="00005E6E" w:rsidRDefault="00751A98" w:rsidP="000F3486">
      <w:pPr>
        <w:adjustRightInd w:val="0"/>
        <w:ind w:left="480" w:hanging="480"/>
        <w:rPr>
          <w:szCs w:val="24"/>
        </w:rPr>
      </w:pPr>
      <w:r w:rsidRPr="00005E6E">
        <w:rPr>
          <w:szCs w:val="24"/>
        </w:rPr>
        <w:t xml:space="preserve">Rousseeuw, P. J. (1987). Silhouettes: A graphical aid to the interpretation and validation of cluster analysis. </w:t>
      </w:r>
      <w:r w:rsidRPr="00005E6E">
        <w:rPr>
          <w:i/>
          <w:iCs/>
          <w:szCs w:val="24"/>
        </w:rPr>
        <w:t>Journal of Computational and Applied Mathematics</w:t>
      </w:r>
      <w:r w:rsidRPr="00005E6E">
        <w:rPr>
          <w:szCs w:val="24"/>
        </w:rPr>
        <w:t xml:space="preserve">, </w:t>
      </w:r>
      <w:r w:rsidRPr="00005E6E">
        <w:rPr>
          <w:i/>
          <w:iCs/>
          <w:szCs w:val="24"/>
        </w:rPr>
        <w:t>20</w:t>
      </w:r>
      <w:r w:rsidRPr="00005E6E">
        <w:rPr>
          <w:szCs w:val="24"/>
        </w:rPr>
        <w:t>, 53–65. https://doi.org/10.1016/0377-0427(87)90125-7</w:t>
      </w:r>
    </w:p>
    <w:p w14:paraId="2AE8C367" w14:textId="77777777" w:rsidR="00751A98" w:rsidRPr="00005E6E" w:rsidRDefault="00751A98" w:rsidP="000F3486">
      <w:pPr>
        <w:adjustRightInd w:val="0"/>
        <w:ind w:left="480" w:hanging="480"/>
        <w:rPr>
          <w:szCs w:val="24"/>
        </w:rPr>
      </w:pPr>
      <w:r w:rsidRPr="00005E6E">
        <w:rPr>
          <w:szCs w:val="24"/>
        </w:rPr>
        <w:t xml:space="preserve">Santana, C., Botta, F., Barbosa, H., Privitera, F., Menezes, R., &amp; Clemente, R. Di. (2020). </w:t>
      </w:r>
      <w:r w:rsidRPr="00005E6E">
        <w:rPr>
          <w:i/>
          <w:iCs/>
          <w:szCs w:val="24"/>
        </w:rPr>
        <w:t>Analysis of human mobility in the UK during the COVID-19 pandemic</w:t>
      </w:r>
      <w:r w:rsidRPr="00005E6E">
        <w:rPr>
          <w:szCs w:val="24"/>
        </w:rPr>
        <w:t xml:space="preserve"> (Issue June). https://covid19-uk-mobility.github.io/First-report.html</w:t>
      </w:r>
    </w:p>
    <w:p w14:paraId="3E9D1039" w14:textId="77777777" w:rsidR="00751A98" w:rsidRPr="00005E6E" w:rsidRDefault="00751A98" w:rsidP="000F3486">
      <w:pPr>
        <w:adjustRightInd w:val="0"/>
        <w:ind w:left="480" w:hanging="480"/>
        <w:rPr>
          <w:szCs w:val="24"/>
        </w:rPr>
      </w:pPr>
      <w:r w:rsidRPr="00005E6E">
        <w:rPr>
          <w:szCs w:val="24"/>
        </w:rPr>
        <w:t xml:space="preserve">Sardá-Espinosa, A. (2019). Comparing time-series clustering algorithms in R using the dtwclust package. </w:t>
      </w:r>
      <w:r w:rsidRPr="00005E6E">
        <w:rPr>
          <w:i/>
          <w:iCs/>
          <w:szCs w:val="24"/>
        </w:rPr>
        <w:t>R Journal</w:t>
      </w:r>
      <w:r w:rsidRPr="00005E6E">
        <w:rPr>
          <w:szCs w:val="24"/>
        </w:rPr>
        <w:t xml:space="preserve">, </w:t>
      </w:r>
      <w:r w:rsidRPr="00005E6E">
        <w:rPr>
          <w:i/>
          <w:iCs/>
          <w:szCs w:val="24"/>
        </w:rPr>
        <w:t>11</w:t>
      </w:r>
      <w:r w:rsidRPr="00005E6E">
        <w:rPr>
          <w:szCs w:val="24"/>
        </w:rPr>
        <w:t>(1), 1–45.</w:t>
      </w:r>
    </w:p>
    <w:p w14:paraId="2A843153" w14:textId="77777777" w:rsidR="00751A98" w:rsidRPr="00005E6E" w:rsidRDefault="00751A98" w:rsidP="000F3486">
      <w:pPr>
        <w:adjustRightInd w:val="0"/>
        <w:ind w:left="480" w:hanging="480"/>
        <w:rPr>
          <w:szCs w:val="24"/>
        </w:rPr>
      </w:pPr>
      <w:r w:rsidRPr="00005E6E">
        <w:rPr>
          <w:szCs w:val="24"/>
        </w:rPr>
        <w:t xml:space="preserve">Scally, G., Jacobson, B., &amp; Abbasi, K. (2020). The UK’s public health response to covid-19. </w:t>
      </w:r>
      <w:r w:rsidRPr="00005E6E">
        <w:rPr>
          <w:i/>
          <w:iCs/>
          <w:szCs w:val="24"/>
        </w:rPr>
        <w:t>BMJ</w:t>
      </w:r>
      <w:r w:rsidRPr="00005E6E">
        <w:rPr>
          <w:szCs w:val="24"/>
        </w:rPr>
        <w:t xml:space="preserve">, </w:t>
      </w:r>
      <w:r w:rsidRPr="00005E6E">
        <w:rPr>
          <w:i/>
          <w:iCs/>
          <w:szCs w:val="24"/>
        </w:rPr>
        <w:t>369</w:t>
      </w:r>
      <w:r w:rsidRPr="00005E6E">
        <w:rPr>
          <w:szCs w:val="24"/>
        </w:rPr>
        <w:t>(May), m1932. https://doi.org/10.1136/bmj.m1932</w:t>
      </w:r>
    </w:p>
    <w:p w14:paraId="2C651618" w14:textId="77777777" w:rsidR="00751A98" w:rsidRPr="00005E6E" w:rsidRDefault="00751A98" w:rsidP="000F3486">
      <w:pPr>
        <w:adjustRightInd w:val="0"/>
        <w:ind w:left="480" w:hanging="480"/>
        <w:rPr>
          <w:szCs w:val="24"/>
        </w:rPr>
      </w:pPr>
      <w:r w:rsidRPr="00005E6E">
        <w:rPr>
          <w:szCs w:val="24"/>
        </w:rPr>
        <w:t xml:space="preserve">Schlosser, F., Maier, B. F., Jack, O., Hinrichs, D., Zachariae, A., &amp; Brockmann, D. (2020). COVID-19 lockdown induces disease-mitigating structural changes in mobility networks.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(52), 32883–32890. https://doi.org/10.1073/pnas.2012326117</w:t>
      </w:r>
    </w:p>
    <w:p w14:paraId="3D0D617F" w14:textId="77777777" w:rsidR="00751A98" w:rsidRPr="00005E6E" w:rsidRDefault="00751A98" w:rsidP="000F3486">
      <w:pPr>
        <w:adjustRightInd w:val="0"/>
        <w:ind w:left="480" w:hanging="480"/>
        <w:rPr>
          <w:szCs w:val="24"/>
        </w:rPr>
      </w:pPr>
      <w:r w:rsidRPr="00005E6E">
        <w:rPr>
          <w:szCs w:val="24"/>
        </w:rPr>
        <w:t xml:space="preserve">Schwanen, T. (2018). Uncertainty in Contextual Effects on Mobility: An Exploration of Causality. </w:t>
      </w:r>
      <w:r w:rsidRPr="00005E6E">
        <w:rPr>
          <w:i/>
          <w:iCs/>
          <w:szCs w:val="24"/>
        </w:rPr>
        <w:t>Annals of the American Association of Geographers</w:t>
      </w:r>
      <w:r w:rsidRPr="00005E6E">
        <w:rPr>
          <w:szCs w:val="24"/>
        </w:rPr>
        <w:t xml:space="preserve">, </w:t>
      </w:r>
      <w:r w:rsidRPr="00005E6E">
        <w:rPr>
          <w:i/>
          <w:iCs/>
          <w:szCs w:val="24"/>
        </w:rPr>
        <w:t>108</w:t>
      </w:r>
      <w:r w:rsidRPr="00005E6E">
        <w:rPr>
          <w:szCs w:val="24"/>
        </w:rPr>
        <w:t xml:space="preserve">(6), 1506–1512. </w:t>
      </w:r>
      <w:r w:rsidRPr="00005E6E">
        <w:rPr>
          <w:szCs w:val="24"/>
        </w:rPr>
        <w:lastRenderedPageBreak/>
        <w:t>https://doi.org/10.1080/24694452.2018.1456313</w:t>
      </w:r>
    </w:p>
    <w:p w14:paraId="4562299E" w14:textId="77777777" w:rsidR="00751A98" w:rsidRPr="00005E6E" w:rsidRDefault="00751A98" w:rsidP="000F3486">
      <w:pPr>
        <w:adjustRightInd w:val="0"/>
        <w:ind w:left="480" w:hanging="480"/>
        <w:rPr>
          <w:szCs w:val="24"/>
        </w:rPr>
      </w:pPr>
      <w:r w:rsidRPr="00005E6E">
        <w:rPr>
          <w:szCs w:val="24"/>
        </w:rPr>
        <w:t xml:space="preserve">Sun, Z., Di, L., Sprigg, W., Tong, D., &amp; Casal, M. (2020). Community venue exposure risk estimator for the COVID-19 pandemic. </w:t>
      </w:r>
      <w:r w:rsidRPr="00005E6E">
        <w:rPr>
          <w:i/>
          <w:iCs/>
          <w:szCs w:val="24"/>
        </w:rPr>
        <w:t>Health and Place</w:t>
      </w:r>
      <w:r w:rsidRPr="00005E6E">
        <w:rPr>
          <w:szCs w:val="24"/>
        </w:rPr>
        <w:t xml:space="preserve">, </w:t>
      </w:r>
      <w:r w:rsidRPr="00005E6E">
        <w:rPr>
          <w:i/>
          <w:iCs/>
          <w:szCs w:val="24"/>
        </w:rPr>
        <w:t>66</w:t>
      </w:r>
      <w:r w:rsidRPr="00005E6E">
        <w:rPr>
          <w:szCs w:val="24"/>
        </w:rPr>
        <w:t>(September), 102450. https://doi.org/10.1016/j.healthplace.2020.102450</w:t>
      </w:r>
    </w:p>
    <w:p w14:paraId="61E35C20" w14:textId="77777777" w:rsidR="00751A98" w:rsidRPr="00005E6E" w:rsidRDefault="00751A98" w:rsidP="000F3486">
      <w:pPr>
        <w:adjustRightInd w:val="0"/>
        <w:ind w:left="480" w:hanging="480"/>
        <w:rPr>
          <w:szCs w:val="24"/>
        </w:rPr>
      </w:pPr>
      <w:r w:rsidRPr="00005E6E">
        <w:rPr>
          <w:szCs w:val="24"/>
        </w:rPr>
        <w:t xml:space="preserve">The Lancet Respiratory Medicine. (2020). COVID-19 transmission—up in the air. </w:t>
      </w:r>
      <w:r w:rsidRPr="00005E6E">
        <w:rPr>
          <w:i/>
          <w:iCs/>
          <w:szCs w:val="24"/>
        </w:rPr>
        <w:t>The Lancet Respiratory Medicine</w:t>
      </w:r>
      <w:r w:rsidRPr="00005E6E">
        <w:rPr>
          <w:szCs w:val="24"/>
        </w:rPr>
        <w:t xml:space="preserve">, </w:t>
      </w:r>
      <w:r w:rsidRPr="00005E6E">
        <w:rPr>
          <w:i/>
          <w:iCs/>
          <w:szCs w:val="24"/>
        </w:rPr>
        <w:t>8</w:t>
      </w:r>
      <w:r w:rsidRPr="00005E6E">
        <w:rPr>
          <w:szCs w:val="24"/>
        </w:rPr>
        <w:t>(12), 1159. https://doi.org/10.1016/S2213-2600(20)30514-2</w:t>
      </w:r>
    </w:p>
    <w:p w14:paraId="6A522DA3" w14:textId="77777777" w:rsidR="00751A98" w:rsidRPr="00005E6E" w:rsidRDefault="00751A98" w:rsidP="000F3486">
      <w:pPr>
        <w:adjustRightInd w:val="0"/>
        <w:ind w:left="480" w:hanging="480"/>
        <w:rPr>
          <w:szCs w:val="24"/>
        </w:rPr>
      </w:pPr>
      <w:r w:rsidRPr="00005E6E">
        <w:rPr>
          <w:szCs w:val="24"/>
        </w:rPr>
        <w:t xml:space="preserve">Tibshirani, R. (1996). Regression Shrinkage and Selection Via the Lasso. </w:t>
      </w:r>
      <w:r w:rsidRPr="00005E6E">
        <w:rPr>
          <w:i/>
          <w:iCs/>
          <w:szCs w:val="24"/>
        </w:rPr>
        <w:t>Journal of the Royal Statistical Society: Series B (Methodological)</w:t>
      </w:r>
      <w:r w:rsidRPr="00005E6E">
        <w:rPr>
          <w:szCs w:val="24"/>
        </w:rPr>
        <w:t xml:space="preserve">, </w:t>
      </w:r>
      <w:r w:rsidRPr="00005E6E">
        <w:rPr>
          <w:i/>
          <w:iCs/>
          <w:szCs w:val="24"/>
        </w:rPr>
        <w:t>58</w:t>
      </w:r>
      <w:r w:rsidRPr="00005E6E">
        <w:rPr>
          <w:szCs w:val="24"/>
        </w:rPr>
        <w:t>(1), 267–288. https://doi.org/10.1111/j.2517-6161.1996.tb02080.x</w:t>
      </w:r>
    </w:p>
    <w:p w14:paraId="6DADA346" w14:textId="77777777" w:rsidR="00751A98" w:rsidRPr="00005E6E" w:rsidRDefault="00751A98" w:rsidP="000F3486">
      <w:pPr>
        <w:adjustRightInd w:val="0"/>
        <w:ind w:left="480" w:hanging="480"/>
        <w:rPr>
          <w:szCs w:val="24"/>
        </w:rPr>
      </w:pPr>
      <w:r w:rsidRPr="00005E6E">
        <w:rPr>
          <w:szCs w:val="24"/>
        </w:rPr>
        <w:t xml:space="preserve">UK government. (2020). </w:t>
      </w:r>
      <w:r w:rsidRPr="00005E6E">
        <w:rPr>
          <w:i/>
          <w:iCs/>
          <w:szCs w:val="24"/>
        </w:rPr>
        <w:t>Coronavirus in the UK</w:t>
      </w:r>
      <w:r w:rsidRPr="00005E6E">
        <w:rPr>
          <w:szCs w:val="24"/>
        </w:rPr>
        <w:t>. https://coronavirus.data.gov.uk</w:t>
      </w:r>
    </w:p>
    <w:p w14:paraId="395DA533" w14:textId="77777777" w:rsidR="00751A98" w:rsidRPr="00005E6E" w:rsidRDefault="00751A98" w:rsidP="000F3486">
      <w:pPr>
        <w:adjustRightInd w:val="0"/>
        <w:ind w:left="480" w:hanging="480"/>
        <w:rPr>
          <w:szCs w:val="24"/>
        </w:rPr>
      </w:pPr>
      <w:r w:rsidRPr="00005E6E">
        <w:rPr>
          <w:szCs w:val="24"/>
        </w:rPr>
        <w:t xml:space="preserve">Usai, M. G., Goddard, M. E., &amp; Hayes, B. J. (2009). LASSO with cross-validation for genomic selection. </w:t>
      </w:r>
      <w:r w:rsidRPr="00005E6E">
        <w:rPr>
          <w:i/>
          <w:iCs/>
          <w:szCs w:val="24"/>
        </w:rPr>
        <w:t>Genetics Research</w:t>
      </w:r>
      <w:r w:rsidRPr="00005E6E">
        <w:rPr>
          <w:szCs w:val="24"/>
        </w:rPr>
        <w:t xml:space="preserve">, </w:t>
      </w:r>
      <w:r w:rsidRPr="00005E6E">
        <w:rPr>
          <w:i/>
          <w:iCs/>
          <w:szCs w:val="24"/>
        </w:rPr>
        <w:t>91</w:t>
      </w:r>
      <w:r w:rsidRPr="00005E6E">
        <w:rPr>
          <w:szCs w:val="24"/>
        </w:rPr>
        <w:t>(6), 427–436. https://doi.org/10.1017/S0016672309990334</w:t>
      </w:r>
    </w:p>
    <w:p w14:paraId="5897573D" w14:textId="77777777" w:rsidR="00751A98" w:rsidRPr="00005E6E" w:rsidRDefault="00751A98" w:rsidP="000F3486">
      <w:pPr>
        <w:adjustRightInd w:val="0"/>
        <w:ind w:left="480" w:hanging="480"/>
        <w:rPr>
          <w:szCs w:val="24"/>
        </w:rPr>
      </w:pPr>
      <w:r w:rsidRPr="00005E6E">
        <w:rPr>
          <w:szCs w:val="24"/>
        </w:rPr>
        <w:t xml:space="preserve">Vickerman, R. (2021). Will Covid-19 put the public back in public transport? A UK perspective. </w:t>
      </w:r>
      <w:r w:rsidRPr="00005E6E">
        <w:rPr>
          <w:i/>
          <w:iCs/>
          <w:szCs w:val="24"/>
        </w:rPr>
        <w:t>Transport Policy</w:t>
      </w:r>
      <w:r w:rsidRPr="00005E6E">
        <w:rPr>
          <w:szCs w:val="24"/>
        </w:rPr>
        <w:t xml:space="preserve">, </w:t>
      </w:r>
      <w:r w:rsidRPr="00005E6E">
        <w:rPr>
          <w:i/>
          <w:iCs/>
          <w:szCs w:val="24"/>
        </w:rPr>
        <w:t>103</w:t>
      </w:r>
      <w:r w:rsidRPr="00005E6E">
        <w:rPr>
          <w:szCs w:val="24"/>
        </w:rPr>
        <w:t>, 95–102. https://doi.org/10.1016/j.tranpol.2021.01.005</w:t>
      </w:r>
    </w:p>
    <w:p w14:paraId="40FAA477" w14:textId="2F790776" w:rsidR="00751A98" w:rsidRPr="00005E6E" w:rsidRDefault="00751A98" w:rsidP="000F3486">
      <w:pPr>
        <w:adjustRightInd w:val="0"/>
        <w:ind w:left="480" w:hanging="480"/>
        <w:rPr>
          <w:szCs w:val="24"/>
        </w:rPr>
      </w:pPr>
      <w:r w:rsidRPr="004C4EDF">
        <w:rPr>
          <w:szCs w:val="24"/>
          <w:lang w:val="nl-NL"/>
        </w:rPr>
        <w:t xml:space="preserve">Wang, J., Kaza, N., McDonald, N. C., &amp; Khanal, K. (2022). </w:t>
      </w:r>
      <w:r w:rsidRPr="00005E6E">
        <w:rPr>
          <w:szCs w:val="24"/>
        </w:rPr>
        <w:t xml:space="preserve">Socio-economic disparities in activity-travel behavior adaptation during the COVID-19 pandemic in North Carolina. </w:t>
      </w:r>
      <w:r w:rsidRPr="00005E6E">
        <w:rPr>
          <w:i/>
          <w:iCs/>
          <w:szCs w:val="24"/>
        </w:rPr>
        <w:t>Transport Policy</w:t>
      </w:r>
      <w:r w:rsidRPr="00005E6E">
        <w:rPr>
          <w:szCs w:val="24"/>
        </w:rPr>
        <w:t xml:space="preserve">, </w:t>
      </w:r>
      <w:r w:rsidRPr="00005E6E">
        <w:rPr>
          <w:i/>
          <w:iCs/>
          <w:szCs w:val="24"/>
        </w:rPr>
        <w:t>125</w:t>
      </w:r>
      <w:r w:rsidRPr="00005E6E">
        <w:rPr>
          <w:szCs w:val="24"/>
        </w:rPr>
        <w:t>(May), 70–78. https://doi.org/10.1016/j.tranpol.2022.05.012</w:t>
      </w:r>
    </w:p>
    <w:p w14:paraId="6A8432E2" w14:textId="77777777" w:rsidR="00751A98" w:rsidRPr="00005E6E" w:rsidRDefault="00751A98" w:rsidP="000F3486">
      <w:pPr>
        <w:adjustRightInd w:val="0"/>
        <w:ind w:left="480" w:hanging="480"/>
        <w:rPr>
          <w:szCs w:val="24"/>
        </w:rPr>
      </w:pPr>
      <w:r w:rsidRPr="00005E6E">
        <w:rPr>
          <w:szCs w:val="24"/>
        </w:rPr>
        <w:t xml:space="preserve">Weill, J. A., Stigler, M., Deschenes, O., &amp; Springborn, M. R. (2020). Social distancing responses to COVID-19 emergency declarations strongly differentiated by income.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(33), 19658–19660. https://doi.org/10.1073/pnas.2009412117</w:t>
      </w:r>
    </w:p>
    <w:p w14:paraId="6CA0F725" w14:textId="77777777" w:rsidR="00751A98" w:rsidRPr="00005E6E" w:rsidRDefault="00751A98" w:rsidP="000F3486">
      <w:pPr>
        <w:adjustRightInd w:val="0"/>
        <w:ind w:left="480" w:hanging="480"/>
        <w:rPr>
          <w:szCs w:val="24"/>
        </w:rPr>
      </w:pPr>
      <w:r w:rsidRPr="004C4EDF">
        <w:rPr>
          <w:szCs w:val="24"/>
          <w:lang w:val="nl-NL"/>
        </w:rPr>
        <w:t xml:space="preserve">Xiong, C., Hu, S., Yang, M., Luo, W., &amp; Zhang, L. (2020). </w:t>
      </w:r>
      <w:r w:rsidRPr="00005E6E">
        <w:rPr>
          <w:szCs w:val="24"/>
        </w:rPr>
        <w:t xml:space="preserve">Mobile device data reveal the dynamics in a positive relationship between human mobility and COVID-19 infections. </w:t>
      </w:r>
      <w:r w:rsidRPr="00005E6E">
        <w:rPr>
          <w:i/>
          <w:iCs/>
          <w:szCs w:val="24"/>
        </w:rPr>
        <w:t>Proceedings of the National Academy of Sciences</w:t>
      </w:r>
      <w:r w:rsidRPr="00005E6E">
        <w:rPr>
          <w:szCs w:val="24"/>
        </w:rPr>
        <w:t xml:space="preserve">, </w:t>
      </w:r>
      <w:r w:rsidRPr="00005E6E">
        <w:rPr>
          <w:i/>
          <w:iCs/>
          <w:szCs w:val="24"/>
        </w:rPr>
        <w:t>117</w:t>
      </w:r>
      <w:r w:rsidRPr="00005E6E">
        <w:rPr>
          <w:szCs w:val="24"/>
        </w:rPr>
        <w:t>(44), 27087–27089. https://doi.org/10.1073/pnas.2010836117</w:t>
      </w:r>
    </w:p>
    <w:p w14:paraId="7636279F" w14:textId="77777777" w:rsidR="00751A98" w:rsidRPr="00005E6E" w:rsidRDefault="00751A98" w:rsidP="000F3486">
      <w:pPr>
        <w:adjustRightInd w:val="0"/>
        <w:ind w:left="480" w:hanging="480"/>
        <w:rPr>
          <w:szCs w:val="24"/>
        </w:rPr>
      </w:pPr>
      <w:r w:rsidRPr="00005E6E">
        <w:rPr>
          <w:szCs w:val="24"/>
        </w:rPr>
        <w:t xml:space="preserve">Xiong, C., Hu, S., Yang, M., Younes, H., Luo, W., Ghader, S., &amp; Zhang, L. (2020). Mobile device location data reveal human mobility response to state-level stay-at-home orders during the COVID-19 pandemic in the USA. </w:t>
      </w:r>
      <w:r w:rsidRPr="00005E6E">
        <w:rPr>
          <w:i/>
          <w:iCs/>
          <w:szCs w:val="24"/>
        </w:rPr>
        <w:t>Journal of The Royal Society Interface</w:t>
      </w:r>
      <w:r w:rsidRPr="00005E6E">
        <w:rPr>
          <w:szCs w:val="24"/>
        </w:rPr>
        <w:t xml:space="preserve">, </w:t>
      </w:r>
      <w:r w:rsidRPr="00005E6E">
        <w:rPr>
          <w:i/>
          <w:iCs/>
          <w:szCs w:val="24"/>
        </w:rPr>
        <w:t>17</w:t>
      </w:r>
      <w:r w:rsidRPr="00005E6E">
        <w:rPr>
          <w:szCs w:val="24"/>
        </w:rPr>
        <w:t>(173), 20200344. https://doi.org/10.1098/rsif.2020.0344</w:t>
      </w:r>
    </w:p>
    <w:p w14:paraId="169AEF3B" w14:textId="77777777" w:rsidR="00751A98" w:rsidRPr="00005E6E" w:rsidRDefault="00751A98" w:rsidP="000F3486">
      <w:pPr>
        <w:adjustRightInd w:val="0"/>
        <w:ind w:left="480" w:hanging="480"/>
        <w:rPr>
          <w:szCs w:val="24"/>
        </w:rPr>
      </w:pPr>
      <w:r w:rsidRPr="00005E6E">
        <w:rPr>
          <w:szCs w:val="24"/>
        </w:rPr>
        <w:t xml:space="preserve">Yabe, T., Tsubouchi, K., Fujiwara, N., Wada, T., Sekimoto, Y., &amp; Ukkusuri, S. V. (2020). Non-compulsory measures sufficiently reduced human mobility in Tokyo during the COVID-19 epidemic. </w:t>
      </w:r>
      <w:r w:rsidRPr="00005E6E">
        <w:rPr>
          <w:i/>
          <w:iCs/>
          <w:szCs w:val="24"/>
        </w:rPr>
        <w:t>Scientific Reports</w:t>
      </w:r>
      <w:r w:rsidRPr="00005E6E">
        <w:rPr>
          <w:szCs w:val="24"/>
        </w:rPr>
        <w:t xml:space="preserve">, </w:t>
      </w:r>
      <w:r w:rsidRPr="00005E6E">
        <w:rPr>
          <w:i/>
          <w:iCs/>
          <w:szCs w:val="24"/>
        </w:rPr>
        <w:t>10</w:t>
      </w:r>
      <w:r w:rsidRPr="00005E6E">
        <w:rPr>
          <w:szCs w:val="24"/>
        </w:rPr>
        <w:t>(1), 1–9. https://doi.org/10.1038/s41598-020-75033-5</w:t>
      </w:r>
    </w:p>
    <w:p w14:paraId="50D876A3" w14:textId="77777777" w:rsidR="00751A98" w:rsidRPr="00005E6E" w:rsidRDefault="00751A98" w:rsidP="000F3486">
      <w:pPr>
        <w:adjustRightInd w:val="0"/>
        <w:ind w:left="480" w:hanging="480"/>
        <w:rPr>
          <w:szCs w:val="24"/>
        </w:rPr>
      </w:pPr>
      <w:r w:rsidRPr="00005E6E">
        <w:rPr>
          <w:szCs w:val="24"/>
        </w:rPr>
        <w:t xml:space="preserve">Zhang, N., Jia, W., Wang, P., Dung, C.-H., Zhao, P., Leung, K., Su, B., Cheng, R., &amp; Li, Y. (2021). Changes in local travel behaviour before and during the COVID-19 pandemic in Hong Kong. </w:t>
      </w:r>
      <w:r w:rsidRPr="00005E6E">
        <w:rPr>
          <w:i/>
          <w:iCs/>
          <w:szCs w:val="24"/>
        </w:rPr>
        <w:t>Cities</w:t>
      </w:r>
      <w:r w:rsidRPr="00005E6E">
        <w:rPr>
          <w:szCs w:val="24"/>
        </w:rPr>
        <w:t xml:space="preserve">, </w:t>
      </w:r>
      <w:r w:rsidRPr="00005E6E">
        <w:rPr>
          <w:i/>
          <w:iCs/>
          <w:szCs w:val="24"/>
        </w:rPr>
        <w:t>112</w:t>
      </w:r>
      <w:r w:rsidRPr="00005E6E">
        <w:rPr>
          <w:szCs w:val="24"/>
        </w:rPr>
        <w:t>, 103139. https://doi.org/10.1016/j.cities.2021.103139</w:t>
      </w:r>
    </w:p>
    <w:p w14:paraId="1B4C1AA4" w14:textId="77777777" w:rsidR="00751A98" w:rsidRPr="00005E6E" w:rsidRDefault="00751A98" w:rsidP="000F3486">
      <w:pPr>
        <w:adjustRightInd w:val="0"/>
        <w:ind w:left="480" w:hanging="480"/>
      </w:pPr>
      <w:r w:rsidRPr="00005E6E">
        <w:rPr>
          <w:szCs w:val="24"/>
        </w:rPr>
        <w:t xml:space="preserve">Zhao, J., Lee, M., Ghader, S., Younes, H., Darzi, A., Xiong, C., &amp; Zhang, L. (2020). Quarantine Fatigue: first-ever decrease in social distancing measures after the COVID-19 outbreak before reopening United States. </w:t>
      </w:r>
      <w:r w:rsidRPr="00005E6E">
        <w:rPr>
          <w:i/>
          <w:iCs/>
          <w:szCs w:val="24"/>
        </w:rPr>
        <w:t>ArXiv</w:t>
      </w:r>
      <w:r w:rsidRPr="00005E6E">
        <w:rPr>
          <w:szCs w:val="24"/>
        </w:rPr>
        <w:t>, 1–15. http://arxiv.org/abs/2006.03716</w:t>
      </w:r>
    </w:p>
    <w:p w14:paraId="61EF17F8" w14:textId="2E80C8E0" w:rsidR="00011717" w:rsidRPr="00005E6E" w:rsidRDefault="00947126" w:rsidP="000F3486">
      <w:pPr>
        <w:adjustRightInd w:val="0"/>
        <w:ind w:left="480" w:hanging="480"/>
      </w:pPr>
      <w:r w:rsidRPr="00005E6E">
        <w:fldChar w:fldCharType="end"/>
      </w:r>
    </w:p>
    <w:sectPr w:rsidR="00011717" w:rsidRPr="00005E6E" w:rsidSect="003236C0">
      <w:pgSz w:w="11906" w:h="16838"/>
      <w:pgMar w:top="1701" w:right="1440" w:bottom="1440" w:left="1440" w:header="851" w:footer="992" w:gutter="0"/>
      <w:lnNumType w:countBy="1"/>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0" w:author="Matthias Qian" w:date="2021-03-12T10:59:00Z" w:initials="MQ">
    <w:p w14:paraId="35416395" w14:textId="7B4AF606" w:rsidR="00CE5B75" w:rsidRDefault="00CE5B75" w:rsidP="00DA7915">
      <w:pPr>
        <w:pStyle w:val="CommentText"/>
      </w:pPr>
      <w:r>
        <w:rPr>
          <w:rStyle w:val="CommentReference"/>
        </w:rPr>
        <w:annotationRef/>
      </w:r>
      <w:r>
        <w:t>Does this mean that ethnic/racial make-up of population and health-related neighbourhood features are relevant or not?</w:t>
      </w:r>
    </w:p>
  </w:comment>
  <w:comment w:id="71" w:author="Won Do Lee" w:date="2021-03-12T21:22:00Z" w:initials="WDL">
    <w:p w14:paraId="1DE6937D" w14:textId="0B84B323" w:rsidR="00CE5B75" w:rsidRDefault="00CE5B75">
      <w:pPr>
        <w:pStyle w:val="CommentText"/>
      </w:pPr>
      <w:r>
        <w:rPr>
          <w:rStyle w:val="CommentReference"/>
        </w:rPr>
        <w:annotationRef/>
      </w:r>
      <w:r>
        <w:rPr>
          <w:rStyle w:val="CommentReference"/>
        </w:rPr>
        <w:t xml:space="preserve">It also significant variables to influence the choice of behavioural response (i.e. mobility reduction over lockdown), yet the former variables seemed to be more </w:t>
      </w:r>
      <w:r w:rsidRPr="009D78D5">
        <w:rPr>
          <w:rStyle w:val="CommentReference"/>
        </w:rPr>
        <w:t>substantial</w:t>
      </w:r>
      <w:r>
        <w:rPr>
          <w:rStyle w:val="CommentReference"/>
        </w:rPr>
        <w:t xml:space="preserve"> from the MNL model estimation results.</w:t>
      </w:r>
    </w:p>
  </w:comment>
  <w:comment w:id="75" w:author="Won Do Lee" w:date="2023-01-17T23:01:00Z" w:initials="WDL">
    <w:p w14:paraId="109C8C5D" w14:textId="77777777" w:rsidR="00C025AD" w:rsidRDefault="0054616D" w:rsidP="002B0917">
      <w:pPr>
        <w:pStyle w:val="CommentText"/>
      </w:pPr>
      <w:r>
        <w:rPr>
          <w:rStyle w:val="CommentReference"/>
        </w:rPr>
        <w:annotationRef/>
      </w:r>
      <w:r w:rsidR="00C025AD">
        <w:t>Here, it would be vital to address how and why to assess mobility resilience to COVID-19 with what it means</w:t>
      </w:r>
    </w:p>
  </w:comment>
  <w:comment w:id="76" w:author="Won Do Lee" w:date="2023-01-15T22:48:00Z" w:initials="WDL">
    <w:p w14:paraId="48BBC810" w14:textId="643B6181" w:rsidR="00B64EDA" w:rsidRDefault="00B64EDA" w:rsidP="00510E2B">
      <w:pPr>
        <w:pStyle w:val="CommentText"/>
      </w:pPr>
      <w:r>
        <w:rPr>
          <w:rStyle w:val="CommentReference"/>
        </w:rPr>
        <w:annotationRef/>
      </w:r>
      <w:r>
        <w:rPr>
          <w:lang w:val="en-US"/>
        </w:rPr>
        <w:t>Policy implications should be placed at discussion and conclusion chapter accounts for journal's scope</w:t>
      </w:r>
    </w:p>
  </w:comment>
  <w:comment w:id="121" w:author="Won Do Lee" w:date="2023-01-15T22:49:00Z" w:initials="WDL">
    <w:p w14:paraId="4256677F" w14:textId="77777777" w:rsidR="00B64EDA" w:rsidRDefault="00B64EDA" w:rsidP="00EC7F72">
      <w:pPr>
        <w:pStyle w:val="CommentText"/>
      </w:pPr>
      <w:r>
        <w:rPr>
          <w:rStyle w:val="CommentReference"/>
        </w:rPr>
        <w:annotationRef/>
      </w:r>
      <w:r>
        <w:rPr>
          <w:lang w:val="en-US"/>
        </w:rPr>
        <w:t>Could be excluded while changes in modal split during the COVID-19 pandemic is not a main issue for this paper.</w:t>
      </w:r>
    </w:p>
  </w:comment>
  <w:comment w:id="275" w:author="Won Do Lee" w:date="2023-01-17T23:22:00Z" w:initials="WDL">
    <w:p w14:paraId="4E938B5F" w14:textId="77777777" w:rsidR="0054616D" w:rsidRDefault="0054616D">
      <w:pPr>
        <w:pStyle w:val="CommentText"/>
      </w:pPr>
      <w:r>
        <w:rPr>
          <w:rStyle w:val="CommentReference"/>
        </w:rPr>
        <w:annotationRef/>
      </w:r>
      <w:r>
        <w:t>V-shaped</w:t>
      </w:r>
    </w:p>
    <w:p w14:paraId="0D56AC95" w14:textId="77777777" w:rsidR="0054616D" w:rsidRDefault="0054616D">
      <w:pPr>
        <w:pStyle w:val="CommentText"/>
      </w:pPr>
      <w:r>
        <w:t>Resilience</w:t>
      </w:r>
    </w:p>
    <w:p w14:paraId="06731C60" w14:textId="77777777" w:rsidR="0054616D" w:rsidRDefault="0054616D" w:rsidP="005A6336">
      <w:pPr>
        <w:pStyle w:val="CommentText"/>
      </w:pPr>
      <w:r>
        <w:t>Yes, helps to explain the relationship between trajectories of mobility and socioeconomic inequalities</w:t>
      </w:r>
    </w:p>
  </w:comment>
  <w:comment w:id="345" w:author="Won Do Lee" w:date="2023-01-17T23:32:00Z" w:initials="WDL">
    <w:p w14:paraId="792719D8" w14:textId="77777777" w:rsidR="0054616D" w:rsidRDefault="0054616D" w:rsidP="00FC5603">
      <w:pPr>
        <w:pStyle w:val="CommentText"/>
      </w:pPr>
      <w:r>
        <w:rPr>
          <w:rStyle w:val="CommentReference"/>
        </w:rPr>
        <w:annotationRef/>
      </w:r>
      <w:r>
        <w:rPr>
          <w:lang w:val="en-US"/>
        </w:rPr>
        <w:t>Can be removed</w:t>
      </w:r>
    </w:p>
  </w:comment>
  <w:comment w:id="419" w:author="Won Do Lee" w:date="2023-01-19T22:58:00Z" w:initials="WDL">
    <w:p w14:paraId="711FEE4B" w14:textId="77777777" w:rsidR="00C025AD" w:rsidRDefault="00C025AD" w:rsidP="00CE2BE8">
      <w:pPr>
        <w:pStyle w:val="CommentText"/>
      </w:pPr>
      <w:r>
        <w:rPr>
          <w:rStyle w:val="CommentReference"/>
        </w:rPr>
        <w:annotationRef/>
      </w:r>
      <w:r>
        <w:rPr>
          <w:lang w:val="en-US"/>
        </w:rPr>
        <w:t>Minimise the sharing information about data</w:t>
      </w:r>
    </w:p>
  </w:comment>
  <w:comment w:id="636" w:author="Won Do Lee [2]" w:date="2023-03-31T13:39:00Z" w:initials="WDL">
    <w:p w14:paraId="6DED515A" w14:textId="77777777" w:rsidR="00123DB7" w:rsidRDefault="008E4BBE">
      <w:pPr>
        <w:pStyle w:val="CommentText"/>
      </w:pPr>
      <w:r>
        <w:rPr>
          <w:rStyle w:val="CommentReference"/>
        </w:rPr>
        <w:annotationRef/>
      </w:r>
      <w:r w:rsidR="00123DB7">
        <w:t xml:space="preserve">Characteristic for the temporal pattern </w:t>
      </w:r>
    </w:p>
    <w:p w14:paraId="4456E8B3" w14:textId="77777777" w:rsidR="00123DB7" w:rsidRDefault="00123DB7">
      <w:pPr>
        <w:pStyle w:val="CommentText"/>
      </w:pPr>
      <w:r>
        <w:t>e.g., pace of reduction - extent of reduction - pace of bounce back</w:t>
      </w:r>
    </w:p>
    <w:p w14:paraId="5529F05F" w14:textId="77777777" w:rsidR="00123DB7" w:rsidRDefault="00123DB7">
      <w:pPr>
        <w:pStyle w:val="CommentText"/>
      </w:pPr>
    </w:p>
    <w:p w14:paraId="44F74214" w14:textId="77777777" w:rsidR="00123DB7" w:rsidRDefault="00123DB7">
      <w:pPr>
        <w:pStyle w:val="CommentText"/>
      </w:pPr>
    </w:p>
    <w:p w14:paraId="5CAEE3BD" w14:textId="77777777" w:rsidR="00123DB7" w:rsidRDefault="00123DB7">
      <w:pPr>
        <w:pStyle w:val="CommentText"/>
      </w:pPr>
      <w:r>
        <w:t>Here is the average of mobility reduction between clusters over time</w:t>
      </w:r>
    </w:p>
    <w:p w14:paraId="3C63A7C5" w14:textId="77777777" w:rsidR="00123DB7" w:rsidRDefault="00123DB7">
      <w:pPr>
        <w:pStyle w:val="CommentText"/>
      </w:pPr>
    </w:p>
    <w:p w14:paraId="56280FCD" w14:textId="77777777" w:rsidR="00123DB7" w:rsidRDefault="00123DB7">
      <w:pPr>
        <w:pStyle w:val="CommentText"/>
      </w:pPr>
      <w:r>
        <w:t xml:space="preserve">     mar apr  may  jun </w:t>
      </w:r>
    </w:p>
    <w:p w14:paraId="59F30024" w14:textId="77777777" w:rsidR="00123DB7" w:rsidRDefault="00123DB7">
      <w:pPr>
        <w:pStyle w:val="CommentText"/>
      </w:pPr>
      <w:r>
        <w:t xml:space="preserve">G1: -59, -79, -68, -53 </w:t>
      </w:r>
    </w:p>
    <w:p w14:paraId="5A5948A8" w14:textId="77777777" w:rsidR="00123DB7" w:rsidRDefault="00123DB7">
      <w:pPr>
        <w:pStyle w:val="CommentText"/>
      </w:pPr>
      <w:r>
        <w:t>G2: -53, -71, -59, -42</w:t>
      </w:r>
    </w:p>
    <w:p w14:paraId="2E453E3B" w14:textId="77777777" w:rsidR="00123DB7" w:rsidRDefault="00123DB7">
      <w:pPr>
        <w:pStyle w:val="CommentText"/>
      </w:pPr>
      <w:r>
        <w:t>G3: -43, -61, -46, -33</w:t>
      </w:r>
    </w:p>
    <w:p w14:paraId="3171382C" w14:textId="77777777" w:rsidR="00123DB7" w:rsidRDefault="00123DB7">
      <w:pPr>
        <w:pStyle w:val="CommentText"/>
      </w:pPr>
      <w:r>
        <w:t>G4: -35, -50, -35, -23</w:t>
      </w:r>
    </w:p>
    <w:p w14:paraId="5F84C88C" w14:textId="77777777" w:rsidR="00123DB7" w:rsidRDefault="00123DB7">
      <w:pPr>
        <w:pStyle w:val="CommentText"/>
      </w:pPr>
      <w:r>
        <w:t>Nat: -48, -65, -52, -38</w:t>
      </w:r>
    </w:p>
    <w:p w14:paraId="040E9787" w14:textId="77777777" w:rsidR="00123DB7" w:rsidRDefault="00123DB7">
      <w:pPr>
        <w:pStyle w:val="CommentText"/>
      </w:pPr>
    </w:p>
    <w:p w14:paraId="3ED7C267" w14:textId="77777777" w:rsidR="00123DB7" w:rsidRDefault="00123DB7">
      <w:pPr>
        <w:pStyle w:val="CommentText"/>
      </w:pPr>
      <w:r>
        <w:t>G1: fast-large-slow (FLS)</w:t>
      </w:r>
    </w:p>
    <w:p w14:paraId="7649B145" w14:textId="77777777" w:rsidR="00123DB7" w:rsidRDefault="00123DB7">
      <w:pPr>
        <w:pStyle w:val="CommentText"/>
      </w:pPr>
      <w:r>
        <w:t>G2: fast-moderate-moderate (FMM)</w:t>
      </w:r>
    </w:p>
    <w:p w14:paraId="0422ABB1" w14:textId="77777777" w:rsidR="00123DB7" w:rsidRDefault="00123DB7">
      <w:pPr>
        <w:pStyle w:val="CommentText"/>
      </w:pPr>
      <w:r>
        <w:t>G3: moderate-moderate-moderate (MMM) - similar to national average</w:t>
      </w:r>
    </w:p>
    <w:p w14:paraId="394877E9" w14:textId="77777777" w:rsidR="00123DB7" w:rsidRDefault="00123DB7" w:rsidP="00DA3483">
      <w:pPr>
        <w:pStyle w:val="CommentText"/>
      </w:pPr>
      <w:r>
        <w:t>G4: slow-small-fast (SSF)</w:t>
      </w:r>
    </w:p>
  </w:comment>
  <w:comment w:id="639" w:author="Won Do Lee [2]" w:date="2023-07-13T06:17:00Z" w:initials="WDL">
    <w:p w14:paraId="4A304F4C" w14:textId="77777777" w:rsidR="0006202D" w:rsidRDefault="0006202D" w:rsidP="0003440B">
      <w:pPr>
        <w:pStyle w:val="CommentText"/>
      </w:pPr>
      <w:r>
        <w:rPr>
          <w:rStyle w:val="CommentReference"/>
        </w:rPr>
        <w:annotationRef/>
      </w:r>
      <w:r>
        <w:rPr>
          <w:lang w:val="en-US"/>
        </w:rPr>
        <w:t>Tim, mobility metrics between clusters (was Table 1) wass excluded upon on your request.</w:t>
      </w:r>
    </w:p>
  </w:comment>
  <w:comment w:id="669" w:author="Matthias Qian" w:date="2021-03-12T11:12:00Z" w:initials="MQ">
    <w:p w14:paraId="433DEC95" w14:textId="6DC52716" w:rsidR="00CE5B75" w:rsidRDefault="00CE5B75" w:rsidP="0081114E">
      <w:pPr>
        <w:pStyle w:val="CommentText"/>
      </w:pPr>
      <w:r>
        <w:rPr>
          <w:rStyle w:val="CommentReference"/>
        </w:rPr>
        <w:annotationRef/>
      </w:r>
      <w:r>
        <w:t xml:space="preserve">I like that you attempt the characterisation of the four clusters. I’d leave out the geographical references in the short description of the clusters. </w:t>
      </w:r>
    </w:p>
    <w:p w14:paraId="39A9E027" w14:textId="77777777" w:rsidR="00CE5B75" w:rsidRDefault="00CE5B75" w:rsidP="0081114E">
      <w:pPr>
        <w:pStyle w:val="CommentText"/>
      </w:pPr>
    </w:p>
    <w:p w14:paraId="450911B5" w14:textId="77777777" w:rsidR="00CE5B75" w:rsidRDefault="00CE5B75" w:rsidP="0081114E">
      <w:pPr>
        <w:pStyle w:val="CommentText"/>
      </w:pPr>
      <w:r>
        <w:t xml:space="preserve">I feel that the paper’s success depends on making the four identified clusters interesting and intuitive. At the moment, they do not seem to be very </w:t>
      </w:r>
      <w:r w:rsidRPr="008012AD">
        <w:rPr>
          <w:u w:val="single"/>
        </w:rPr>
        <w:t>intuitive</w:t>
      </w:r>
      <w:r>
        <w:t xml:space="preserve">. </w:t>
      </w:r>
    </w:p>
    <w:p w14:paraId="07F928EB" w14:textId="77777777" w:rsidR="00CE5B75" w:rsidRDefault="00CE5B75" w:rsidP="0081114E">
      <w:pPr>
        <w:pStyle w:val="CommentText"/>
      </w:pPr>
    </w:p>
    <w:p w14:paraId="7CA382E1" w14:textId="77777777" w:rsidR="00CE5B75" w:rsidRDefault="00CE5B75" w:rsidP="0081114E">
      <w:pPr>
        <w:pStyle w:val="CommentText"/>
      </w:pPr>
      <w:r>
        <w:t xml:space="preserve">May be reducing the characteristics into two dimensions with </w:t>
      </w:r>
    </w:p>
    <w:p w14:paraId="27E0E4D4" w14:textId="77777777" w:rsidR="00CE5B75" w:rsidRDefault="00CE5B75" w:rsidP="0081114E">
      <w:pPr>
        <w:pStyle w:val="CommentText"/>
      </w:pPr>
    </w:p>
    <w:p w14:paraId="79B772DA" w14:textId="77777777" w:rsidR="00CE5B75" w:rsidRDefault="00CE5B75" w:rsidP="0081114E">
      <w:pPr>
        <w:pStyle w:val="CommentText"/>
        <w:numPr>
          <w:ilvl w:val="0"/>
          <w:numId w:val="23"/>
        </w:numPr>
      </w:pPr>
      <w:r>
        <w:t xml:space="preserve"> Low income / disadvantaged (high / low)</w:t>
      </w:r>
    </w:p>
    <w:p w14:paraId="0DBE0D3C" w14:textId="77777777" w:rsidR="00CE5B75" w:rsidRDefault="00CE5B75" w:rsidP="0081114E">
      <w:pPr>
        <w:pStyle w:val="CommentText"/>
        <w:numPr>
          <w:ilvl w:val="0"/>
          <w:numId w:val="23"/>
        </w:numPr>
      </w:pPr>
      <w:r>
        <w:t xml:space="preserve"> Diversity / (high / low)</w:t>
      </w:r>
    </w:p>
    <w:p w14:paraId="4F0E69F9" w14:textId="77777777" w:rsidR="00CE5B75" w:rsidRDefault="00CE5B75" w:rsidP="0081114E">
      <w:pPr>
        <w:pStyle w:val="CommentText"/>
      </w:pPr>
    </w:p>
    <w:p w14:paraId="7704519E" w14:textId="77777777" w:rsidR="00CE5B75" w:rsidRDefault="00CE5B75" w:rsidP="0081114E">
      <w:pPr>
        <w:pStyle w:val="CommentText"/>
      </w:pPr>
      <w:r>
        <w:t xml:space="preserve">Or </w:t>
      </w:r>
    </w:p>
    <w:p w14:paraId="7BBC0445" w14:textId="77777777" w:rsidR="00CE5B75" w:rsidRDefault="00CE5B75" w:rsidP="0081114E">
      <w:pPr>
        <w:pStyle w:val="CommentText"/>
      </w:pPr>
    </w:p>
    <w:p w14:paraId="76FCBE3A" w14:textId="77777777" w:rsidR="00CE5B75" w:rsidRDefault="00CE5B75" w:rsidP="0081114E">
      <w:pPr>
        <w:pStyle w:val="CommentText"/>
        <w:numPr>
          <w:ilvl w:val="0"/>
          <w:numId w:val="24"/>
        </w:numPr>
      </w:pPr>
      <w:r>
        <w:t xml:space="preserve"> Low income / disadvantaged (high / low)</w:t>
      </w:r>
    </w:p>
    <w:p w14:paraId="591ABE51" w14:textId="77777777" w:rsidR="00CE5B75" w:rsidRDefault="00CE5B75" w:rsidP="0081114E">
      <w:pPr>
        <w:pStyle w:val="CommentText"/>
        <w:numPr>
          <w:ilvl w:val="0"/>
          <w:numId w:val="24"/>
        </w:numPr>
      </w:pPr>
      <w:r>
        <w:t xml:space="preserve"> Health characteristics (high / low)</w:t>
      </w:r>
    </w:p>
    <w:p w14:paraId="7203FE04" w14:textId="77777777" w:rsidR="00CE5B75" w:rsidRDefault="00CE5B75" w:rsidP="0081114E">
      <w:pPr>
        <w:pStyle w:val="CommentText"/>
      </w:pPr>
    </w:p>
    <w:p w14:paraId="1E34E26E" w14:textId="77777777" w:rsidR="00CE5B75" w:rsidRDefault="00CE5B75" w:rsidP="0081114E">
      <w:pPr>
        <w:pStyle w:val="CommentText"/>
      </w:pPr>
      <w:r>
        <w:t>could create a 2x2 matrix, to characterise the local authorities?</w:t>
      </w:r>
    </w:p>
    <w:p w14:paraId="6DDF5CEA" w14:textId="77777777" w:rsidR="00CE5B75" w:rsidRDefault="00CE5B75" w:rsidP="0081114E">
      <w:pPr>
        <w:pStyle w:val="CommentText"/>
      </w:pPr>
    </w:p>
    <w:p w14:paraId="2CFC7DBC" w14:textId="77777777" w:rsidR="00CE5B75" w:rsidRDefault="00CE5B75" w:rsidP="0081114E">
      <w:pPr>
        <w:pStyle w:val="CommentText"/>
      </w:pPr>
      <w:r>
        <w:t>The urban / rural divide also seems important (which you cover with population density).</w:t>
      </w:r>
    </w:p>
  </w:comment>
  <w:comment w:id="670" w:author="Tim Schwanen" w:date="2021-03-14T15:56:00Z" w:initials="DTS">
    <w:p w14:paraId="6D707188" w14:textId="77777777" w:rsidR="00CE5B75" w:rsidRPr="00A662A8" w:rsidRDefault="00CE5B75" w:rsidP="0081114E">
      <w:pPr>
        <w:pStyle w:val="CommentText"/>
        <w:rPr>
          <w:b/>
        </w:rPr>
      </w:pPr>
      <w:r>
        <w:rPr>
          <w:rStyle w:val="CommentReference"/>
        </w:rPr>
        <w:annotationRef/>
      </w:r>
      <w:r w:rsidRPr="00A662A8">
        <w:rPr>
          <w:b/>
        </w:rPr>
        <w:t>See above – I would characterise the clusters in terms of the temporal evolution of mobility levels because is that what you have measured and clustered them on</w:t>
      </w:r>
    </w:p>
  </w:comment>
  <w:comment w:id="883" w:author="Won Do Lee [2]" w:date="2023-07-13T10:05:00Z" w:initials="WDL">
    <w:p w14:paraId="1CE68426" w14:textId="77777777" w:rsidR="00615E71" w:rsidRDefault="00615E71">
      <w:pPr>
        <w:pStyle w:val="CommentText"/>
      </w:pPr>
      <w:r>
        <w:rPr>
          <w:rStyle w:val="CommentReference"/>
        </w:rPr>
        <w:annotationRef/>
      </w:r>
      <w:r>
        <w:t xml:space="preserve">This chapter has been updated based on the updated model estimation results. </w:t>
      </w:r>
    </w:p>
    <w:p w14:paraId="05D36FCA" w14:textId="77777777" w:rsidR="00615E71" w:rsidRDefault="00615E71" w:rsidP="00E92CB1">
      <w:pPr>
        <w:pStyle w:val="CommentText"/>
      </w:pPr>
      <w:r>
        <w:t>Tim, if you think that reference model was better, please reject the changes that I have made.</w:t>
      </w:r>
    </w:p>
  </w:comment>
  <w:comment w:id="1080" w:author="Won Do Lee" w:date="2023-01-19T23:36:00Z" w:initials="WDL">
    <w:p w14:paraId="26A3E5C3" w14:textId="72A0D44D" w:rsidR="00005E6E" w:rsidRDefault="00005E6E" w:rsidP="00453277">
      <w:pPr>
        <w:pStyle w:val="CommentText"/>
      </w:pPr>
      <w:r>
        <w:rPr>
          <w:rStyle w:val="CommentReference"/>
        </w:rPr>
        <w:annotationRef/>
      </w:r>
      <w:r>
        <w:rPr>
          <w:lang w:val="en-US"/>
        </w:rPr>
        <w:t>The discussion of mobility resilience to COVID-19 would be updated.</w:t>
      </w:r>
    </w:p>
  </w:comment>
  <w:comment w:id="1194" w:author="Tim Schwanen" w:date="2021-03-14T16:07:00Z" w:initials="DTS">
    <w:p w14:paraId="33933D1E" w14:textId="7890D0D3" w:rsidR="00CE5B75" w:rsidRDefault="00CE5B75" w:rsidP="00554EB6">
      <w:pPr>
        <w:pStyle w:val="CommentText"/>
      </w:pPr>
      <w:r>
        <w:rPr>
          <w:rStyle w:val="CommentReference"/>
        </w:rPr>
        <w:annotationRef/>
      </w:r>
      <w:r>
        <w:t>The rise &amp; bounce-back in mobility started earlier, before the stay-at-home order was relaxed by national government. This is important to bring out and we may want to speculate on the reasons for this earlier-than-officially-allowed bounce-back</w:t>
      </w:r>
    </w:p>
  </w:comment>
  <w:comment w:id="1233" w:author="Won Do Lee" w:date="2023-01-19T23:37:00Z" w:initials="WDL">
    <w:p w14:paraId="7B69394D" w14:textId="77777777" w:rsidR="00005E6E" w:rsidRDefault="00005E6E" w:rsidP="00D20707">
      <w:pPr>
        <w:pStyle w:val="CommentText"/>
      </w:pPr>
      <w:r>
        <w:rPr>
          <w:rStyle w:val="CommentReference"/>
        </w:rPr>
        <w:annotationRef/>
      </w:r>
      <w:r>
        <w:rPr>
          <w:lang w:val="en-US"/>
        </w:rPr>
        <w:t>Suggested policy implication for sustainable and resilient urban management would be described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16395" w15:done="1"/>
  <w15:commentEx w15:paraId="1DE6937D" w15:paraIdParent="35416395" w15:done="1"/>
  <w15:commentEx w15:paraId="109C8C5D" w15:done="0"/>
  <w15:commentEx w15:paraId="48BBC810" w15:done="0"/>
  <w15:commentEx w15:paraId="4256677F" w15:done="0"/>
  <w15:commentEx w15:paraId="06731C60" w15:done="0"/>
  <w15:commentEx w15:paraId="792719D8" w15:done="0"/>
  <w15:commentEx w15:paraId="711FEE4B" w15:done="0"/>
  <w15:commentEx w15:paraId="394877E9" w15:done="0"/>
  <w15:commentEx w15:paraId="4A304F4C" w15:done="0"/>
  <w15:commentEx w15:paraId="2CFC7DBC" w15:done="1"/>
  <w15:commentEx w15:paraId="6D707188" w15:paraIdParent="2CFC7DBC" w15:done="1"/>
  <w15:commentEx w15:paraId="05D36FCA" w15:done="0"/>
  <w15:commentEx w15:paraId="26A3E5C3" w15:done="0"/>
  <w15:commentEx w15:paraId="33933D1E" w15:done="0"/>
  <w15:commentEx w15:paraId="7B6939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3F5C803" w16cex:dateUtc="2021-03-12T10:59:00Z"/>
  <w16cex:commentExtensible w16cex:durableId="23F65A07" w16cex:dateUtc="2021-03-12T12:22:00Z"/>
  <w16cex:commentExtensible w16cex:durableId="2771A739" w16cex:dateUtc="2023-01-17T14:01:00Z"/>
  <w16cex:commentExtensible w16cex:durableId="276F0156" w16cex:dateUtc="2023-01-15T13:48:00Z"/>
  <w16cex:commentExtensible w16cex:durableId="276F0189" w16cex:dateUtc="2023-01-15T13:49:00Z"/>
  <w16cex:commentExtensible w16cex:durableId="2771AC50" w16cex:dateUtc="2023-01-17T14:22:00Z"/>
  <w16cex:commentExtensible w16cex:durableId="2771AE85" w16cex:dateUtc="2023-01-17T14:32:00Z"/>
  <w16cex:commentExtensible w16cex:durableId="2774497D" w16cex:dateUtc="2023-01-19T13:58:00Z"/>
  <w16cex:commentExtensible w16cex:durableId="27D16102" w16cex:dateUtc="2023-03-31T04:39:00Z"/>
  <w16cex:commentExtensible w16cex:durableId="285A1594" w16cex:dateUtc="2023-07-12T21:17:00Z"/>
  <w16cex:commentExtensible w16cex:durableId="24D730C1" w16cex:dateUtc="2021-03-12T11:12:00Z"/>
  <w16cex:commentExtensible w16cex:durableId="285A4AD2" w16cex:dateUtc="2023-07-13T01:05:00Z"/>
  <w16cex:commentExtensible w16cex:durableId="27745263" w16cex:dateUtc="2023-01-19T14:36:00Z"/>
  <w16cex:commentExtensible w16cex:durableId="277452A9" w16cex:dateUtc="2023-01-19T1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16395" w16cid:durableId="23F5C803"/>
  <w16cid:commentId w16cid:paraId="1DE6937D" w16cid:durableId="23F65A07"/>
  <w16cid:commentId w16cid:paraId="109C8C5D" w16cid:durableId="2771A739"/>
  <w16cid:commentId w16cid:paraId="48BBC810" w16cid:durableId="276F0156"/>
  <w16cid:commentId w16cid:paraId="4256677F" w16cid:durableId="276F0189"/>
  <w16cid:commentId w16cid:paraId="06731C60" w16cid:durableId="2771AC50"/>
  <w16cid:commentId w16cid:paraId="792719D8" w16cid:durableId="2771AE85"/>
  <w16cid:commentId w16cid:paraId="711FEE4B" w16cid:durableId="2774497D"/>
  <w16cid:commentId w16cid:paraId="394877E9" w16cid:durableId="27D16102"/>
  <w16cid:commentId w16cid:paraId="4A304F4C" w16cid:durableId="285A1594"/>
  <w16cid:commentId w16cid:paraId="2CFC7DBC" w16cid:durableId="24D730C1"/>
  <w16cid:commentId w16cid:paraId="6D707188" w16cid:durableId="24D730C0"/>
  <w16cid:commentId w16cid:paraId="05D36FCA" w16cid:durableId="285A4AD2"/>
  <w16cid:commentId w16cid:paraId="26A3E5C3" w16cid:durableId="27745263"/>
  <w16cid:commentId w16cid:paraId="33933D1E" w16cid:durableId="23F99A8E"/>
  <w16cid:commentId w16cid:paraId="7B69394D" w16cid:durableId="277452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E7144" w14:textId="77777777" w:rsidR="00573462" w:rsidRDefault="00573462" w:rsidP="00DD1B16">
      <w:r>
        <w:separator/>
      </w:r>
    </w:p>
  </w:endnote>
  <w:endnote w:type="continuationSeparator" w:id="0">
    <w:p w14:paraId="6AC9C0CB" w14:textId="77777777" w:rsidR="00573462" w:rsidRDefault="00573462" w:rsidP="00DD1B16">
      <w:r>
        <w:continuationSeparator/>
      </w:r>
    </w:p>
  </w:endnote>
  <w:endnote w:type="continuationNotice" w:id="1">
    <w:p w14:paraId="761525A0" w14:textId="77777777" w:rsidR="00573462" w:rsidRDefault="0057346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맑은 고딕"/>
    <w:panose1 w:val="00000000000000000000"/>
    <w:charset w:val="81"/>
    <w:family w:val="swiss"/>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36E8A" w14:textId="77777777" w:rsidR="00573462" w:rsidRDefault="00573462" w:rsidP="00DD1B16">
      <w:r>
        <w:separator/>
      </w:r>
    </w:p>
  </w:footnote>
  <w:footnote w:type="continuationSeparator" w:id="0">
    <w:p w14:paraId="4E36FE41" w14:textId="77777777" w:rsidR="00573462" w:rsidRDefault="00573462" w:rsidP="00DD1B16">
      <w:r>
        <w:continuationSeparator/>
      </w:r>
    </w:p>
  </w:footnote>
  <w:footnote w:type="continuationNotice" w:id="1">
    <w:p w14:paraId="4FCCCFB2" w14:textId="77777777" w:rsidR="00573462" w:rsidRDefault="00573462">
      <w:pPr>
        <w:spacing w:line="240" w:lineRule="auto"/>
      </w:pPr>
    </w:p>
  </w:footnote>
  <w:footnote w:id="2">
    <w:p w14:paraId="2F48F72F" w14:textId="4730F554" w:rsidR="00CE5B75" w:rsidRPr="00D760C8" w:rsidRDefault="00CE5B75" w:rsidP="0029587C">
      <w:pPr>
        <w:pStyle w:val="FootnoteText"/>
      </w:pPr>
      <w:r w:rsidRPr="00D760C8">
        <w:rPr>
          <w:rStyle w:val="FootnoteReference"/>
        </w:rPr>
        <w:footnoteRef/>
      </w:r>
      <w:r w:rsidRPr="00D760C8">
        <w:t xml:space="preserve"> Paper prepared for submission to the</w:t>
      </w:r>
      <w:r>
        <w:t xml:space="preserve"> </w:t>
      </w:r>
      <w:hyperlink r:id="rId1" w:history="1">
        <w:r w:rsidRPr="00ED0EA2">
          <w:rPr>
            <w:rStyle w:val="Hyperlink"/>
            <w:i/>
            <w:iCs/>
          </w:rPr>
          <w:t>Journal of Sustainable Cities and Society.</w:t>
        </w:r>
      </w:hyperlink>
    </w:p>
  </w:footnote>
  <w:footnote w:id="3">
    <w:p w14:paraId="0A22252C" w14:textId="1BF36136" w:rsidR="00CE5B75" w:rsidRPr="00F3058A" w:rsidRDefault="00CE5B75">
      <w:pPr>
        <w:pStyle w:val="FootnoteText"/>
      </w:pPr>
      <w:r>
        <w:rPr>
          <w:rStyle w:val="FootnoteReference"/>
        </w:rPr>
        <w:footnoteRef/>
      </w:r>
      <w:r>
        <w:t xml:space="preserve"> </w:t>
      </w:r>
      <w:r w:rsidRPr="00F3058A">
        <w:t>Transport Studies Unit, School of Geography and the Environment, University of Oxford.</w:t>
      </w:r>
    </w:p>
  </w:footnote>
  <w:footnote w:id="4">
    <w:p w14:paraId="31CE2CA0" w14:textId="337AA58B" w:rsidR="00CE5B75" w:rsidRPr="00D760C8" w:rsidRDefault="00CE5B75">
      <w:pPr>
        <w:pStyle w:val="FootnoteText"/>
      </w:pPr>
      <w:r w:rsidRPr="00D760C8">
        <w:rPr>
          <w:rStyle w:val="FootnoteReference"/>
        </w:rPr>
        <w:footnoteRef/>
      </w:r>
      <w:r w:rsidRPr="00D760C8">
        <w:t xml:space="preserve"> Saïd Business School, University of Oxford.</w:t>
      </w:r>
    </w:p>
  </w:footnote>
  <w:footnote w:id="5">
    <w:p w14:paraId="569F9DEB" w14:textId="56B8D79A" w:rsidR="00CE5B75" w:rsidRPr="00E27C5A" w:rsidRDefault="00CE5B75" w:rsidP="00801282">
      <w:pPr>
        <w:pStyle w:val="FootnoteText"/>
        <w:spacing w:line="276" w:lineRule="auto"/>
        <w:jc w:val="both"/>
      </w:pPr>
      <w:r w:rsidRPr="00801282">
        <w:footnoteRef/>
      </w:r>
      <w:r>
        <w:t xml:space="preserve"> </w:t>
      </w:r>
      <w:ins w:id="408" w:author="Won Do Lee" w:date="2023-01-15T23:35:00Z">
        <w:r w:rsidR="00E76D99">
          <w:t>Anonymised</w:t>
        </w:r>
      </w:ins>
      <w:del w:id="409" w:author="Won Do Lee" w:date="2023-01-15T23:35:00Z">
        <w:r w:rsidRPr="00C41DA2" w:rsidDel="00E76D99">
          <w:delText>ollected, cleaned, and anonymi</w:delText>
        </w:r>
        <w:r w:rsidDel="00E76D99">
          <w:delText>s</w:delText>
        </w:r>
        <w:r w:rsidRPr="00C41DA2" w:rsidDel="00E76D99">
          <w:delText>ed</w:delText>
        </w:r>
      </w:del>
      <w:r w:rsidRPr="00C41DA2">
        <w:t xml:space="preserve"> </w:t>
      </w:r>
      <w:del w:id="410" w:author="Won Do Lee" w:date="2023-01-15T23:36:00Z">
        <w:r w:rsidRPr="00C41DA2" w:rsidDel="00E76D99">
          <w:delText xml:space="preserve">the </w:delText>
        </w:r>
      </w:del>
      <w:r w:rsidRPr="00C41DA2">
        <w:t>mobile phone location data</w:t>
      </w:r>
      <w:ins w:id="411" w:author="Won Do Lee" w:date="2023-01-15T23:35:00Z">
        <w:r w:rsidR="00E76D99">
          <w:t xml:space="preserve"> </w:t>
        </w:r>
      </w:ins>
      <w:ins w:id="412" w:author="Won Do Lee" w:date="2023-01-15T23:36:00Z">
        <w:r w:rsidR="00E76D99">
          <w:t xml:space="preserve">provided by </w:t>
        </w:r>
      </w:ins>
      <w:del w:id="413" w:author="Won Do Lee" w:date="2023-01-15T23:35:00Z">
        <w:r w:rsidRPr="00C41DA2" w:rsidDel="00E76D99">
          <w:delText xml:space="preserve"> </w:delText>
        </w:r>
      </w:del>
      <w:del w:id="414" w:author="Won Do Lee" w:date="2023-01-15T23:36:00Z">
        <w:r w:rsidRPr="00C41DA2" w:rsidDel="00E76D99">
          <w:delText xml:space="preserve">from </w:delText>
        </w:r>
      </w:del>
      <w:r w:rsidRPr="00C41DA2">
        <w:t>a large British mobile phone</w:t>
      </w:r>
      <w:del w:id="415" w:author="Won Do Lee" w:date="2023-01-15T23:35:00Z">
        <w:r w:rsidRPr="00C41DA2" w:rsidDel="00E76D99">
          <w:delText xml:space="preserve"> </w:delText>
        </w:r>
      </w:del>
      <w:ins w:id="416" w:author="Won Do Lee" w:date="2023-01-15T23:35:00Z">
        <w:r w:rsidR="00E76D99">
          <w:t xml:space="preserve"> compan</w:t>
        </w:r>
      </w:ins>
      <w:ins w:id="417" w:author="Won Do Lee" w:date="2023-01-15T23:36:00Z">
        <w:r w:rsidR="00E76D99">
          <w:t>y</w:t>
        </w:r>
      </w:ins>
      <w:del w:id="418" w:author="Won Do Lee" w:date="2023-01-15T23:35:00Z">
        <w:r w:rsidRPr="00C41DA2" w:rsidDel="00E76D99">
          <w:delText>provide</w:delText>
        </w:r>
      </w:del>
      <w:r w:rsidRPr="00C41DA2">
        <w:t>.</w:t>
      </w:r>
    </w:p>
  </w:footnote>
  <w:footnote w:id="6">
    <w:p w14:paraId="56D65A73" w14:textId="586DCED7" w:rsidR="00CE5B75" w:rsidRPr="00CA0981" w:rsidRDefault="00CE5B75" w:rsidP="00E27C5A">
      <w:pPr>
        <w:pStyle w:val="FootnoteText"/>
        <w:spacing w:line="276" w:lineRule="auto"/>
        <w:jc w:val="both"/>
      </w:pPr>
      <w:r w:rsidRPr="00801282">
        <w:footnoteRef/>
      </w:r>
      <w:r w:rsidRPr="00570869">
        <w:t xml:space="preserve"> At least two percent of</w:t>
      </w:r>
      <w:r w:rsidRPr="00CA0981">
        <w:t xml:space="preserve"> the population has been sub-sampled from the users of a large British mobile phone provider, stratified by the </w:t>
      </w:r>
      <w:r>
        <w:t xml:space="preserve">317 </w:t>
      </w:r>
      <w:r w:rsidRPr="00A42EF7">
        <w:t xml:space="preserve">Lower Tier Local </w:t>
      </w:r>
      <w:r>
        <w:t xml:space="preserve">Authorities in England. </w:t>
      </w:r>
      <w:r w:rsidRPr="00B97F5A">
        <w:rPr>
          <w:i/>
          <w:iCs/>
        </w:rPr>
        <w:t>City of London</w:t>
      </w:r>
      <w:r w:rsidRPr="00E76D99">
        <w:t xml:space="preserve"> and </w:t>
      </w:r>
      <w:r w:rsidRPr="00B97F5A">
        <w:rPr>
          <w:i/>
          <w:iCs/>
        </w:rPr>
        <w:t xml:space="preserve">Hackney </w:t>
      </w:r>
      <w:r w:rsidRPr="005A5A67">
        <w:t xml:space="preserve">are combined </w:t>
      </w:r>
      <w:r>
        <w:t xml:space="preserve">due to small population sizes, and </w:t>
      </w:r>
      <w:r w:rsidRPr="00B97F5A">
        <w:rPr>
          <w:i/>
          <w:iCs/>
        </w:rPr>
        <w:t xml:space="preserve">Cornwall </w:t>
      </w:r>
      <w:r w:rsidRPr="00E76D99">
        <w:t>and</w:t>
      </w:r>
      <w:r w:rsidRPr="00B97F5A">
        <w:rPr>
          <w:i/>
          <w:iCs/>
        </w:rPr>
        <w:t xml:space="preserve"> Isles of Scilly</w:t>
      </w:r>
      <w:r>
        <w:t xml:space="preserve"> as well.</w:t>
      </w:r>
    </w:p>
  </w:footnote>
  <w:footnote w:id="7">
    <w:p w14:paraId="4A9389F9" w14:textId="77777777" w:rsidR="00CE5B75" w:rsidRPr="00CC51B4" w:rsidRDefault="00CE5B75" w:rsidP="00E27C5A">
      <w:pPr>
        <w:pStyle w:val="FootnoteText"/>
        <w:spacing w:line="276" w:lineRule="auto"/>
        <w:jc w:val="both"/>
        <w:rPr>
          <w:rFonts w:ascii="Arial" w:hAnsi="Arial" w:cs="Arial"/>
        </w:rPr>
      </w:pPr>
      <w:r w:rsidRPr="006B33CA">
        <w:rPr>
          <w:rStyle w:val="FootnoteReference"/>
        </w:rPr>
        <w:footnoteRef/>
      </w:r>
      <w:r w:rsidRPr="00B05B24">
        <w:t xml:space="preserve"> The computation of home region of users exploits the night-time location when users are most likely to be at home. Home region detection followed three steps: a) filter observations from 10 pm to 6 am, b) finding the most common cell phone tower used at night-time, c) dropping users with fewer than 30 night-time observations per month. Each cell phone tower is assigned to its Lower Tier Local Authority area according to its location.</w:t>
      </w:r>
    </w:p>
  </w:footnote>
  <w:footnote w:id="8">
    <w:p w14:paraId="37EC96D2" w14:textId="77777777" w:rsidR="003A4303" w:rsidRPr="00692AC3" w:rsidRDefault="003A4303" w:rsidP="003A4303">
      <w:pPr>
        <w:pStyle w:val="FootnoteText"/>
        <w:rPr>
          <w:color w:val="000000" w:themeColor="text1"/>
        </w:rPr>
      </w:pPr>
      <w:r w:rsidRPr="003C0DA9">
        <w:rPr>
          <w:rStyle w:val="FootnoteReference"/>
        </w:rPr>
        <w:footnoteRef/>
      </w:r>
      <w:r w:rsidRPr="003C0DA9">
        <w:t xml:space="preserve"> Nearest-neighbour or Single-linkage Method ("single"), Furthest-neighbour or Complete-linkage Method ("complete"), Average-linkage Method ("average"</w:t>
      </w:r>
      <w:proofErr w:type="gramStart"/>
      <w:r w:rsidRPr="003C0DA9">
        <w:t>),  McQuitty’s</w:t>
      </w:r>
      <w:proofErr w:type="gramEnd"/>
      <w:r w:rsidRPr="003C0DA9">
        <w:t xml:space="preserve"> Method ("</w:t>
      </w:r>
      <w:proofErr w:type="spellStart"/>
      <w:r w:rsidRPr="003C0DA9">
        <w:t>mcquitty</w:t>
      </w:r>
      <w:proofErr w:type="spellEnd"/>
      <w:r w:rsidRPr="003C0DA9">
        <w:t>"), Metric Methods; Centroid Sorting Method (“centroid”), Gower’s Median Method ("median"), Ward’s method (“</w:t>
      </w:r>
      <w:proofErr w:type="spellStart"/>
      <w:r w:rsidRPr="003C0DA9">
        <w:t>ward.D</w:t>
      </w:r>
      <w:proofErr w:type="spellEnd"/>
      <w:r w:rsidRPr="003C0DA9">
        <w:t xml:space="preserve">", "ward.D2"). </w:t>
      </w:r>
    </w:p>
  </w:footnote>
  <w:footnote w:id="9">
    <w:p w14:paraId="43B035F5" w14:textId="78A2C70F" w:rsidR="00CE5B75" w:rsidRPr="00692AC3" w:rsidDel="003A4303" w:rsidRDefault="00CE5B75" w:rsidP="003C0DA9">
      <w:pPr>
        <w:pStyle w:val="FootnoteText"/>
        <w:rPr>
          <w:del w:id="609" w:author="Won Do Lee" w:date="2023-01-17T21:47:00Z"/>
          <w:color w:val="000000" w:themeColor="text1"/>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2C9E2" w14:textId="2C9FF9C3" w:rsidR="00CE5B75" w:rsidRDefault="00CE5B75" w:rsidP="00B72AFA">
    <w:pPr>
      <w:tabs>
        <w:tab w:val="center" w:pos="4513"/>
        <w:tab w:val="right" w:pos="9026"/>
      </w:tabs>
      <w:jc w:val="center"/>
      <w:rPr>
        <w:noProof/>
        <w:lang w:eastAsia="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577"/>
    <w:multiLevelType w:val="hybridMultilevel"/>
    <w:tmpl w:val="81B8DA52"/>
    <w:lvl w:ilvl="0" w:tplc="10F84EFC">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3E77499"/>
    <w:multiLevelType w:val="hybridMultilevel"/>
    <w:tmpl w:val="BF884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ED2C70"/>
    <w:multiLevelType w:val="hybridMultilevel"/>
    <w:tmpl w:val="D368E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797E8F"/>
    <w:multiLevelType w:val="hybridMultilevel"/>
    <w:tmpl w:val="F58487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B0E3D56"/>
    <w:multiLevelType w:val="hybridMultilevel"/>
    <w:tmpl w:val="A89E5B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1E04B3"/>
    <w:multiLevelType w:val="hybridMultilevel"/>
    <w:tmpl w:val="D9BA3A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C96EDF"/>
    <w:multiLevelType w:val="hybridMultilevel"/>
    <w:tmpl w:val="5A4C9CBE"/>
    <w:lvl w:ilvl="0" w:tplc="04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12F6AE6"/>
    <w:multiLevelType w:val="hybridMultilevel"/>
    <w:tmpl w:val="1F7C3F4A"/>
    <w:lvl w:ilvl="0" w:tplc="82848E0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175E0B"/>
    <w:multiLevelType w:val="hybridMultilevel"/>
    <w:tmpl w:val="4D9EF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E42527"/>
    <w:multiLevelType w:val="hybridMultilevel"/>
    <w:tmpl w:val="702E0ACA"/>
    <w:lvl w:ilvl="0" w:tplc="55E0E18A">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25553A5"/>
    <w:multiLevelType w:val="hybridMultilevel"/>
    <w:tmpl w:val="5E22945E"/>
    <w:lvl w:ilvl="0" w:tplc="87E0275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F16EE7"/>
    <w:multiLevelType w:val="hybridMultilevel"/>
    <w:tmpl w:val="9C4A2D20"/>
    <w:lvl w:ilvl="0" w:tplc="08090001">
      <w:start w:val="1"/>
      <w:numFmt w:val="bullet"/>
      <w:lvlText w:val=""/>
      <w:lvlJc w:val="left"/>
      <w:pPr>
        <w:ind w:left="720" w:hanging="360"/>
      </w:pPr>
      <w:rPr>
        <w:rFonts w:ascii="Symbol" w:hAnsi="Symbol" w:hint="default"/>
      </w:rPr>
    </w:lvl>
    <w:lvl w:ilvl="1" w:tplc="E892D094">
      <w:start w:val="1"/>
      <w:numFmt w:val="bullet"/>
      <w:lvlText w:val="o"/>
      <w:lvlJc w:val="left"/>
      <w:pPr>
        <w:ind w:left="1440" w:hanging="360"/>
      </w:pPr>
      <w:rPr>
        <w:rFonts w:ascii="Courier New" w:hAnsi="Courier New" w:cs="Courier New" w:hint="default"/>
        <w:color w:val="auto"/>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771C4E"/>
    <w:multiLevelType w:val="hybridMultilevel"/>
    <w:tmpl w:val="17BCFBBA"/>
    <w:lvl w:ilvl="0" w:tplc="08090001">
      <w:start w:val="1"/>
      <w:numFmt w:val="bullet"/>
      <w:lvlText w:val=""/>
      <w:lvlJc w:val="left"/>
      <w:pPr>
        <w:ind w:left="720" w:hanging="360"/>
      </w:pPr>
      <w:rPr>
        <w:rFonts w:ascii="Symbol" w:hAnsi="Symbol" w:hint="default"/>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7E09F1"/>
    <w:multiLevelType w:val="hybridMultilevel"/>
    <w:tmpl w:val="E8ACB2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BD4838"/>
    <w:multiLevelType w:val="hybridMultilevel"/>
    <w:tmpl w:val="6DDC1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E721AB"/>
    <w:multiLevelType w:val="hybridMultilevel"/>
    <w:tmpl w:val="98706ACE"/>
    <w:lvl w:ilvl="0" w:tplc="08090011">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D35CBE"/>
    <w:multiLevelType w:val="hybridMultilevel"/>
    <w:tmpl w:val="7C8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EE11EA"/>
    <w:multiLevelType w:val="hybridMultilevel"/>
    <w:tmpl w:val="E8523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7A3605"/>
    <w:multiLevelType w:val="hybridMultilevel"/>
    <w:tmpl w:val="3AB6BFB6"/>
    <w:lvl w:ilvl="0" w:tplc="0409001B">
      <w:start w:val="1"/>
      <w:numFmt w:val="lowerRoman"/>
      <w:lvlText w:val="%1."/>
      <w:lvlJc w:val="right"/>
      <w:pPr>
        <w:ind w:left="720" w:hanging="360"/>
      </w:pPr>
      <w:rPr>
        <w:rFonts w:hint="default"/>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912491"/>
    <w:multiLevelType w:val="hybridMultilevel"/>
    <w:tmpl w:val="0E8A3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431A7E"/>
    <w:multiLevelType w:val="hybridMultilevel"/>
    <w:tmpl w:val="EDA6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66391B"/>
    <w:multiLevelType w:val="hybridMultilevel"/>
    <w:tmpl w:val="1DA80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C53995"/>
    <w:multiLevelType w:val="hybridMultilevel"/>
    <w:tmpl w:val="2648FD3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01D4E6F"/>
    <w:multiLevelType w:val="multilevel"/>
    <w:tmpl w:val="8F3E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A41C90"/>
    <w:multiLevelType w:val="hybridMultilevel"/>
    <w:tmpl w:val="E6D65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896714"/>
    <w:multiLevelType w:val="hybridMultilevel"/>
    <w:tmpl w:val="8F4CEC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5B74D04"/>
    <w:multiLevelType w:val="hybridMultilevel"/>
    <w:tmpl w:val="AA02C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5074EC"/>
    <w:multiLevelType w:val="hybridMultilevel"/>
    <w:tmpl w:val="91E0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9E1789F"/>
    <w:multiLevelType w:val="hybridMultilevel"/>
    <w:tmpl w:val="62FE3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9271D3"/>
    <w:multiLevelType w:val="hybridMultilevel"/>
    <w:tmpl w:val="909878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DDC283C"/>
    <w:multiLevelType w:val="hybridMultilevel"/>
    <w:tmpl w:val="EDD21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C16D83"/>
    <w:multiLevelType w:val="hybridMultilevel"/>
    <w:tmpl w:val="0988E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6D5C56"/>
    <w:multiLevelType w:val="hybridMultilevel"/>
    <w:tmpl w:val="41467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C11C1A"/>
    <w:multiLevelType w:val="hybridMultilevel"/>
    <w:tmpl w:val="7DC693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0155F4"/>
    <w:multiLevelType w:val="hybridMultilevel"/>
    <w:tmpl w:val="BA3C01AE"/>
    <w:lvl w:ilvl="0" w:tplc="B2F25E82">
      <w:start w:val="1"/>
      <w:numFmt w:val="decimal"/>
      <w:lvlText w:val="%1)"/>
      <w:lvlJc w:val="left"/>
      <w:pPr>
        <w:ind w:left="720" w:hanging="360"/>
      </w:pPr>
      <w:rPr>
        <w:rFonts w:hint="eastAsia"/>
        <w:color w:val="auto"/>
      </w:rPr>
    </w:lvl>
    <w:lvl w:ilvl="1" w:tplc="55E0E18A">
      <w:start w:val="1"/>
      <w:numFmt w:val="decimal"/>
      <w:lvlText w:val="%2)"/>
      <w:lvlJc w:val="left"/>
      <w:pPr>
        <w:ind w:left="1440" w:hanging="360"/>
      </w:pPr>
      <w:rPr>
        <w:rFonts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0492C34"/>
    <w:multiLevelType w:val="hybridMultilevel"/>
    <w:tmpl w:val="F44CA3C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6" w15:restartNumberingAfterBreak="0">
    <w:nsid w:val="68B359B3"/>
    <w:multiLevelType w:val="hybridMultilevel"/>
    <w:tmpl w:val="BBE4A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4B0F57"/>
    <w:multiLevelType w:val="hybridMultilevel"/>
    <w:tmpl w:val="5F049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385D0D"/>
    <w:multiLevelType w:val="multilevel"/>
    <w:tmpl w:val="06A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D86E4F"/>
    <w:multiLevelType w:val="hybridMultilevel"/>
    <w:tmpl w:val="867CA202"/>
    <w:lvl w:ilvl="0" w:tplc="C8CA7826">
      <w:start w:val="1"/>
      <w:numFmt w:val="decimal"/>
      <w:pStyle w:val="Heading3"/>
      <w:lvlText w:val="%1)"/>
      <w:lvlJc w:val="left"/>
      <w:pPr>
        <w:ind w:left="360" w:hanging="360"/>
      </w:pPr>
      <w:rPr>
        <w:rFonts w:hint="eastAsia"/>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460341714">
    <w:abstractNumId w:val="8"/>
  </w:num>
  <w:num w:numId="2" w16cid:durableId="2023119767">
    <w:abstractNumId w:val="3"/>
  </w:num>
  <w:num w:numId="3" w16cid:durableId="2060787420">
    <w:abstractNumId w:val="25"/>
  </w:num>
  <w:num w:numId="4" w16cid:durableId="2009476012">
    <w:abstractNumId w:val="11"/>
  </w:num>
  <w:num w:numId="5" w16cid:durableId="2073773293">
    <w:abstractNumId w:val="27"/>
  </w:num>
  <w:num w:numId="6" w16cid:durableId="893542111">
    <w:abstractNumId w:val="18"/>
  </w:num>
  <w:num w:numId="7" w16cid:durableId="41487105">
    <w:abstractNumId w:val="0"/>
  </w:num>
  <w:num w:numId="8" w16cid:durableId="1833980852">
    <w:abstractNumId w:val="2"/>
  </w:num>
  <w:num w:numId="9" w16cid:durableId="38477597">
    <w:abstractNumId w:val="0"/>
    <w:lvlOverride w:ilvl="0">
      <w:startOverride w:val="1"/>
    </w:lvlOverride>
  </w:num>
  <w:num w:numId="10" w16cid:durableId="532037694">
    <w:abstractNumId w:val="10"/>
  </w:num>
  <w:num w:numId="11" w16cid:durableId="1216576517">
    <w:abstractNumId w:val="7"/>
  </w:num>
  <w:num w:numId="12" w16cid:durableId="1538859666">
    <w:abstractNumId w:val="4"/>
  </w:num>
  <w:num w:numId="13" w16cid:durableId="1468743403">
    <w:abstractNumId w:val="31"/>
  </w:num>
  <w:num w:numId="14" w16cid:durableId="1300915502">
    <w:abstractNumId w:val="6"/>
  </w:num>
  <w:num w:numId="15" w16cid:durableId="1623732327">
    <w:abstractNumId w:val="34"/>
  </w:num>
  <w:num w:numId="16" w16cid:durableId="819183">
    <w:abstractNumId w:val="16"/>
  </w:num>
  <w:num w:numId="17" w16cid:durableId="303855816">
    <w:abstractNumId w:val="17"/>
  </w:num>
  <w:num w:numId="18" w16cid:durableId="1941640389">
    <w:abstractNumId w:val="5"/>
  </w:num>
  <w:num w:numId="19" w16cid:durableId="1671178380">
    <w:abstractNumId w:val="22"/>
  </w:num>
  <w:num w:numId="20" w16cid:durableId="1717390345">
    <w:abstractNumId w:val="35"/>
  </w:num>
  <w:num w:numId="21" w16cid:durableId="1438872723">
    <w:abstractNumId w:val="28"/>
  </w:num>
  <w:num w:numId="22" w16cid:durableId="1065761436">
    <w:abstractNumId w:val="20"/>
  </w:num>
  <w:num w:numId="23" w16cid:durableId="2046522207">
    <w:abstractNumId w:val="13"/>
  </w:num>
  <w:num w:numId="24" w16cid:durableId="381254855">
    <w:abstractNumId w:val="29"/>
  </w:num>
  <w:num w:numId="25" w16cid:durableId="1935437986">
    <w:abstractNumId w:val="1"/>
  </w:num>
  <w:num w:numId="26" w16cid:durableId="1586720992">
    <w:abstractNumId w:val="24"/>
  </w:num>
  <w:num w:numId="27" w16cid:durableId="344984477">
    <w:abstractNumId w:val="9"/>
  </w:num>
  <w:num w:numId="28" w16cid:durableId="654647268">
    <w:abstractNumId w:val="9"/>
    <w:lvlOverride w:ilvl="0">
      <w:startOverride w:val="1"/>
    </w:lvlOverride>
  </w:num>
  <w:num w:numId="29" w16cid:durableId="847908085">
    <w:abstractNumId w:val="9"/>
    <w:lvlOverride w:ilvl="0">
      <w:startOverride w:val="1"/>
    </w:lvlOverride>
  </w:num>
  <w:num w:numId="30" w16cid:durableId="2134325338">
    <w:abstractNumId w:val="9"/>
    <w:lvlOverride w:ilvl="0">
      <w:startOverride w:val="1"/>
    </w:lvlOverride>
  </w:num>
  <w:num w:numId="31" w16cid:durableId="1780448765">
    <w:abstractNumId w:val="39"/>
  </w:num>
  <w:num w:numId="32" w16cid:durableId="1063410781">
    <w:abstractNumId w:val="15"/>
  </w:num>
  <w:num w:numId="33" w16cid:durableId="1827742202">
    <w:abstractNumId w:val="26"/>
  </w:num>
  <w:num w:numId="34" w16cid:durableId="1966887256">
    <w:abstractNumId w:val="12"/>
  </w:num>
  <w:num w:numId="35" w16cid:durableId="763258570">
    <w:abstractNumId w:val="39"/>
  </w:num>
  <w:num w:numId="36" w16cid:durableId="1634631572">
    <w:abstractNumId w:val="39"/>
  </w:num>
  <w:num w:numId="37" w16cid:durableId="1789815623">
    <w:abstractNumId w:val="39"/>
  </w:num>
  <w:num w:numId="38" w16cid:durableId="1962807809">
    <w:abstractNumId w:val="39"/>
  </w:num>
  <w:num w:numId="39" w16cid:durableId="1194345718">
    <w:abstractNumId w:val="39"/>
  </w:num>
  <w:num w:numId="40" w16cid:durableId="2130733774">
    <w:abstractNumId w:val="39"/>
    <w:lvlOverride w:ilvl="0">
      <w:startOverride w:val="1"/>
    </w:lvlOverride>
  </w:num>
  <w:num w:numId="41" w16cid:durableId="1471091989">
    <w:abstractNumId w:val="14"/>
  </w:num>
  <w:num w:numId="42" w16cid:durableId="1852185555">
    <w:abstractNumId w:val="30"/>
  </w:num>
  <w:num w:numId="43" w16cid:durableId="1899633125">
    <w:abstractNumId w:val="36"/>
  </w:num>
  <w:num w:numId="44" w16cid:durableId="1336496831">
    <w:abstractNumId w:val="21"/>
  </w:num>
  <w:num w:numId="45" w16cid:durableId="1418092934">
    <w:abstractNumId w:val="19"/>
  </w:num>
  <w:num w:numId="46" w16cid:durableId="1352875680">
    <w:abstractNumId w:val="33"/>
  </w:num>
  <w:num w:numId="47" w16cid:durableId="1051922467">
    <w:abstractNumId w:val="39"/>
  </w:num>
  <w:num w:numId="48" w16cid:durableId="855266481">
    <w:abstractNumId w:val="38"/>
  </w:num>
  <w:num w:numId="49" w16cid:durableId="68693385">
    <w:abstractNumId w:val="37"/>
  </w:num>
  <w:num w:numId="50" w16cid:durableId="352613713">
    <w:abstractNumId w:val="32"/>
  </w:num>
  <w:num w:numId="51" w16cid:durableId="919216698">
    <w:abstractNumId w:val="23"/>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n Do Lee">
    <w15:presenceInfo w15:providerId="None" w15:userId="Won Do Lee"/>
  </w15:person>
  <w15:person w15:author="Matthias Qian">
    <w15:presenceInfo w15:providerId="AD" w15:userId="S::matthias.qian@sbs.ox.ac.uk::af508f12-3fcd-4e29-b7c8-d841c7d6c2fd"/>
  </w15:person>
  <w15:person w15:author="Won Do Lee [2]">
    <w15:presenceInfo w15:providerId="Windows Live" w15:userId="d30fb5f442c9e2c5"/>
  </w15:person>
  <w15:person w15:author="Tim Schwanen">
    <w15:presenceInfo w15:providerId="AD" w15:userId="S-1-5-21-1657032316-61167162-621696214-21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1MjOytDS3MDM0NDZV0lEKTi0uzszPAykwM6gFALKfiuotAAAA"/>
  </w:docVars>
  <w:rsids>
    <w:rsidRoot w:val="00856889"/>
    <w:rsid w:val="00000964"/>
    <w:rsid w:val="00001BA0"/>
    <w:rsid w:val="00001DE0"/>
    <w:rsid w:val="00002B6F"/>
    <w:rsid w:val="00002BFA"/>
    <w:rsid w:val="00002F01"/>
    <w:rsid w:val="00002F45"/>
    <w:rsid w:val="00003197"/>
    <w:rsid w:val="00003A5E"/>
    <w:rsid w:val="00003E90"/>
    <w:rsid w:val="000042F6"/>
    <w:rsid w:val="00004BF7"/>
    <w:rsid w:val="00005159"/>
    <w:rsid w:val="000054B0"/>
    <w:rsid w:val="00005770"/>
    <w:rsid w:val="00005E6E"/>
    <w:rsid w:val="00005FDA"/>
    <w:rsid w:val="00006149"/>
    <w:rsid w:val="00006427"/>
    <w:rsid w:val="00006CFA"/>
    <w:rsid w:val="00006DD6"/>
    <w:rsid w:val="00007080"/>
    <w:rsid w:val="000073A2"/>
    <w:rsid w:val="0000767C"/>
    <w:rsid w:val="000076B2"/>
    <w:rsid w:val="000076FA"/>
    <w:rsid w:val="000103B6"/>
    <w:rsid w:val="000103CC"/>
    <w:rsid w:val="00010A5E"/>
    <w:rsid w:val="00010CFF"/>
    <w:rsid w:val="000114D6"/>
    <w:rsid w:val="00011717"/>
    <w:rsid w:val="0001281C"/>
    <w:rsid w:val="00012B45"/>
    <w:rsid w:val="00012F58"/>
    <w:rsid w:val="00013C84"/>
    <w:rsid w:val="00014394"/>
    <w:rsid w:val="0001486C"/>
    <w:rsid w:val="000150C6"/>
    <w:rsid w:val="00015301"/>
    <w:rsid w:val="0001531F"/>
    <w:rsid w:val="000153F7"/>
    <w:rsid w:val="00015739"/>
    <w:rsid w:val="00015837"/>
    <w:rsid w:val="00017025"/>
    <w:rsid w:val="000170F4"/>
    <w:rsid w:val="00017919"/>
    <w:rsid w:val="000179E0"/>
    <w:rsid w:val="000209C0"/>
    <w:rsid w:val="00020D24"/>
    <w:rsid w:val="00021546"/>
    <w:rsid w:val="0002163C"/>
    <w:rsid w:val="00021DA5"/>
    <w:rsid w:val="00022082"/>
    <w:rsid w:val="00023485"/>
    <w:rsid w:val="00023A17"/>
    <w:rsid w:val="00023FA2"/>
    <w:rsid w:val="0002403F"/>
    <w:rsid w:val="00024124"/>
    <w:rsid w:val="00025C19"/>
    <w:rsid w:val="00026319"/>
    <w:rsid w:val="00026CC4"/>
    <w:rsid w:val="000274AB"/>
    <w:rsid w:val="0002755B"/>
    <w:rsid w:val="00027C49"/>
    <w:rsid w:val="00027E0B"/>
    <w:rsid w:val="000302BE"/>
    <w:rsid w:val="00030BAA"/>
    <w:rsid w:val="00030D86"/>
    <w:rsid w:val="000311DF"/>
    <w:rsid w:val="0003164C"/>
    <w:rsid w:val="00031AA6"/>
    <w:rsid w:val="00031F9A"/>
    <w:rsid w:val="000320F9"/>
    <w:rsid w:val="00032282"/>
    <w:rsid w:val="000322BE"/>
    <w:rsid w:val="0003290E"/>
    <w:rsid w:val="00033094"/>
    <w:rsid w:val="00033365"/>
    <w:rsid w:val="00033584"/>
    <w:rsid w:val="00033EB4"/>
    <w:rsid w:val="00034398"/>
    <w:rsid w:val="0003462F"/>
    <w:rsid w:val="000346C3"/>
    <w:rsid w:val="000348A7"/>
    <w:rsid w:val="00034A61"/>
    <w:rsid w:val="00034AFD"/>
    <w:rsid w:val="00034D16"/>
    <w:rsid w:val="00035407"/>
    <w:rsid w:val="00035616"/>
    <w:rsid w:val="00035736"/>
    <w:rsid w:val="0003596B"/>
    <w:rsid w:val="00035C9E"/>
    <w:rsid w:val="0003620B"/>
    <w:rsid w:val="0003649C"/>
    <w:rsid w:val="000368E1"/>
    <w:rsid w:val="00037534"/>
    <w:rsid w:val="00037BF7"/>
    <w:rsid w:val="00037F51"/>
    <w:rsid w:val="000402CB"/>
    <w:rsid w:val="000408E3"/>
    <w:rsid w:val="00040A7E"/>
    <w:rsid w:val="00040CD5"/>
    <w:rsid w:val="000426C1"/>
    <w:rsid w:val="000434A1"/>
    <w:rsid w:val="00044418"/>
    <w:rsid w:val="0004450B"/>
    <w:rsid w:val="00044589"/>
    <w:rsid w:val="00044631"/>
    <w:rsid w:val="000449C4"/>
    <w:rsid w:val="00044BF7"/>
    <w:rsid w:val="00044CE0"/>
    <w:rsid w:val="0004507F"/>
    <w:rsid w:val="000451C2"/>
    <w:rsid w:val="00045334"/>
    <w:rsid w:val="000453C7"/>
    <w:rsid w:val="000458D2"/>
    <w:rsid w:val="00045EA3"/>
    <w:rsid w:val="00046214"/>
    <w:rsid w:val="00046BA6"/>
    <w:rsid w:val="000470C9"/>
    <w:rsid w:val="00047ADA"/>
    <w:rsid w:val="00047C67"/>
    <w:rsid w:val="000522CD"/>
    <w:rsid w:val="0005255F"/>
    <w:rsid w:val="00053009"/>
    <w:rsid w:val="00053BFA"/>
    <w:rsid w:val="00054964"/>
    <w:rsid w:val="00054B45"/>
    <w:rsid w:val="0005520B"/>
    <w:rsid w:val="000557DC"/>
    <w:rsid w:val="00055980"/>
    <w:rsid w:val="0005646E"/>
    <w:rsid w:val="00057701"/>
    <w:rsid w:val="00057D4B"/>
    <w:rsid w:val="0006088D"/>
    <w:rsid w:val="00060D57"/>
    <w:rsid w:val="0006202D"/>
    <w:rsid w:val="00062A13"/>
    <w:rsid w:val="00062DED"/>
    <w:rsid w:val="0006455C"/>
    <w:rsid w:val="00064DF9"/>
    <w:rsid w:val="00064FAA"/>
    <w:rsid w:val="00065452"/>
    <w:rsid w:val="000654E5"/>
    <w:rsid w:val="000658AC"/>
    <w:rsid w:val="00065DD1"/>
    <w:rsid w:val="000661B3"/>
    <w:rsid w:val="000665FD"/>
    <w:rsid w:val="00067209"/>
    <w:rsid w:val="0006760E"/>
    <w:rsid w:val="000678E7"/>
    <w:rsid w:val="00067CBC"/>
    <w:rsid w:val="00067DD1"/>
    <w:rsid w:val="00070616"/>
    <w:rsid w:val="000706F5"/>
    <w:rsid w:val="00070A9B"/>
    <w:rsid w:val="00071258"/>
    <w:rsid w:val="00071574"/>
    <w:rsid w:val="0007168C"/>
    <w:rsid w:val="00071999"/>
    <w:rsid w:val="00071A7D"/>
    <w:rsid w:val="00071F9B"/>
    <w:rsid w:val="00072032"/>
    <w:rsid w:val="00072AA2"/>
    <w:rsid w:val="00073016"/>
    <w:rsid w:val="0007313A"/>
    <w:rsid w:val="00073B77"/>
    <w:rsid w:val="00074A58"/>
    <w:rsid w:val="00075622"/>
    <w:rsid w:val="00075D5E"/>
    <w:rsid w:val="00076133"/>
    <w:rsid w:val="00076C6C"/>
    <w:rsid w:val="00076CAD"/>
    <w:rsid w:val="00076D21"/>
    <w:rsid w:val="00077043"/>
    <w:rsid w:val="00080591"/>
    <w:rsid w:val="00080FA2"/>
    <w:rsid w:val="000811A4"/>
    <w:rsid w:val="00081B91"/>
    <w:rsid w:val="000820FB"/>
    <w:rsid w:val="0008269C"/>
    <w:rsid w:val="000828B4"/>
    <w:rsid w:val="00082CC4"/>
    <w:rsid w:val="000831D5"/>
    <w:rsid w:val="00083BD4"/>
    <w:rsid w:val="00083F58"/>
    <w:rsid w:val="00084437"/>
    <w:rsid w:val="000851B5"/>
    <w:rsid w:val="000864E5"/>
    <w:rsid w:val="00086920"/>
    <w:rsid w:val="00086CEB"/>
    <w:rsid w:val="000871CD"/>
    <w:rsid w:val="0009030E"/>
    <w:rsid w:val="00090497"/>
    <w:rsid w:val="00091020"/>
    <w:rsid w:val="00091A44"/>
    <w:rsid w:val="00092036"/>
    <w:rsid w:val="00092717"/>
    <w:rsid w:val="0009274A"/>
    <w:rsid w:val="000946B5"/>
    <w:rsid w:val="00094B2F"/>
    <w:rsid w:val="00094C6F"/>
    <w:rsid w:val="00094F51"/>
    <w:rsid w:val="000953A1"/>
    <w:rsid w:val="00095ED2"/>
    <w:rsid w:val="0009669D"/>
    <w:rsid w:val="00096906"/>
    <w:rsid w:val="000976A3"/>
    <w:rsid w:val="0009770F"/>
    <w:rsid w:val="00097BFF"/>
    <w:rsid w:val="00097E1A"/>
    <w:rsid w:val="000A0377"/>
    <w:rsid w:val="000A06F0"/>
    <w:rsid w:val="000A0809"/>
    <w:rsid w:val="000A0D82"/>
    <w:rsid w:val="000A1258"/>
    <w:rsid w:val="000A1270"/>
    <w:rsid w:val="000A19F1"/>
    <w:rsid w:val="000A2855"/>
    <w:rsid w:val="000A29F3"/>
    <w:rsid w:val="000A2DD8"/>
    <w:rsid w:val="000A3250"/>
    <w:rsid w:val="000A5064"/>
    <w:rsid w:val="000A508C"/>
    <w:rsid w:val="000A52A3"/>
    <w:rsid w:val="000A5C84"/>
    <w:rsid w:val="000A5D17"/>
    <w:rsid w:val="000A7BD7"/>
    <w:rsid w:val="000B0332"/>
    <w:rsid w:val="000B0B0C"/>
    <w:rsid w:val="000B1400"/>
    <w:rsid w:val="000B1B7F"/>
    <w:rsid w:val="000B1ED7"/>
    <w:rsid w:val="000B22A6"/>
    <w:rsid w:val="000B24FA"/>
    <w:rsid w:val="000B28DA"/>
    <w:rsid w:val="000B2B8C"/>
    <w:rsid w:val="000B37EA"/>
    <w:rsid w:val="000B3DE2"/>
    <w:rsid w:val="000B466C"/>
    <w:rsid w:val="000B4A88"/>
    <w:rsid w:val="000B54E0"/>
    <w:rsid w:val="000B5DE7"/>
    <w:rsid w:val="000B6741"/>
    <w:rsid w:val="000B6B40"/>
    <w:rsid w:val="000B6E00"/>
    <w:rsid w:val="000B75CC"/>
    <w:rsid w:val="000B7700"/>
    <w:rsid w:val="000B7E15"/>
    <w:rsid w:val="000B7E5A"/>
    <w:rsid w:val="000C040E"/>
    <w:rsid w:val="000C1580"/>
    <w:rsid w:val="000C15BF"/>
    <w:rsid w:val="000C1A3D"/>
    <w:rsid w:val="000C291E"/>
    <w:rsid w:val="000C33B1"/>
    <w:rsid w:val="000C3412"/>
    <w:rsid w:val="000C3E67"/>
    <w:rsid w:val="000C4274"/>
    <w:rsid w:val="000C4929"/>
    <w:rsid w:val="000C592C"/>
    <w:rsid w:val="000C5F40"/>
    <w:rsid w:val="000C62EC"/>
    <w:rsid w:val="000C63B2"/>
    <w:rsid w:val="000C649A"/>
    <w:rsid w:val="000C6A04"/>
    <w:rsid w:val="000C70ED"/>
    <w:rsid w:val="000C710F"/>
    <w:rsid w:val="000C73C8"/>
    <w:rsid w:val="000C787A"/>
    <w:rsid w:val="000C7DAC"/>
    <w:rsid w:val="000D032F"/>
    <w:rsid w:val="000D083A"/>
    <w:rsid w:val="000D0DEA"/>
    <w:rsid w:val="000D0FAB"/>
    <w:rsid w:val="000D0FEE"/>
    <w:rsid w:val="000D2504"/>
    <w:rsid w:val="000D28C6"/>
    <w:rsid w:val="000D2EA9"/>
    <w:rsid w:val="000D2FE9"/>
    <w:rsid w:val="000D3538"/>
    <w:rsid w:val="000D36B5"/>
    <w:rsid w:val="000D3C2A"/>
    <w:rsid w:val="000D3EE3"/>
    <w:rsid w:val="000D4509"/>
    <w:rsid w:val="000D4818"/>
    <w:rsid w:val="000D4AC8"/>
    <w:rsid w:val="000D546A"/>
    <w:rsid w:val="000D6116"/>
    <w:rsid w:val="000D670A"/>
    <w:rsid w:val="000D68EA"/>
    <w:rsid w:val="000D6E4D"/>
    <w:rsid w:val="000D70FA"/>
    <w:rsid w:val="000E0C9F"/>
    <w:rsid w:val="000E0CA3"/>
    <w:rsid w:val="000E123A"/>
    <w:rsid w:val="000E15F7"/>
    <w:rsid w:val="000E16A8"/>
    <w:rsid w:val="000E23C4"/>
    <w:rsid w:val="000E24B0"/>
    <w:rsid w:val="000E3592"/>
    <w:rsid w:val="000E3706"/>
    <w:rsid w:val="000E37CC"/>
    <w:rsid w:val="000E38B9"/>
    <w:rsid w:val="000E38BC"/>
    <w:rsid w:val="000E3F56"/>
    <w:rsid w:val="000E3F9B"/>
    <w:rsid w:val="000E41CD"/>
    <w:rsid w:val="000E440E"/>
    <w:rsid w:val="000E4E12"/>
    <w:rsid w:val="000E4E58"/>
    <w:rsid w:val="000E5057"/>
    <w:rsid w:val="000E53F2"/>
    <w:rsid w:val="000E5D91"/>
    <w:rsid w:val="000E602C"/>
    <w:rsid w:val="000E6D66"/>
    <w:rsid w:val="000E770C"/>
    <w:rsid w:val="000E7F85"/>
    <w:rsid w:val="000F0494"/>
    <w:rsid w:val="000F0A5C"/>
    <w:rsid w:val="000F0DD8"/>
    <w:rsid w:val="000F1029"/>
    <w:rsid w:val="000F21E6"/>
    <w:rsid w:val="000F241B"/>
    <w:rsid w:val="000F284D"/>
    <w:rsid w:val="000F3486"/>
    <w:rsid w:val="000F442C"/>
    <w:rsid w:val="000F444B"/>
    <w:rsid w:val="000F52C0"/>
    <w:rsid w:val="000F579D"/>
    <w:rsid w:val="000F58D3"/>
    <w:rsid w:val="000F6783"/>
    <w:rsid w:val="000F737E"/>
    <w:rsid w:val="001001CD"/>
    <w:rsid w:val="001021C7"/>
    <w:rsid w:val="00102440"/>
    <w:rsid w:val="001028A3"/>
    <w:rsid w:val="00102FC3"/>
    <w:rsid w:val="00103921"/>
    <w:rsid w:val="00103C80"/>
    <w:rsid w:val="00104B12"/>
    <w:rsid w:val="001050BE"/>
    <w:rsid w:val="001055E3"/>
    <w:rsid w:val="00106A85"/>
    <w:rsid w:val="00106D45"/>
    <w:rsid w:val="00107365"/>
    <w:rsid w:val="00107504"/>
    <w:rsid w:val="001075C2"/>
    <w:rsid w:val="00107BDD"/>
    <w:rsid w:val="00107D59"/>
    <w:rsid w:val="00107DE8"/>
    <w:rsid w:val="00107E76"/>
    <w:rsid w:val="00107FD6"/>
    <w:rsid w:val="00110D6E"/>
    <w:rsid w:val="00110D89"/>
    <w:rsid w:val="00112933"/>
    <w:rsid w:val="00112A20"/>
    <w:rsid w:val="0011321C"/>
    <w:rsid w:val="00113478"/>
    <w:rsid w:val="001134EC"/>
    <w:rsid w:val="001139D1"/>
    <w:rsid w:val="00113AEF"/>
    <w:rsid w:val="00114313"/>
    <w:rsid w:val="001143D1"/>
    <w:rsid w:val="0011497A"/>
    <w:rsid w:val="00115372"/>
    <w:rsid w:val="0011570A"/>
    <w:rsid w:val="001159A8"/>
    <w:rsid w:val="00115C55"/>
    <w:rsid w:val="00115CBD"/>
    <w:rsid w:val="00115CC0"/>
    <w:rsid w:val="001160D0"/>
    <w:rsid w:val="0011613B"/>
    <w:rsid w:val="00116994"/>
    <w:rsid w:val="00116D32"/>
    <w:rsid w:val="00116F76"/>
    <w:rsid w:val="0011726A"/>
    <w:rsid w:val="00117499"/>
    <w:rsid w:val="00117932"/>
    <w:rsid w:val="0011794E"/>
    <w:rsid w:val="00117CFB"/>
    <w:rsid w:val="00120482"/>
    <w:rsid w:val="00120B72"/>
    <w:rsid w:val="00120B75"/>
    <w:rsid w:val="00120C85"/>
    <w:rsid w:val="001213B4"/>
    <w:rsid w:val="001214F6"/>
    <w:rsid w:val="00121F82"/>
    <w:rsid w:val="0012280C"/>
    <w:rsid w:val="00122C9D"/>
    <w:rsid w:val="00122CD2"/>
    <w:rsid w:val="00123DB7"/>
    <w:rsid w:val="00124504"/>
    <w:rsid w:val="00124E27"/>
    <w:rsid w:val="00125D64"/>
    <w:rsid w:val="00126914"/>
    <w:rsid w:val="001271CF"/>
    <w:rsid w:val="0012737C"/>
    <w:rsid w:val="00127AAD"/>
    <w:rsid w:val="00130654"/>
    <w:rsid w:val="00130F0D"/>
    <w:rsid w:val="00131247"/>
    <w:rsid w:val="00131330"/>
    <w:rsid w:val="00131725"/>
    <w:rsid w:val="00131BA4"/>
    <w:rsid w:val="00132230"/>
    <w:rsid w:val="00132691"/>
    <w:rsid w:val="001336B7"/>
    <w:rsid w:val="00135C4B"/>
    <w:rsid w:val="00135CF0"/>
    <w:rsid w:val="001363DF"/>
    <w:rsid w:val="001369B1"/>
    <w:rsid w:val="001373A9"/>
    <w:rsid w:val="00137B52"/>
    <w:rsid w:val="001402ED"/>
    <w:rsid w:val="00140450"/>
    <w:rsid w:val="00140DEF"/>
    <w:rsid w:val="00140F88"/>
    <w:rsid w:val="0014135C"/>
    <w:rsid w:val="001419F9"/>
    <w:rsid w:val="001427C9"/>
    <w:rsid w:val="00142F88"/>
    <w:rsid w:val="00142FBF"/>
    <w:rsid w:val="0014352C"/>
    <w:rsid w:val="001448E4"/>
    <w:rsid w:val="00145422"/>
    <w:rsid w:val="00145478"/>
    <w:rsid w:val="00145561"/>
    <w:rsid w:val="001455B9"/>
    <w:rsid w:val="0014631E"/>
    <w:rsid w:val="001463CB"/>
    <w:rsid w:val="0014658D"/>
    <w:rsid w:val="00146B2C"/>
    <w:rsid w:val="00147119"/>
    <w:rsid w:val="00147365"/>
    <w:rsid w:val="00147710"/>
    <w:rsid w:val="00147789"/>
    <w:rsid w:val="00147873"/>
    <w:rsid w:val="00147BD9"/>
    <w:rsid w:val="00150546"/>
    <w:rsid w:val="00150621"/>
    <w:rsid w:val="00150FA4"/>
    <w:rsid w:val="00151393"/>
    <w:rsid w:val="00151DD4"/>
    <w:rsid w:val="00152816"/>
    <w:rsid w:val="00152901"/>
    <w:rsid w:val="00152F36"/>
    <w:rsid w:val="0015363A"/>
    <w:rsid w:val="0015491A"/>
    <w:rsid w:val="00154DF4"/>
    <w:rsid w:val="00154E13"/>
    <w:rsid w:val="001554CE"/>
    <w:rsid w:val="00155A5E"/>
    <w:rsid w:val="001572C4"/>
    <w:rsid w:val="00157905"/>
    <w:rsid w:val="001579C8"/>
    <w:rsid w:val="00157F0A"/>
    <w:rsid w:val="00160597"/>
    <w:rsid w:val="001608FE"/>
    <w:rsid w:val="00160CB3"/>
    <w:rsid w:val="001612B2"/>
    <w:rsid w:val="00161545"/>
    <w:rsid w:val="0016178A"/>
    <w:rsid w:val="00161CA0"/>
    <w:rsid w:val="00161EFB"/>
    <w:rsid w:val="00161FFD"/>
    <w:rsid w:val="0016213B"/>
    <w:rsid w:val="00162437"/>
    <w:rsid w:val="001624F6"/>
    <w:rsid w:val="001630E2"/>
    <w:rsid w:val="00164643"/>
    <w:rsid w:val="00164756"/>
    <w:rsid w:val="00165BD9"/>
    <w:rsid w:val="00165ECB"/>
    <w:rsid w:val="001661F7"/>
    <w:rsid w:val="00166435"/>
    <w:rsid w:val="00167685"/>
    <w:rsid w:val="00167968"/>
    <w:rsid w:val="001679A0"/>
    <w:rsid w:val="001701B4"/>
    <w:rsid w:val="00170A1E"/>
    <w:rsid w:val="001711B5"/>
    <w:rsid w:val="0017166D"/>
    <w:rsid w:val="0017194D"/>
    <w:rsid w:val="0017211B"/>
    <w:rsid w:val="00172A07"/>
    <w:rsid w:val="00172B0A"/>
    <w:rsid w:val="00172C26"/>
    <w:rsid w:val="00173190"/>
    <w:rsid w:val="001731A0"/>
    <w:rsid w:val="00173958"/>
    <w:rsid w:val="00173BE9"/>
    <w:rsid w:val="00173E83"/>
    <w:rsid w:val="0017426E"/>
    <w:rsid w:val="00174C56"/>
    <w:rsid w:val="00174D83"/>
    <w:rsid w:val="001753F3"/>
    <w:rsid w:val="0017562E"/>
    <w:rsid w:val="00175A52"/>
    <w:rsid w:val="0017656E"/>
    <w:rsid w:val="0017665A"/>
    <w:rsid w:val="00176B2D"/>
    <w:rsid w:val="00176BF3"/>
    <w:rsid w:val="00176BFF"/>
    <w:rsid w:val="00177097"/>
    <w:rsid w:val="00177151"/>
    <w:rsid w:val="0017777E"/>
    <w:rsid w:val="001804BD"/>
    <w:rsid w:val="00181064"/>
    <w:rsid w:val="00181853"/>
    <w:rsid w:val="0018185B"/>
    <w:rsid w:val="00182250"/>
    <w:rsid w:val="00182256"/>
    <w:rsid w:val="001822F6"/>
    <w:rsid w:val="0018253D"/>
    <w:rsid w:val="00182C9E"/>
    <w:rsid w:val="001830AC"/>
    <w:rsid w:val="001837A7"/>
    <w:rsid w:val="001837D5"/>
    <w:rsid w:val="001846B6"/>
    <w:rsid w:val="0018499B"/>
    <w:rsid w:val="001850CB"/>
    <w:rsid w:val="001851AD"/>
    <w:rsid w:val="001854AB"/>
    <w:rsid w:val="001869B9"/>
    <w:rsid w:val="001877C3"/>
    <w:rsid w:val="00187903"/>
    <w:rsid w:val="00190FE3"/>
    <w:rsid w:val="001910BB"/>
    <w:rsid w:val="00192365"/>
    <w:rsid w:val="001934BB"/>
    <w:rsid w:val="00193563"/>
    <w:rsid w:val="00193A69"/>
    <w:rsid w:val="00193EE5"/>
    <w:rsid w:val="001948F3"/>
    <w:rsid w:val="00195DFC"/>
    <w:rsid w:val="00196066"/>
    <w:rsid w:val="00197142"/>
    <w:rsid w:val="001975E3"/>
    <w:rsid w:val="00197610"/>
    <w:rsid w:val="00197901"/>
    <w:rsid w:val="001979A7"/>
    <w:rsid w:val="00197D82"/>
    <w:rsid w:val="001A0222"/>
    <w:rsid w:val="001A037D"/>
    <w:rsid w:val="001A0B4D"/>
    <w:rsid w:val="001A0BB9"/>
    <w:rsid w:val="001A0E15"/>
    <w:rsid w:val="001A0EB5"/>
    <w:rsid w:val="001A13D7"/>
    <w:rsid w:val="001A164E"/>
    <w:rsid w:val="001A17E3"/>
    <w:rsid w:val="001A1EFB"/>
    <w:rsid w:val="001A2AD6"/>
    <w:rsid w:val="001A3103"/>
    <w:rsid w:val="001A43AF"/>
    <w:rsid w:val="001A4496"/>
    <w:rsid w:val="001A4682"/>
    <w:rsid w:val="001A48AD"/>
    <w:rsid w:val="001A5900"/>
    <w:rsid w:val="001A6392"/>
    <w:rsid w:val="001A7280"/>
    <w:rsid w:val="001A747C"/>
    <w:rsid w:val="001A7BC8"/>
    <w:rsid w:val="001A7FB5"/>
    <w:rsid w:val="001B0733"/>
    <w:rsid w:val="001B0819"/>
    <w:rsid w:val="001B1161"/>
    <w:rsid w:val="001B1390"/>
    <w:rsid w:val="001B152C"/>
    <w:rsid w:val="001B1C59"/>
    <w:rsid w:val="001B21FD"/>
    <w:rsid w:val="001B28EB"/>
    <w:rsid w:val="001B2937"/>
    <w:rsid w:val="001B3FDD"/>
    <w:rsid w:val="001B4379"/>
    <w:rsid w:val="001B48EC"/>
    <w:rsid w:val="001B4C5B"/>
    <w:rsid w:val="001B4ED0"/>
    <w:rsid w:val="001B53A3"/>
    <w:rsid w:val="001B61B4"/>
    <w:rsid w:val="001B61CF"/>
    <w:rsid w:val="001B672F"/>
    <w:rsid w:val="001B6AC4"/>
    <w:rsid w:val="001B7B6F"/>
    <w:rsid w:val="001B7D8E"/>
    <w:rsid w:val="001C0692"/>
    <w:rsid w:val="001C0A42"/>
    <w:rsid w:val="001C0E1E"/>
    <w:rsid w:val="001C1219"/>
    <w:rsid w:val="001C12F6"/>
    <w:rsid w:val="001C1550"/>
    <w:rsid w:val="001C1E2A"/>
    <w:rsid w:val="001C28B9"/>
    <w:rsid w:val="001C3F4F"/>
    <w:rsid w:val="001C43AC"/>
    <w:rsid w:val="001C5029"/>
    <w:rsid w:val="001C51A0"/>
    <w:rsid w:val="001C5D47"/>
    <w:rsid w:val="001C5E86"/>
    <w:rsid w:val="001C6990"/>
    <w:rsid w:val="001C69D8"/>
    <w:rsid w:val="001C713A"/>
    <w:rsid w:val="001C71A2"/>
    <w:rsid w:val="001C74AE"/>
    <w:rsid w:val="001C7639"/>
    <w:rsid w:val="001C7A17"/>
    <w:rsid w:val="001C7DFC"/>
    <w:rsid w:val="001D0920"/>
    <w:rsid w:val="001D0C3E"/>
    <w:rsid w:val="001D0F6F"/>
    <w:rsid w:val="001D17C2"/>
    <w:rsid w:val="001D345A"/>
    <w:rsid w:val="001D3A82"/>
    <w:rsid w:val="001D3E82"/>
    <w:rsid w:val="001D4332"/>
    <w:rsid w:val="001D461B"/>
    <w:rsid w:val="001D4669"/>
    <w:rsid w:val="001D5010"/>
    <w:rsid w:val="001D52B1"/>
    <w:rsid w:val="001D5584"/>
    <w:rsid w:val="001D674A"/>
    <w:rsid w:val="001D6EAA"/>
    <w:rsid w:val="001D702C"/>
    <w:rsid w:val="001D7D71"/>
    <w:rsid w:val="001E03B9"/>
    <w:rsid w:val="001E23CB"/>
    <w:rsid w:val="001E2B38"/>
    <w:rsid w:val="001E333C"/>
    <w:rsid w:val="001E3CE9"/>
    <w:rsid w:val="001E420D"/>
    <w:rsid w:val="001E47F4"/>
    <w:rsid w:val="001E4AB6"/>
    <w:rsid w:val="001E780B"/>
    <w:rsid w:val="001E7999"/>
    <w:rsid w:val="001E7E1F"/>
    <w:rsid w:val="001E7F56"/>
    <w:rsid w:val="001F0A6F"/>
    <w:rsid w:val="001F1C03"/>
    <w:rsid w:val="001F1FB0"/>
    <w:rsid w:val="001F26F2"/>
    <w:rsid w:val="001F2869"/>
    <w:rsid w:val="001F39B0"/>
    <w:rsid w:val="001F4671"/>
    <w:rsid w:val="001F46C2"/>
    <w:rsid w:val="001F51DF"/>
    <w:rsid w:val="001F5495"/>
    <w:rsid w:val="001F58A0"/>
    <w:rsid w:val="001F5A7E"/>
    <w:rsid w:val="001F5D2B"/>
    <w:rsid w:val="001F5FCD"/>
    <w:rsid w:val="001F642D"/>
    <w:rsid w:val="001F6D11"/>
    <w:rsid w:val="001F752D"/>
    <w:rsid w:val="002009BF"/>
    <w:rsid w:val="00201350"/>
    <w:rsid w:val="002014E3"/>
    <w:rsid w:val="00201501"/>
    <w:rsid w:val="00201A5E"/>
    <w:rsid w:val="0020236C"/>
    <w:rsid w:val="002029BC"/>
    <w:rsid w:val="00203915"/>
    <w:rsid w:val="00203F8D"/>
    <w:rsid w:val="0020431C"/>
    <w:rsid w:val="00205431"/>
    <w:rsid w:val="00205BDE"/>
    <w:rsid w:val="00205F5C"/>
    <w:rsid w:val="00206D17"/>
    <w:rsid w:val="002070B6"/>
    <w:rsid w:val="00210637"/>
    <w:rsid w:val="00210A31"/>
    <w:rsid w:val="00210AE6"/>
    <w:rsid w:val="00210F64"/>
    <w:rsid w:val="0021101D"/>
    <w:rsid w:val="00211225"/>
    <w:rsid w:val="002112DA"/>
    <w:rsid w:val="00211377"/>
    <w:rsid w:val="00211470"/>
    <w:rsid w:val="00211B38"/>
    <w:rsid w:val="00211F64"/>
    <w:rsid w:val="00212724"/>
    <w:rsid w:val="0021299C"/>
    <w:rsid w:val="00212DC8"/>
    <w:rsid w:val="00214D6B"/>
    <w:rsid w:val="00214F51"/>
    <w:rsid w:val="0021562C"/>
    <w:rsid w:val="002160CD"/>
    <w:rsid w:val="002169FF"/>
    <w:rsid w:val="00216E84"/>
    <w:rsid w:val="0021798E"/>
    <w:rsid w:val="00217C15"/>
    <w:rsid w:val="00220931"/>
    <w:rsid w:val="00220B8D"/>
    <w:rsid w:val="0022123A"/>
    <w:rsid w:val="002217CA"/>
    <w:rsid w:val="00222455"/>
    <w:rsid w:val="00222ACC"/>
    <w:rsid w:val="00222F51"/>
    <w:rsid w:val="00222FB5"/>
    <w:rsid w:val="002237C1"/>
    <w:rsid w:val="00223886"/>
    <w:rsid w:val="00223A09"/>
    <w:rsid w:val="00224640"/>
    <w:rsid w:val="0022472E"/>
    <w:rsid w:val="00224C10"/>
    <w:rsid w:val="00224FEF"/>
    <w:rsid w:val="002252F4"/>
    <w:rsid w:val="00225C51"/>
    <w:rsid w:val="0022669C"/>
    <w:rsid w:val="00226B36"/>
    <w:rsid w:val="00226B42"/>
    <w:rsid w:val="00227C2A"/>
    <w:rsid w:val="0023041A"/>
    <w:rsid w:val="002306F1"/>
    <w:rsid w:val="00230F9B"/>
    <w:rsid w:val="0023194C"/>
    <w:rsid w:val="002319FC"/>
    <w:rsid w:val="00231C75"/>
    <w:rsid w:val="00231D9A"/>
    <w:rsid w:val="00231F16"/>
    <w:rsid w:val="002325D3"/>
    <w:rsid w:val="00232965"/>
    <w:rsid w:val="002329F7"/>
    <w:rsid w:val="00234367"/>
    <w:rsid w:val="0023441C"/>
    <w:rsid w:val="00235378"/>
    <w:rsid w:val="002353B1"/>
    <w:rsid w:val="0023556D"/>
    <w:rsid w:val="00235B26"/>
    <w:rsid w:val="00235B5E"/>
    <w:rsid w:val="00236D19"/>
    <w:rsid w:val="00236FA5"/>
    <w:rsid w:val="00237090"/>
    <w:rsid w:val="00237117"/>
    <w:rsid w:val="00237B1F"/>
    <w:rsid w:val="00237B29"/>
    <w:rsid w:val="002400D4"/>
    <w:rsid w:val="00240AAA"/>
    <w:rsid w:val="00240AF5"/>
    <w:rsid w:val="00240C4D"/>
    <w:rsid w:val="00241046"/>
    <w:rsid w:val="00241F17"/>
    <w:rsid w:val="00242240"/>
    <w:rsid w:val="00242608"/>
    <w:rsid w:val="00242F7C"/>
    <w:rsid w:val="002440B7"/>
    <w:rsid w:val="002443FB"/>
    <w:rsid w:val="00244F93"/>
    <w:rsid w:val="00245811"/>
    <w:rsid w:val="0024586D"/>
    <w:rsid w:val="00245E07"/>
    <w:rsid w:val="00246449"/>
    <w:rsid w:val="00250937"/>
    <w:rsid w:val="002509FA"/>
    <w:rsid w:val="00250AEB"/>
    <w:rsid w:val="00251821"/>
    <w:rsid w:val="00252481"/>
    <w:rsid w:val="002526EC"/>
    <w:rsid w:val="002527B4"/>
    <w:rsid w:val="00252E36"/>
    <w:rsid w:val="00253E03"/>
    <w:rsid w:val="00254233"/>
    <w:rsid w:val="002549FC"/>
    <w:rsid w:val="00254F23"/>
    <w:rsid w:val="0025522C"/>
    <w:rsid w:val="0025539A"/>
    <w:rsid w:val="00255C0C"/>
    <w:rsid w:val="00256638"/>
    <w:rsid w:val="0025724C"/>
    <w:rsid w:val="00257385"/>
    <w:rsid w:val="00257C7E"/>
    <w:rsid w:val="002602A3"/>
    <w:rsid w:val="002610DB"/>
    <w:rsid w:val="002618BD"/>
    <w:rsid w:val="00261991"/>
    <w:rsid w:val="0026224F"/>
    <w:rsid w:val="0026239D"/>
    <w:rsid w:val="0026242B"/>
    <w:rsid w:val="00262805"/>
    <w:rsid w:val="00262F50"/>
    <w:rsid w:val="00264025"/>
    <w:rsid w:val="00264A57"/>
    <w:rsid w:val="00265545"/>
    <w:rsid w:val="0026581D"/>
    <w:rsid w:val="00265910"/>
    <w:rsid w:val="002659F9"/>
    <w:rsid w:val="00265D67"/>
    <w:rsid w:val="00265DD5"/>
    <w:rsid w:val="00266028"/>
    <w:rsid w:val="002677C9"/>
    <w:rsid w:val="002700D3"/>
    <w:rsid w:val="00270360"/>
    <w:rsid w:val="002706E8"/>
    <w:rsid w:val="00270E83"/>
    <w:rsid w:val="002713ED"/>
    <w:rsid w:val="00271D9A"/>
    <w:rsid w:val="00272852"/>
    <w:rsid w:val="002728A5"/>
    <w:rsid w:val="00272C8E"/>
    <w:rsid w:val="0027328D"/>
    <w:rsid w:val="00273B72"/>
    <w:rsid w:val="00274E01"/>
    <w:rsid w:val="00274EB5"/>
    <w:rsid w:val="002763CF"/>
    <w:rsid w:val="00276996"/>
    <w:rsid w:val="00276C16"/>
    <w:rsid w:val="00277703"/>
    <w:rsid w:val="00277817"/>
    <w:rsid w:val="0027789E"/>
    <w:rsid w:val="00277ADF"/>
    <w:rsid w:val="00277F24"/>
    <w:rsid w:val="0028059F"/>
    <w:rsid w:val="002811BA"/>
    <w:rsid w:val="002813E2"/>
    <w:rsid w:val="00281831"/>
    <w:rsid w:val="0028236F"/>
    <w:rsid w:val="00282AAF"/>
    <w:rsid w:val="00282B5F"/>
    <w:rsid w:val="00283125"/>
    <w:rsid w:val="00283947"/>
    <w:rsid w:val="00284AD6"/>
    <w:rsid w:val="00284E5E"/>
    <w:rsid w:val="00285205"/>
    <w:rsid w:val="00285D70"/>
    <w:rsid w:val="00286151"/>
    <w:rsid w:val="00286182"/>
    <w:rsid w:val="002871C4"/>
    <w:rsid w:val="002872E9"/>
    <w:rsid w:val="00287960"/>
    <w:rsid w:val="0029054D"/>
    <w:rsid w:val="00290A11"/>
    <w:rsid w:val="00290C17"/>
    <w:rsid w:val="00291208"/>
    <w:rsid w:val="002919F7"/>
    <w:rsid w:val="00292A86"/>
    <w:rsid w:val="00292D9C"/>
    <w:rsid w:val="00293AF4"/>
    <w:rsid w:val="00294834"/>
    <w:rsid w:val="002949DA"/>
    <w:rsid w:val="002949DF"/>
    <w:rsid w:val="00294F37"/>
    <w:rsid w:val="0029550A"/>
    <w:rsid w:val="0029587C"/>
    <w:rsid w:val="00295F54"/>
    <w:rsid w:val="00296640"/>
    <w:rsid w:val="0029668D"/>
    <w:rsid w:val="0029676C"/>
    <w:rsid w:val="0029679C"/>
    <w:rsid w:val="00297619"/>
    <w:rsid w:val="002978D2"/>
    <w:rsid w:val="002A0343"/>
    <w:rsid w:val="002A1329"/>
    <w:rsid w:val="002A1C37"/>
    <w:rsid w:val="002A228F"/>
    <w:rsid w:val="002A2844"/>
    <w:rsid w:val="002A28B9"/>
    <w:rsid w:val="002A332D"/>
    <w:rsid w:val="002A4B0F"/>
    <w:rsid w:val="002A50BF"/>
    <w:rsid w:val="002A57E2"/>
    <w:rsid w:val="002A59B6"/>
    <w:rsid w:val="002A5D59"/>
    <w:rsid w:val="002A619A"/>
    <w:rsid w:val="002A623D"/>
    <w:rsid w:val="002A67E4"/>
    <w:rsid w:val="002A6869"/>
    <w:rsid w:val="002A696E"/>
    <w:rsid w:val="002A7250"/>
    <w:rsid w:val="002A769C"/>
    <w:rsid w:val="002A775D"/>
    <w:rsid w:val="002A796B"/>
    <w:rsid w:val="002A7F9C"/>
    <w:rsid w:val="002A7FCF"/>
    <w:rsid w:val="002B007B"/>
    <w:rsid w:val="002B0705"/>
    <w:rsid w:val="002B0E37"/>
    <w:rsid w:val="002B1048"/>
    <w:rsid w:val="002B134C"/>
    <w:rsid w:val="002B1570"/>
    <w:rsid w:val="002B1E72"/>
    <w:rsid w:val="002B2DC0"/>
    <w:rsid w:val="002B2E35"/>
    <w:rsid w:val="002B3459"/>
    <w:rsid w:val="002B34E8"/>
    <w:rsid w:val="002B3927"/>
    <w:rsid w:val="002B3CEF"/>
    <w:rsid w:val="002B485A"/>
    <w:rsid w:val="002B486E"/>
    <w:rsid w:val="002B4D68"/>
    <w:rsid w:val="002B5D9C"/>
    <w:rsid w:val="002B6152"/>
    <w:rsid w:val="002B639E"/>
    <w:rsid w:val="002B653C"/>
    <w:rsid w:val="002B7DDB"/>
    <w:rsid w:val="002C15C2"/>
    <w:rsid w:val="002C16E7"/>
    <w:rsid w:val="002C1AF6"/>
    <w:rsid w:val="002C1E8D"/>
    <w:rsid w:val="002C2B28"/>
    <w:rsid w:val="002C2FA7"/>
    <w:rsid w:val="002C319A"/>
    <w:rsid w:val="002C397E"/>
    <w:rsid w:val="002C3B15"/>
    <w:rsid w:val="002C4788"/>
    <w:rsid w:val="002C479F"/>
    <w:rsid w:val="002C53EB"/>
    <w:rsid w:val="002C5F5D"/>
    <w:rsid w:val="002C601F"/>
    <w:rsid w:val="002C639D"/>
    <w:rsid w:val="002C66D2"/>
    <w:rsid w:val="002C67C1"/>
    <w:rsid w:val="002C7497"/>
    <w:rsid w:val="002C78FA"/>
    <w:rsid w:val="002D0343"/>
    <w:rsid w:val="002D06E9"/>
    <w:rsid w:val="002D0D1A"/>
    <w:rsid w:val="002D0FEA"/>
    <w:rsid w:val="002D114E"/>
    <w:rsid w:val="002D1EE3"/>
    <w:rsid w:val="002D2F4B"/>
    <w:rsid w:val="002D31F5"/>
    <w:rsid w:val="002D3992"/>
    <w:rsid w:val="002D471E"/>
    <w:rsid w:val="002D47B6"/>
    <w:rsid w:val="002D573D"/>
    <w:rsid w:val="002D6033"/>
    <w:rsid w:val="002D6233"/>
    <w:rsid w:val="002D6B1E"/>
    <w:rsid w:val="002D70F3"/>
    <w:rsid w:val="002D74F1"/>
    <w:rsid w:val="002D7966"/>
    <w:rsid w:val="002D7B68"/>
    <w:rsid w:val="002E0145"/>
    <w:rsid w:val="002E0A97"/>
    <w:rsid w:val="002E0B6D"/>
    <w:rsid w:val="002E10E2"/>
    <w:rsid w:val="002E13C5"/>
    <w:rsid w:val="002E1477"/>
    <w:rsid w:val="002E1617"/>
    <w:rsid w:val="002E1797"/>
    <w:rsid w:val="002E19B4"/>
    <w:rsid w:val="002E1CC2"/>
    <w:rsid w:val="002E1E2A"/>
    <w:rsid w:val="002E2082"/>
    <w:rsid w:val="002E2555"/>
    <w:rsid w:val="002E2599"/>
    <w:rsid w:val="002E344C"/>
    <w:rsid w:val="002E485B"/>
    <w:rsid w:val="002E4983"/>
    <w:rsid w:val="002E4F9B"/>
    <w:rsid w:val="002E4FF5"/>
    <w:rsid w:val="002E5260"/>
    <w:rsid w:val="002E6384"/>
    <w:rsid w:val="002E6543"/>
    <w:rsid w:val="002E68C2"/>
    <w:rsid w:val="002E7BCA"/>
    <w:rsid w:val="002E7F9B"/>
    <w:rsid w:val="002F03A9"/>
    <w:rsid w:val="002F10A1"/>
    <w:rsid w:val="002F13FA"/>
    <w:rsid w:val="002F1495"/>
    <w:rsid w:val="002F238F"/>
    <w:rsid w:val="002F2439"/>
    <w:rsid w:val="002F289F"/>
    <w:rsid w:val="002F31D1"/>
    <w:rsid w:val="002F3414"/>
    <w:rsid w:val="002F3C91"/>
    <w:rsid w:val="002F42DE"/>
    <w:rsid w:val="002F4CCC"/>
    <w:rsid w:val="002F54A3"/>
    <w:rsid w:val="002F59FB"/>
    <w:rsid w:val="002F5A48"/>
    <w:rsid w:val="002F5E96"/>
    <w:rsid w:val="002F6042"/>
    <w:rsid w:val="002F6B6D"/>
    <w:rsid w:val="002F75C0"/>
    <w:rsid w:val="002F7B31"/>
    <w:rsid w:val="0030091F"/>
    <w:rsid w:val="00301192"/>
    <w:rsid w:val="00301341"/>
    <w:rsid w:val="00301B6D"/>
    <w:rsid w:val="0030248F"/>
    <w:rsid w:val="003027B8"/>
    <w:rsid w:val="00302B54"/>
    <w:rsid w:val="003032F6"/>
    <w:rsid w:val="00303E47"/>
    <w:rsid w:val="003048DC"/>
    <w:rsid w:val="00304966"/>
    <w:rsid w:val="00304F02"/>
    <w:rsid w:val="00305611"/>
    <w:rsid w:val="0030561A"/>
    <w:rsid w:val="00306882"/>
    <w:rsid w:val="003069F6"/>
    <w:rsid w:val="003069F8"/>
    <w:rsid w:val="00306EE6"/>
    <w:rsid w:val="00307160"/>
    <w:rsid w:val="00307D2A"/>
    <w:rsid w:val="00310071"/>
    <w:rsid w:val="003107A9"/>
    <w:rsid w:val="00310DB8"/>
    <w:rsid w:val="00311174"/>
    <w:rsid w:val="00311873"/>
    <w:rsid w:val="00311AA7"/>
    <w:rsid w:val="00312417"/>
    <w:rsid w:val="0031253B"/>
    <w:rsid w:val="00312F5B"/>
    <w:rsid w:val="003133E2"/>
    <w:rsid w:val="0031427A"/>
    <w:rsid w:val="003142F1"/>
    <w:rsid w:val="003145D7"/>
    <w:rsid w:val="00314799"/>
    <w:rsid w:val="00315A86"/>
    <w:rsid w:val="00316777"/>
    <w:rsid w:val="00316AB5"/>
    <w:rsid w:val="00316DA7"/>
    <w:rsid w:val="003174C3"/>
    <w:rsid w:val="00317C75"/>
    <w:rsid w:val="00317F2C"/>
    <w:rsid w:val="00320CF4"/>
    <w:rsid w:val="00320E30"/>
    <w:rsid w:val="00321026"/>
    <w:rsid w:val="00321677"/>
    <w:rsid w:val="00321E2A"/>
    <w:rsid w:val="00321F41"/>
    <w:rsid w:val="00322185"/>
    <w:rsid w:val="003222B0"/>
    <w:rsid w:val="00322A3A"/>
    <w:rsid w:val="00322F20"/>
    <w:rsid w:val="003236C0"/>
    <w:rsid w:val="0032388F"/>
    <w:rsid w:val="003238E8"/>
    <w:rsid w:val="0032481B"/>
    <w:rsid w:val="00325260"/>
    <w:rsid w:val="0032567F"/>
    <w:rsid w:val="0032573E"/>
    <w:rsid w:val="00325863"/>
    <w:rsid w:val="00325937"/>
    <w:rsid w:val="00326F32"/>
    <w:rsid w:val="00327704"/>
    <w:rsid w:val="00327FC5"/>
    <w:rsid w:val="0033041D"/>
    <w:rsid w:val="003309E1"/>
    <w:rsid w:val="00331568"/>
    <w:rsid w:val="003318C4"/>
    <w:rsid w:val="003324A3"/>
    <w:rsid w:val="003328C8"/>
    <w:rsid w:val="00333761"/>
    <w:rsid w:val="00333CD2"/>
    <w:rsid w:val="003340CF"/>
    <w:rsid w:val="0033471A"/>
    <w:rsid w:val="00335228"/>
    <w:rsid w:val="0033544B"/>
    <w:rsid w:val="00336452"/>
    <w:rsid w:val="0033657C"/>
    <w:rsid w:val="00336603"/>
    <w:rsid w:val="00336605"/>
    <w:rsid w:val="00336B22"/>
    <w:rsid w:val="0034012D"/>
    <w:rsid w:val="0034040E"/>
    <w:rsid w:val="00340470"/>
    <w:rsid w:val="0034098B"/>
    <w:rsid w:val="00340A43"/>
    <w:rsid w:val="00340B4B"/>
    <w:rsid w:val="00340D59"/>
    <w:rsid w:val="003410BA"/>
    <w:rsid w:val="0034122E"/>
    <w:rsid w:val="0034168D"/>
    <w:rsid w:val="00341839"/>
    <w:rsid w:val="003418D1"/>
    <w:rsid w:val="003419E7"/>
    <w:rsid w:val="00341BF7"/>
    <w:rsid w:val="00342381"/>
    <w:rsid w:val="003426BF"/>
    <w:rsid w:val="00342895"/>
    <w:rsid w:val="00342ABF"/>
    <w:rsid w:val="00342BB6"/>
    <w:rsid w:val="00342EA1"/>
    <w:rsid w:val="003436A1"/>
    <w:rsid w:val="00343783"/>
    <w:rsid w:val="00343E41"/>
    <w:rsid w:val="00343FEE"/>
    <w:rsid w:val="00344008"/>
    <w:rsid w:val="0034417A"/>
    <w:rsid w:val="003442E6"/>
    <w:rsid w:val="00344791"/>
    <w:rsid w:val="00344A50"/>
    <w:rsid w:val="00344C12"/>
    <w:rsid w:val="00346071"/>
    <w:rsid w:val="00346088"/>
    <w:rsid w:val="003466FA"/>
    <w:rsid w:val="00346845"/>
    <w:rsid w:val="00346919"/>
    <w:rsid w:val="00346A94"/>
    <w:rsid w:val="00346ED6"/>
    <w:rsid w:val="00347951"/>
    <w:rsid w:val="003507BE"/>
    <w:rsid w:val="00352635"/>
    <w:rsid w:val="003526F2"/>
    <w:rsid w:val="00352D43"/>
    <w:rsid w:val="00354917"/>
    <w:rsid w:val="00354939"/>
    <w:rsid w:val="003549E4"/>
    <w:rsid w:val="00354F4E"/>
    <w:rsid w:val="00355B1F"/>
    <w:rsid w:val="00355F95"/>
    <w:rsid w:val="003565AB"/>
    <w:rsid w:val="00356E89"/>
    <w:rsid w:val="003574CC"/>
    <w:rsid w:val="003577F9"/>
    <w:rsid w:val="00357899"/>
    <w:rsid w:val="00357AE9"/>
    <w:rsid w:val="003606EA"/>
    <w:rsid w:val="00360A3F"/>
    <w:rsid w:val="00360A40"/>
    <w:rsid w:val="00360C46"/>
    <w:rsid w:val="003614F1"/>
    <w:rsid w:val="00361826"/>
    <w:rsid w:val="003619F8"/>
    <w:rsid w:val="0036293E"/>
    <w:rsid w:val="00362D99"/>
    <w:rsid w:val="00362E8F"/>
    <w:rsid w:val="00363371"/>
    <w:rsid w:val="0036390D"/>
    <w:rsid w:val="00363BC7"/>
    <w:rsid w:val="003642DD"/>
    <w:rsid w:val="003643DB"/>
    <w:rsid w:val="0036452E"/>
    <w:rsid w:val="00364A96"/>
    <w:rsid w:val="00364AA3"/>
    <w:rsid w:val="00364B43"/>
    <w:rsid w:val="00365537"/>
    <w:rsid w:val="0036620A"/>
    <w:rsid w:val="00366262"/>
    <w:rsid w:val="003666FA"/>
    <w:rsid w:val="00366BFD"/>
    <w:rsid w:val="00366C63"/>
    <w:rsid w:val="00366F02"/>
    <w:rsid w:val="0036713A"/>
    <w:rsid w:val="00367863"/>
    <w:rsid w:val="00370068"/>
    <w:rsid w:val="0037070B"/>
    <w:rsid w:val="00370B7B"/>
    <w:rsid w:val="0037127C"/>
    <w:rsid w:val="00371602"/>
    <w:rsid w:val="00372184"/>
    <w:rsid w:val="003723B7"/>
    <w:rsid w:val="00372465"/>
    <w:rsid w:val="00373D33"/>
    <w:rsid w:val="003749AB"/>
    <w:rsid w:val="00374B0A"/>
    <w:rsid w:val="00375592"/>
    <w:rsid w:val="00375C0C"/>
    <w:rsid w:val="00376308"/>
    <w:rsid w:val="00376580"/>
    <w:rsid w:val="003768BF"/>
    <w:rsid w:val="00376C66"/>
    <w:rsid w:val="00377025"/>
    <w:rsid w:val="00377348"/>
    <w:rsid w:val="00377832"/>
    <w:rsid w:val="0037787A"/>
    <w:rsid w:val="00381BB2"/>
    <w:rsid w:val="00381BBD"/>
    <w:rsid w:val="00381F52"/>
    <w:rsid w:val="00382C53"/>
    <w:rsid w:val="00383866"/>
    <w:rsid w:val="00383922"/>
    <w:rsid w:val="00384076"/>
    <w:rsid w:val="00384C87"/>
    <w:rsid w:val="00384D7B"/>
    <w:rsid w:val="0038555C"/>
    <w:rsid w:val="0038572A"/>
    <w:rsid w:val="00386314"/>
    <w:rsid w:val="00386DD7"/>
    <w:rsid w:val="00386FCA"/>
    <w:rsid w:val="00387354"/>
    <w:rsid w:val="0038762D"/>
    <w:rsid w:val="00387B8E"/>
    <w:rsid w:val="003900EF"/>
    <w:rsid w:val="0039038E"/>
    <w:rsid w:val="0039070B"/>
    <w:rsid w:val="00390CD4"/>
    <w:rsid w:val="00390EF5"/>
    <w:rsid w:val="003910EB"/>
    <w:rsid w:val="003915A9"/>
    <w:rsid w:val="00391673"/>
    <w:rsid w:val="00391B46"/>
    <w:rsid w:val="00392033"/>
    <w:rsid w:val="003929B2"/>
    <w:rsid w:val="003935FE"/>
    <w:rsid w:val="003947C6"/>
    <w:rsid w:val="00394968"/>
    <w:rsid w:val="00396328"/>
    <w:rsid w:val="00396363"/>
    <w:rsid w:val="00397414"/>
    <w:rsid w:val="00397F44"/>
    <w:rsid w:val="003A009F"/>
    <w:rsid w:val="003A0392"/>
    <w:rsid w:val="003A03B0"/>
    <w:rsid w:val="003A0E36"/>
    <w:rsid w:val="003A0E5B"/>
    <w:rsid w:val="003A26A3"/>
    <w:rsid w:val="003A28FB"/>
    <w:rsid w:val="003A2EC6"/>
    <w:rsid w:val="003A326E"/>
    <w:rsid w:val="003A34F5"/>
    <w:rsid w:val="003A36C8"/>
    <w:rsid w:val="003A4303"/>
    <w:rsid w:val="003A4652"/>
    <w:rsid w:val="003A5778"/>
    <w:rsid w:val="003A61E6"/>
    <w:rsid w:val="003A69D5"/>
    <w:rsid w:val="003A6AB6"/>
    <w:rsid w:val="003A6BD7"/>
    <w:rsid w:val="003A6E97"/>
    <w:rsid w:val="003A71D5"/>
    <w:rsid w:val="003A728C"/>
    <w:rsid w:val="003A77F4"/>
    <w:rsid w:val="003A791E"/>
    <w:rsid w:val="003B00AB"/>
    <w:rsid w:val="003B07D4"/>
    <w:rsid w:val="003B0836"/>
    <w:rsid w:val="003B08A0"/>
    <w:rsid w:val="003B0CA9"/>
    <w:rsid w:val="003B0F42"/>
    <w:rsid w:val="003B2416"/>
    <w:rsid w:val="003B2C46"/>
    <w:rsid w:val="003B30AF"/>
    <w:rsid w:val="003B3288"/>
    <w:rsid w:val="003B33D6"/>
    <w:rsid w:val="003B3797"/>
    <w:rsid w:val="003B3C47"/>
    <w:rsid w:val="003B3DD2"/>
    <w:rsid w:val="003B4CE0"/>
    <w:rsid w:val="003B5087"/>
    <w:rsid w:val="003B528E"/>
    <w:rsid w:val="003B55BE"/>
    <w:rsid w:val="003B602E"/>
    <w:rsid w:val="003B6A74"/>
    <w:rsid w:val="003B703C"/>
    <w:rsid w:val="003B7800"/>
    <w:rsid w:val="003B7A24"/>
    <w:rsid w:val="003B7F17"/>
    <w:rsid w:val="003C02F1"/>
    <w:rsid w:val="003C0780"/>
    <w:rsid w:val="003C07EF"/>
    <w:rsid w:val="003C0DA9"/>
    <w:rsid w:val="003C119A"/>
    <w:rsid w:val="003C1C5B"/>
    <w:rsid w:val="003C2BA9"/>
    <w:rsid w:val="003C33B4"/>
    <w:rsid w:val="003C3A10"/>
    <w:rsid w:val="003C3C47"/>
    <w:rsid w:val="003C3EC2"/>
    <w:rsid w:val="003C4757"/>
    <w:rsid w:val="003C4E12"/>
    <w:rsid w:val="003C4EC1"/>
    <w:rsid w:val="003C506F"/>
    <w:rsid w:val="003C5568"/>
    <w:rsid w:val="003C5772"/>
    <w:rsid w:val="003C5842"/>
    <w:rsid w:val="003C653B"/>
    <w:rsid w:val="003C67B3"/>
    <w:rsid w:val="003C69EE"/>
    <w:rsid w:val="003C7156"/>
    <w:rsid w:val="003C742C"/>
    <w:rsid w:val="003C750E"/>
    <w:rsid w:val="003C7EF6"/>
    <w:rsid w:val="003D1488"/>
    <w:rsid w:val="003D1540"/>
    <w:rsid w:val="003D1682"/>
    <w:rsid w:val="003D1B53"/>
    <w:rsid w:val="003D1FE4"/>
    <w:rsid w:val="003D33D5"/>
    <w:rsid w:val="003D43CB"/>
    <w:rsid w:val="003D459A"/>
    <w:rsid w:val="003D4E4A"/>
    <w:rsid w:val="003D5139"/>
    <w:rsid w:val="003D54A1"/>
    <w:rsid w:val="003D5515"/>
    <w:rsid w:val="003D58F3"/>
    <w:rsid w:val="003D648C"/>
    <w:rsid w:val="003D64FB"/>
    <w:rsid w:val="003D694A"/>
    <w:rsid w:val="003D6BEB"/>
    <w:rsid w:val="003D70B4"/>
    <w:rsid w:val="003D7D79"/>
    <w:rsid w:val="003E03BE"/>
    <w:rsid w:val="003E0683"/>
    <w:rsid w:val="003E12A2"/>
    <w:rsid w:val="003E14FC"/>
    <w:rsid w:val="003E1A58"/>
    <w:rsid w:val="003E28A1"/>
    <w:rsid w:val="003E2903"/>
    <w:rsid w:val="003E2A94"/>
    <w:rsid w:val="003E4A06"/>
    <w:rsid w:val="003E5523"/>
    <w:rsid w:val="003E67F3"/>
    <w:rsid w:val="003E75A8"/>
    <w:rsid w:val="003F0D83"/>
    <w:rsid w:val="003F1300"/>
    <w:rsid w:val="003F135D"/>
    <w:rsid w:val="003F13DF"/>
    <w:rsid w:val="003F1787"/>
    <w:rsid w:val="003F19CE"/>
    <w:rsid w:val="003F1C4C"/>
    <w:rsid w:val="003F1DC9"/>
    <w:rsid w:val="003F22E8"/>
    <w:rsid w:val="003F2415"/>
    <w:rsid w:val="003F2856"/>
    <w:rsid w:val="003F312E"/>
    <w:rsid w:val="003F3145"/>
    <w:rsid w:val="003F3153"/>
    <w:rsid w:val="003F3425"/>
    <w:rsid w:val="003F3538"/>
    <w:rsid w:val="003F57BE"/>
    <w:rsid w:val="003F5F44"/>
    <w:rsid w:val="003F63D2"/>
    <w:rsid w:val="003F6B21"/>
    <w:rsid w:val="003F6EFB"/>
    <w:rsid w:val="003F6F13"/>
    <w:rsid w:val="003F7EA1"/>
    <w:rsid w:val="004008CC"/>
    <w:rsid w:val="00400CDB"/>
    <w:rsid w:val="0040151C"/>
    <w:rsid w:val="00401735"/>
    <w:rsid w:val="00403B30"/>
    <w:rsid w:val="00404F97"/>
    <w:rsid w:val="00405385"/>
    <w:rsid w:val="004055CD"/>
    <w:rsid w:val="004057A8"/>
    <w:rsid w:val="004063AC"/>
    <w:rsid w:val="0040652C"/>
    <w:rsid w:val="00407321"/>
    <w:rsid w:val="00407501"/>
    <w:rsid w:val="0040763C"/>
    <w:rsid w:val="004101D3"/>
    <w:rsid w:val="00410D4B"/>
    <w:rsid w:val="00410E73"/>
    <w:rsid w:val="00411134"/>
    <w:rsid w:val="0041148C"/>
    <w:rsid w:val="00411E2F"/>
    <w:rsid w:val="00411F74"/>
    <w:rsid w:val="0041242E"/>
    <w:rsid w:val="00412631"/>
    <w:rsid w:val="00412E21"/>
    <w:rsid w:val="00413059"/>
    <w:rsid w:val="0041311E"/>
    <w:rsid w:val="00413B6B"/>
    <w:rsid w:val="0041448B"/>
    <w:rsid w:val="004156EA"/>
    <w:rsid w:val="00416279"/>
    <w:rsid w:val="004163A6"/>
    <w:rsid w:val="00416983"/>
    <w:rsid w:val="004172E7"/>
    <w:rsid w:val="00417C5F"/>
    <w:rsid w:val="00417CE0"/>
    <w:rsid w:val="00417E7A"/>
    <w:rsid w:val="004207D1"/>
    <w:rsid w:val="004208C5"/>
    <w:rsid w:val="00421BB9"/>
    <w:rsid w:val="00421D33"/>
    <w:rsid w:val="00421EE9"/>
    <w:rsid w:val="00422647"/>
    <w:rsid w:val="00422CD4"/>
    <w:rsid w:val="00422EAC"/>
    <w:rsid w:val="004230D6"/>
    <w:rsid w:val="00423500"/>
    <w:rsid w:val="00423E46"/>
    <w:rsid w:val="00425EBE"/>
    <w:rsid w:val="004260FF"/>
    <w:rsid w:val="00426561"/>
    <w:rsid w:val="00426605"/>
    <w:rsid w:val="00426676"/>
    <w:rsid w:val="004271C9"/>
    <w:rsid w:val="004274FA"/>
    <w:rsid w:val="00427FC5"/>
    <w:rsid w:val="00430303"/>
    <w:rsid w:val="004307AA"/>
    <w:rsid w:val="00430CBC"/>
    <w:rsid w:val="00430FEC"/>
    <w:rsid w:val="00432005"/>
    <w:rsid w:val="0043216F"/>
    <w:rsid w:val="00432205"/>
    <w:rsid w:val="00432816"/>
    <w:rsid w:val="004330F9"/>
    <w:rsid w:val="0043348F"/>
    <w:rsid w:val="004342B6"/>
    <w:rsid w:val="004349F5"/>
    <w:rsid w:val="00434A2F"/>
    <w:rsid w:val="00434D8E"/>
    <w:rsid w:val="004350AC"/>
    <w:rsid w:val="004352EA"/>
    <w:rsid w:val="0043597D"/>
    <w:rsid w:val="004363D5"/>
    <w:rsid w:val="0043651C"/>
    <w:rsid w:val="00436B59"/>
    <w:rsid w:val="0043775D"/>
    <w:rsid w:val="0044036F"/>
    <w:rsid w:val="00440A60"/>
    <w:rsid w:val="00440B55"/>
    <w:rsid w:val="00440F1F"/>
    <w:rsid w:val="00441615"/>
    <w:rsid w:val="00441B9F"/>
    <w:rsid w:val="00441C06"/>
    <w:rsid w:val="00441D8F"/>
    <w:rsid w:val="00442133"/>
    <w:rsid w:val="0044296C"/>
    <w:rsid w:val="00442A4C"/>
    <w:rsid w:val="00443596"/>
    <w:rsid w:val="00443903"/>
    <w:rsid w:val="00443B68"/>
    <w:rsid w:val="00443D5F"/>
    <w:rsid w:val="00444201"/>
    <w:rsid w:val="00444A16"/>
    <w:rsid w:val="00444D2F"/>
    <w:rsid w:val="00444E0D"/>
    <w:rsid w:val="004455E2"/>
    <w:rsid w:val="004469D1"/>
    <w:rsid w:val="00446FA4"/>
    <w:rsid w:val="00447460"/>
    <w:rsid w:val="00447981"/>
    <w:rsid w:val="00447B93"/>
    <w:rsid w:val="0045021A"/>
    <w:rsid w:val="00450E82"/>
    <w:rsid w:val="00451A9F"/>
    <w:rsid w:val="00451B11"/>
    <w:rsid w:val="00452A44"/>
    <w:rsid w:val="0045566E"/>
    <w:rsid w:val="004558C8"/>
    <w:rsid w:val="004559A5"/>
    <w:rsid w:val="00455BDD"/>
    <w:rsid w:val="0045649A"/>
    <w:rsid w:val="00457138"/>
    <w:rsid w:val="00457152"/>
    <w:rsid w:val="00457249"/>
    <w:rsid w:val="004572DE"/>
    <w:rsid w:val="00457FFB"/>
    <w:rsid w:val="004612D1"/>
    <w:rsid w:val="004618A2"/>
    <w:rsid w:val="00462AAB"/>
    <w:rsid w:val="00463F1D"/>
    <w:rsid w:val="00464859"/>
    <w:rsid w:val="00464E2C"/>
    <w:rsid w:val="00464E53"/>
    <w:rsid w:val="00464FD5"/>
    <w:rsid w:val="00465863"/>
    <w:rsid w:val="00465D1E"/>
    <w:rsid w:val="00466199"/>
    <w:rsid w:val="0046620E"/>
    <w:rsid w:val="00466271"/>
    <w:rsid w:val="00467EC4"/>
    <w:rsid w:val="0047163A"/>
    <w:rsid w:val="00471689"/>
    <w:rsid w:val="00471BEA"/>
    <w:rsid w:val="00471DD8"/>
    <w:rsid w:val="00472134"/>
    <w:rsid w:val="00472321"/>
    <w:rsid w:val="00472852"/>
    <w:rsid w:val="0047596D"/>
    <w:rsid w:val="00475B14"/>
    <w:rsid w:val="00475E7D"/>
    <w:rsid w:val="00476210"/>
    <w:rsid w:val="0047685A"/>
    <w:rsid w:val="00476E73"/>
    <w:rsid w:val="00477F43"/>
    <w:rsid w:val="004803CB"/>
    <w:rsid w:val="004809C2"/>
    <w:rsid w:val="00480AB5"/>
    <w:rsid w:val="00480D25"/>
    <w:rsid w:val="00481ADD"/>
    <w:rsid w:val="0048201C"/>
    <w:rsid w:val="004824F3"/>
    <w:rsid w:val="00482A18"/>
    <w:rsid w:val="00482F4F"/>
    <w:rsid w:val="00483377"/>
    <w:rsid w:val="0048349F"/>
    <w:rsid w:val="004834D7"/>
    <w:rsid w:val="0048375F"/>
    <w:rsid w:val="004848C5"/>
    <w:rsid w:val="00484CD4"/>
    <w:rsid w:val="0048578E"/>
    <w:rsid w:val="00485A7C"/>
    <w:rsid w:val="00485CCC"/>
    <w:rsid w:val="004863C1"/>
    <w:rsid w:val="004869BC"/>
    <w:rsid w:val="00486ED6"/>
    <w:rsid w:val="0048757A"/>
    <w:rsid w:val="0049098B"/>
    <w:rsid w:val="00491407"/>
    <w:rsid w:val="0049165B"/>
    <w:rsid w:val="0049173E"/>
    <w:rsid w:val="004920E2"/>
    <w:rsid w:val="0049278E"/>
    <w:rsid w:val="00492C28"/>
    <w:rsid w:val="00492CC5"/>
    <w:rsid w:val="0049364A"/>
    <w:rsid w:val="00493780"/>
    <w:rsid w:val="00493903"/>
    <w:rsid w:val="00493F40"/>
    <w:rsid w:val="004944DB"/>
    <w:rsid w:val="00495C29"/>
    <w:rsid w:val="00495DEB"/>
    <w:rsid w:val="004963DB"/>
    <w:rsid w:val="00496B6E"/>
    <w:rsid w:val="00496CA6"/>
    <w:rsid w:val="00496D2D"/>
    <w:rsid w:val="00497586"/>
    <w:rsid w:val="004975BA"/>
    <w:rsid w:val="00497714"/>
    <w:rsid w:val="004A07F0"/>
    <w:rsid w:val="004A15A8"/>
    <w:rsid w:val="004A17C8"/>
    <w:rsid w:val="004A1919"/>
    <w:rsid w:val="004A1BE3"/>
    <w:rsid w:val="004A246B"/>
    <w:rsid w:val="004A2962"/>
    <w:rsid w:val="004A2C4C"/>
    <w:rsid w:val="004A32D5"/>
    <w:rsid w:val="004A37A4"/>
    <w:rsid w:val="004A39C7"/>
    <w:rsid w:val="004A3D3D"/>
    <w:rsid w:val="004A4962"/>
    <w:rsid w:val="004A4DD5"/>
    <w:rsid w:val="004A5251"/>
    <w:rsid w:val="004A5861"/>
    <w:rsid w:val="004A5B02"/>
    <w:rsid w:val="004A6A2B"/>
    <w:rsid w:val="004A6AE1"/>
    <w:rsid w:val="004A73B9"/>
    <w:rsid w:val="004A7CE1"/>
    <w:rsid w:val="004B0481"/>
    <w:rsid w:val="004B095F"/>
    <w:rsid w:val="004B103E"/>
    <w:rsid w:val="004B14AC"/>
    <w:rsid w:val="004B1794"/>
    <w:rsid w:val="004B1C1A"/>
    <w:rsid w:val="004B1FA6"/>
    <w:rsid w:val="004B24D3"/>
    <w:rsid w:val="004B25C4"/>
    <w:rsid w:val="004B26A9"/>
    <w:rsid w:val="004B2799"/>
    <w:rsid w:val="004B2B18"/>
    <w:rsid w:val="004B2ED0"/>
    <w:rsid w:val="004B465E"/>
    <w:rsid w:val="004B4BDB"/>
    <w:rsid w:val="004B4D96"/>
    <w:rsid w:val="004B55EC"/>
    <w:rsid w:val="004B59FF"/>
    <w:rsid w:val="004B68D0"/>
    <w:rsid w:val="004B6FF7"/>
    <w:rsid w:val="004B7B8A"/>
    <w:rsid w:val="004B7B96"/>
    <w:rsid w:val="004C0211"/>
    <w:rsid w:val="004C054C"/>
    <w:rsid w:val="004C099E"/>
    <w:rsid w:val="004C0A10"/>
    <w:rsid w:val="004C0D95"/>
    <w:rsid w:val="004C125C"/>
    <w:rsid w:val="004C15A3"/>
    <w:rsid w:val="004C1949"/>
    <w:rsid w:val="004C1AD5"/>
    <w:rsid w:val="004C1B8E"/>
    <w:rsid w:val="004C2E31"/>
    <w:rsid w:val="004C2E66"/>
    <w:rsid w:val="004C3267"/>
    <w:rsid w:val="004C4671"/>
    <w:rsid w:val="004C4B6D"/>
    <w:rsid w:val="004C4EDF"/>
    <w:rsid w:val="004C5686"/>
    <w:rsid w:val="004C5701"/>
    <w:rsid w:val="004C58C9"/>
    <w:rsid w:val="004C6564"/>
    <w:rsid w:val="004C67D3"/>
    <w:rsid w:val="004C6880"/>
    <w:rsid w:val="004C6E8B"/>
    <w:rsid w:val="004C6FF7"/>
    <w:rsid w:val="004C77A5"/>
    <w:rsid w:val="004C77E3"/>
    <w:rsid w:val="004C7DFA"/>
    <w:rsid w:val="004C7E69"/>
    <w:rsid w:val="004C7F8E"/>
    <w:rsid w:val="004D054D"/>
    <w:rsid w:val="004D0834"/>
    <w:rsid w:val="004D08F9"/>
    <w:rsid w:val="004D180E"/>
    <w:rsid w:val="004D19A3"/>
    <w:rsid w:val="004D1A67"/>
    <w:rsid w:val="004D1C58"/>
    <w:rsid w:val="004D2300"/>
    <w:rsid w:val="004D2709"/>
    <w:rsid w:val="004D2776"/>
    <w:rsid w:val="004D2EA1"/>
    <w:rsid w:val="004D2F71"/>
    <w:rsid w:val="004D33CE"/>
    <w:rsid w:val="004D3695"/>
    <w:rsid w:val="004D37FE"/>
    <w:rsid w:val="004D4006"/>
    <w:rsid w:val="004D42A5"/>
    <w:rsid w:val="004D46DB"/>
    <w:rsid w:val="004D484C"/>
    <w:rsid w:val="004D4B96"/>
    <w:rsid w:val="004D4E35"/>
    <w:rsid w:val="004D5339"/>
    <w:rsid w:val="004D6854"/>
    <w:rsid w:val="004D70FC"/>
    <w:rsid w:val="004D7465"/>
    <w:rsid w:val="004D77B8"/>
    <w:rsid w:val="004D7C40"/>
    <w:rsid w:val="004E0039"/>
    <w:rsid w:val="004E016D"/>
    <w:rsid w:val="004E0BC1"/>
    <w:rsid w:val="004E1543"/>
    <w:rsid w:val="004E1F2F"/>
    <w:rsid w:val="004E21E6"/>
    <w:rsid w:val="004E2B77"/>
    <w:rsid w:val="004E2CBD"/>
    <w:rsid w:val="004E2F3F"/>
    <w:rsid w:val="004E3B03"/>
    <w:rsid w:val="004E3DB5"/>
    <w:rsid w:val="004E4054"/>
    <w:rsid w:val="004E4117"/>
    <w:rsid w:val="004E4E81"/>
    <w:rsid w:val="004E5C78"/>
    <w:rsid w:val="004E5EA0"/>
    <w:rsid w:val="004E6298"/>
    <w:rsid w:val="004E6625"/>
    <w:rsid w:val="004E6C27"/>
    <w:rsid w:val="004E6D07"/>
    <w:rsid w:val="004E6ECE"/>
    <w:rsid w:val="004E762A"/>
    <w:rsid w:val="004E7C17"/>
    <w:rsid w:val="004E7F65"/>
    <w:rsid w:val="004F0248"/>
    <w:rsid w:val="004F03F0"/>
    <w:rsid w:val="004F06F6"/>
    <w:rsid w:val="004F09E1"/>
    <w:rsid w:val="004F2435"/>
    <w:rsid w:val="004F2C9F"/>
    <w:rsid w:val="004F3390"/>
    <w:rsid w:val="004F3415"/>
    <w:rsid w:val="004F3985"/>
    <w:rsid w:val="004F45D7"/>
    <w:rsid w:val="004F4BE4"/>
    <w:rsid w:val="004F4EFC"/>
    <w:rsid w:val="004F4F32"/>
    <w:rsid w:val="004F58BD"/>
    <w:rsid w:val="004F5AAC"/>
    <w:rsid w:val="004F6232"/>
    <w:rsid w:val="004F6656"/>
    <w:rsid w:val="004F68E8"/>
    <w:rsid w:val="004F6B17"/>
    <w:rsid w:val="004F7990"/>
    <w:rsid w:val="0050027F"/>
    <w:rsid w:val="00500611"/>
    <w:rsid w:val="00500665"/>
    <w:rsid w:val="0050096B"/>
    <w:rsid w:val="005017C1"/>
    <w:rsid w:val="00501AFE"/>
    <w:rsid w:val="00502251"/>
    <w:rsid w:val="0050398E"/>
    <w:rsid w:val="005039EC"/>
    <w:rsid w:val="005046E9"/>
    <w:rsid w:val="005047D1"/>
    <w:rsid w:val="00504FB3"/>
    <w:rsid w:val="00505EC8"/>
    <w:rsid w:val="00506160"/>
    <w:rsid w:val="00506531"/>
    <w:rsid w:val="00506AF9"/>
    <w:rsid w:val="0050709E"/>
    <w:rsid w:val="00507311"/>
    <w:rsid w:val="00507482"/>
    <w:rsid w:val="0050767D"/>
    <w:rsid w:val="005079F3"/>
    <w:rsid w:val="0051001A"/>
    <w:rsid w:val="00510D40"/>
    <w:rsid w:val="00510EBD"/>
    <w:rsid w:val="00511008"/>
    <w:rsid w:val="005111AD"/>
    <w:rsid w:val="0051196D"/>
    <w:rsid w:val="00511C45"/>
    <w:rsid w:val="00511EF4"/>
    <w:rsid w:val="00512711"/>
    <w:rsid w:val="00512725"/>
    <w:rsid w:val="005129C6"/>
    <w:rsid w:val="00512D02"/>
    <w:rsid w:val="00512DE7"/>
    <w:rsid w:val="0051428A"/>
    <w:rsid w:val="00515155"/>
    <w:rsid w:val="00515195"/>
    <w:rsid w:val="005165A9"/>
    <w:rsid w:val="00520CE0"/>
    <w:rsid w:val="00520EE1"/>
    <w:rsid w:val="005210A2"/>
    <w:rsid w:val="005214A6"/>
    <w:rsid w:val="00521FEF"/>
    <w:rsid w:val="005222C1"/>
    <w:rsid w:val="005226DC"/>
    <w:rsid w:val="00522BD1"/>
    <w:rsid w:val="00523B0C"/>
    <w:rsid w:val="00523E11"/>
    <w:rsid w:val="00524537"/>
    <w:rsid w:val="005246EA"/>
    <w:rsid w:val="005248D8"/>
    <w:rsid w:val="00524AE4"/>
    <w:rsid w:val="00524BE8"/>
    <w:rsid w:val="00524DA8"/>
    <w:rsid w:val="00525B1A"/>
    <w:rsid w:val="00525D44"/>
    <w:rsid w:val="00526AF0"/>
    <w:rsid w:val="005276D1"/>
    <w:rsid w:val="00527CFD"/>
    <w:rsid w:val="005304B0"/>
    <w:rsid w:val="00530C1A"/>
    <w:rsid w:val="00530CDA"/>
    <w:rsid w:val="00530E37"/>
    <w:rsid w:val="005317AF"/>
    <w:rsid w:val="00531BF8"/>
    <w:rsid w:val="00531C74"/>
    <w:rsid w:val="00531D1E"/>
    <w:rsid w:val="00531E9C"/>
    <w:rsid w:val="0053238F"/>
    <w:rsid w:val="005323EE"/>
    <w:rsid w:val="005324AA"/>
    <w:rsid w:val="00532775"/>
    <w:rsid w:val="005329A2"/>
    <w:rsid w:val="00532F6D"/>
    <w:rsid w:val="00533217"/>
    <w:rsid w:val="0053346F"/>
    <w:rsid w:val="00533947"/>
    <w:rsid w:val="00533B6E"/>
    <w:rsid w:val="0053421C"/>
    <w:rsid w:val="005344CC"/>
    <w:rsid w:val="0053498B"/>
    <w:rsid w:val="00534A62"/>
    <w:rsid w:val="00534FB2"/>
    <w:rsid w:val="005352EC"/>
    <w:rsid w:val="00535CDD"/>
    <w:rsid w:val="00537288"/>
    <w:rsid w:val="00537C36"/>
    <w:rsid w:val="005407FF"/>
    <w:rsid w:val="005408FA"/>
    <w:rsid w:val="00540A3C"/>
    <w:rsid w:val="00540EF0"/>
    <w:rsid w:val="0054133C"/>
    <w:rsid w:val="005421D9"/>
    <w:rsid w:val="005426E3"/>
    <w:rsid w:val="0054288C"/>
    <w:rsid w:val="00542A12"/>
    <w:rsid w:val="00542C9F"/>
    <w:rsid w:val="00543409"/>
    <w:rsid w:val="00543A30"/>
    <w:rsid w:val="00544473"/>
    <w:rsid w:val="00545043"/>
    <w:rsid w:val="00545666"/>
    <w:rsid w:val="00545ADC"/>
    <w:rsid w:val="00545C6F"/>
    <w:rsid w:val="00545DE4"/>
    <w:rsid w:val="0054616D"/>
    <w:rsid w:val="00547E5C"/>
    <w:rsid w:val="005501A1"/>
    <w:rsid w:val="005501F5"/>
    <w:rsid w:val="00550779"/>
    <w:rsid w:val="00550B3A"/>
    <w:rsid w:val="00550F1F"/>
    <w:rsid w:val="005513FB"/>
    <w:rsid w:val="005515F2"/>
    <w:rsid w:val="00551D87"/>
    <w:rsid w:val="005523A1"/>
    <w:rsid w:val="00552FD4"/>
    <w:rsid w:val="00553B71"/>
    <w:rsid w:val="00553B96"/>
    <w:rsid w:val="00553DE2"/>
    <w:rsid w:val="00553DF3"/>
    <w:rsid w:val="00554790"/>
    <w:rsid w:val="00554EB6"/>
    <w:rsid w:val="005550CA"/>
    <w:rsid w:val="00555577"/>
    <w:rsid w:val="00555E2E"/>
    <w:rsid w:val="00555F68"/>
    <w:rsid w:val="0055683D"/>
    <w:rsid w:val="00556956"/>
    <w:rsid w:val="00557473"/>
    <w:rsid w:val="0055766D"/>
    <w:rsid w:val="00557A25"/>
    <w:rsid w:val="0056006F"/>
    <w:rsid w:val="00560D9D"/>
    <w:rsid w:val="005613EA"/>
    <w:rsid w:val="00561572"/>
    <w:rsid w:val="00561576"/>
    <w:rsid w:val="00561642"/>
    <w:rsid w:val="005619CB"/>
    <w:rsid w:val="005621A9"/>
    <w:rsid w:val="00562230"/>
    <w:rsid w:val="00562262"/>
    <w:rsid w:val="005624F3"/>
    <w:rsid w:val="00562AA1"/>
    <w:rsid w:val="00564AD7"/>
    <w:rsid w:val="00565144"/>
    <w:rsid w:val="005657ED"/>
    <w:rsid w:val="005662FA"/>
    <w:rsid w:val="0056653B"/>
    <w:rsid w:val="005668DB"/>
    <w:rsid w:val="00566905"/>
    <w:rsid w:val="00566D40"/>
    <w:rsid w:val="005670EF"/>
    <w:rsid w:val="00567271"/>
    <w:rsid w:val="005679EE"/>
    <w:rsid w:val="00567CC6"/>
    <w:rsid w:val="00567F93"/>
    <w:rsid w:val="00570241"/>
    <w:rsid w:val="005703B5"/>
    <w:rsid w:val="0057044A"/>
    <w:rsid w:val="00570798"/>
    <w:rsid w:val="00570869"/>
    <w:rsid w:val="00571E27"/>
    <w:rsid w:val="00571E75"/>
    <w:rsid w:val="00572060"/>
    <w:rsid w:val="00572537"/>
    <w:rsid w:val="0057276A"/>
    <w:rsid w:val="005730A6"/>
    <w:rsid w:val="00573462"/>
    <w:rsid w:val="005735B7"/>
    <w:rsid w:val="00573A9C"/>
    <w:rsid w:val="005742B7"/>
    <w:rsid w:val="00574A15"/>
    <w:rsid w:val="00574A3B"/>
    <w:rsid w:val="00574C13"/>
    <w:rsid w:val="00574D1D"/>
    <w:rsid w:val="00575B0F"/>
    <w:rsid w:val="00576CE3"/>
    <w:rsid w:val="005774E8"/>
    <w:rsid w:val="00577569"/>
    <w:rsid w:val="005775AC"/>
    <w:rsid w:val="00577A3E"/>
    <w:rsid w:val="00577B98"/>
    <w:rsid w:val="005805AD"/>
    <w:rsid w:val="005809FD"/>
    <w:rsid w:val="00581670"/>
    <w:rsid w:val="00581794"/>
    <w:rsid w:val="00581AC6"/>
    <w:rsid w:val="00581E6A"/>
    <w:rsid w:val="00582336"/>
    <w:rsid w:val="005823AE"/>
    <w:rsid w:val="005825B4"/>
    <w:rsid w:val="00582E33"/>
    <w:rsid w:val="00583772"/>
    <w:rsid w:val="00583E35"/>
    <w:rsid w:val="00584416"/>
    <w:rsid w:val="0058519B"/>
    <w:rsid w:val="005857DD"/>
    <w:rsid w:val="00585871"/>
    <w:rsid w:val="005858CD"/>
    <w:rsid w:val="00586DEE"/>
    <w:rsid w:val="005874DE"/>
    <w:rsid w:val="005905B7"/>
    <w:rsid w:val="00590B57"/>
    <w:rsid w:val="00591A95"/>
    <w:rsid w:val="00591C7F"/>
    <w:rsid w:val="00592AD7"/>
    <w:rsid w:val="005941F9"/>
    <w:rsid w:val="00594624"/>
    <w:rsid w:val="005953C3"/>
    <w:rsid w:val="0059560F"/>
    <w:rsid w:val="00595C38"/>
    <w:rsid w:val="00596CC5"/>
    <w:rsid w:val="0059718E"/>
    <w:rsid w:val="00597BD2"/>
    <w:rsid w:val="005A03E3"/>
    <w:rsid w:val="005A12C4"/>
    <w:rsid w:val="005A2158"/>
    <w:rsid w:val="005A23C9"/>
    <w:rsid w:val="005A33B7"/>
    <w:rsid w:val="005A3F2A"/>
    <w:rsid w:val="005A402A"/>
    <w:rsid w:val="005A42CC"/>
    <w:rsid w:val="005A480C"/>
    <w:rsid w:val="005A4A57"/>
    <w:rsid w:val="005A4B1C"/>
    <w:rsid w:val="005A54E1"/>
    <w:rsid w:val="005A5A67"/>
    <w:rsid w:val="005A63C1"/>
    <w:rsid w:val="005A6495"/>
    <w:rsid w:val="005A6680"/>
    <w:rsid w:val="005A66A1"/>
    <w:rsid w:val="005A6C0F"/>
    <w:rsid w:val="005A7256"/>
    <w:rsid w:val="005A72D2"/>
    <w:rsid w:val="005A7362"/>
    <w:rsid w:val="005B0907"/>
    <w:rsid w:val="005B091B"/>
    <w:rsid w:val="005B0D2A"/>
    <w:rsid w:val="005B2678"/>
    <w:rsid w:val="005B28CD"/>
    <w:rsid w:val="005B2F44"/>
    <w:rsid w:val="005B3324"/>
    <w:rsid w:val="005B36CD"/>
    <w:rsid w:val="005B3B43"/>
    <w:rsid w:val="005B3D55"/>
    <w:rsid w:val="005B4007"/>
    <w:rsid w:val="005B4453"/>
    <w:rsid w:val="005B4C39"/>
    <w:rsid w:val="005B54D6"/>
    <w:rsid w:val="005B5581"/>
    <w:rsid w:val="005B6C08"/>
    <w:rsid w:val="005B6EF2"/>
    <w:rsid w:val="005B7904"/>
    <w:rsid w:val="005C016E"/>
    <w:rsid w:val="005C08C8"/>
    <w:rsid w:val="005C0D28"/>
    <w:rsid w:val="005C0D69"/>
    <w:rsid w:val="005C0E83"/>
    <w:rsid w:val="005C10ED"/>
    <w:rsid w:val="005C1548"/>
    <w:rsid w:val="005C16CB"/>
    <w:rsid w:val="005C1BCD"/>
    <w:rsid w:val="005C2592"/>
    <w:rsid w:val="005C2A1A"/>
    <w:rsid w:val="005C2CEC"/>
    <w:rsid w:val="005C325A"/>
    <w:rsid w:val="005C36ED"/>
    <w:rsid w:val="005C3938"/>
    <w:rsid w:val="005C3C05"/>
    <w:rsid w:val="005C3EF6"/>
    <w:rsid w:val="005C40A6"/>
    <w:rsid w:val="005C4CDA"/>
    <w:rsid w:val="005C4D23"/>
    <w:rsid w:val="005C4EED"/>
    <w:rsid w:val="005C504E"/>
    <w:rsid w:val="005C51B0"/>
    <w:rsid w:val="005C5466"/>
    <w:rsid w:val="005C54C7"/>
    <w:rsid w:val="005C5EB4"/>
    <w:rsid w:val="005C63F5"/>
    <w:rsid w:val="005C656C"/>
    <w:rsid w:val="005C7609"/>
    <w:rsid w:val="005C78EE"/>
    <w:rsid w:val="005C79E0"/>
    <w:rsid w:val="005D04D5"/>
    <w:rsid w:val="005D053F"/>
    <w:rsid w:val="005D168B"/>
    <w:rsid w:val="005D1BB5"/>
    <w:rsid w:val="005D2638"/>
    <w:rsid w:val="005D27FD"/>
    <w:rsid w:val="005D2C2E"/>
    <w:rsid w:val="005D31BA"/>
    <w:rsid w:val="005D3259"/>
    <w:rsid w:val="005D3353"/>
    <w:rsid w:val="005D3362"/>
    <w:rsid w:val="005D37EF"/>
    <w:rsid w:val="005D407D"/>
    <w:rsid w:val="005D40C9"/>
    <w:rsid w:val="005D4164"/>
    <w:rsid w:val="005D4636"/>
    <w:rsid w:val="005D48F7"/>
    <w:rsid w:val="005D49CC"/>
    <w:rsid w:val="005D4EEE"/>
    <w:rsid w:val="005D51CC"/>
    <w:rsid w:val="005D5A58"/>
    <w:rsid w:val="005D60AA"/>
    <w:rsid w:val="005D6263"/>
    <w:rsid w:val="005D67AE"/>
    <w:rsid w:val="005D68F0"/>
    <w:rsid w:val="005D7385"/>
    <w:rsid w:val="005D7817"/>
    <w:rsid w:val="005D7A0A"/>
    <w:rsid w:val="005D7D92"/>
    <w:rsid w:val="005D7DAA"/>
    <w:rsid w:val="005E01AD"/>
    <w:rsid w:val="005E01C9"/>
    <w:rsid w:val="005E0CD1"/>
    <w:rsid w:val="005E101F"/>
    <w:rsid w:val="005E23B7"/>
    <w:rsid w:val="005E260A"/>
    <w:rsid w:val="005E2615"/>
    <w:rsid w:val="005E2967"/>
    <w:rsid w:val="005E2C98"/>
    <w:rsid w:val="005E301E"/>
    <w:rsid w:val="005E308E"/>
    <w:rsid w:val="005E32B6"/>
    <w:rsid w:val="005E373D"/>
    <w:rsid w:val="005E3937"/>
    <w:rsid w:val="005E3B09"/>
    <w:rsid w:val="005E3B12"/>
    <w:rsid w:val="005E3CB9"/>
    <w:rsid w:val="005E498A"/>
    <w:rsid w:val="005E5225"/>
    <w:rsid w:val="005E52F9"/>
    <w:rsid w:val="005E63FE"/>
    <w:rsid w:val="005E664B"/>
    <w:rsid w:val="005E68DF"/>
    <w:rsid w:val="005E6A4D"/>
    <w:rsid w:val="005E6AC2"/>
    <w:rsid w:val="005E6C6B"/>
    <w:rsid w:val="005F0197"/>
    <w:rsid w:val="005F08B1"/>
    <w:rsid w:val="005F0CBF"/>
    <w:rsid w:val="005F0FEA"/>
    <w:rsid w:val="005F110B"/>
    <w:rsid w:val="005F1636"/>
    <w:rsid w:val="005F18C0"/>
    <w:rsid w:val="005F1C9C"/>
    <w:rsid w:val="005F2110"/>
    <w:rsid w:val="005F21EF"/>
    <w:rsid w:val="005F25C4"/>
    <w:rsid w:val="005F308F"/>
    <w:rsid w:val="005F311E"/>
    <w:rsid w:val="005F3213"/>
    <w:rsid w:val="005F4021"/>
    <w:rsid w:val="005F40F9"/>
    <w:rsid w:val="005F4AF9"/>
    <w:rsid w:val="005F4DF1"/>
    <w:rsid w:val="005F4E2E"/>
    <w:rsid w:val="005F53B2"/>
    <w:rsid w:val="005F56AC"/>
    <w:rsid w:val="005F576C"/>
    <w:rsid w:val="005F5861"/>
    <w:rsid w:val="005F60F7"/>
    <w:rsid w:val="005F69AF"/>
    <w:rsid w:val="005F6B64"/>
    <w:rsid w:val="005F6E63"/>
    <w:rsid w:val="005F6FF4"/>
    <w:rsid w:val="005F72B8"/>
    <w:rsid w:val="005F743A"/>
    <w:rsid w:val="005F7890"/>
    <w:rsid w:val="005F7EB2"/>
    <w:rsid w:val="0060035D"/>
    <w:rsid w:val="006004E1"/>
    <w:rsid w:val="00601821"/>
    <w:rsid w:val="00601895"/>
    <w:rsid w:val="00601D70"/>
    <w:rsid w:val="006022CD"/>
    <w:rsid w:val="00602562"/>
    <w:rsid w:val="00602740"/>
    <w:rsid w:val="00603B16"/>
    <w:rsid w:val="00604051"/>
    <w:rsid w:val="0060470A"/>
    <w:rsid w:val="00605EF2"/>
    <w:rsid w:val="0060615B"/>
    <w:rsid w:val="0060657F"/>
    <w:rsid w:val="0060756F"/>
    <w:rsid w:val="00607614"/>
    <w:rsid w:val="006079DB"/>
    <w:rsid w:val="00607A5B"/>
    <w:rsid w:val="00607AC6"/>
    <w:rsid w:val="00607EAD"/>
    <w:rsid w:val="006100BC"/>
    <w:rsid w:val="0061028D"/>
    <w:rsid w:val="00612941"/>
    <w:rsid w:val="0061298D"/>
    <w:rsid w:val="00612AB3"/>
    <w:rsid w:val="006133E8"/>
    <w:rsid w:val="006137B2"/>
    <w:rsid w:val="006143F2"/>
    <w:rsid w:val="00614676"/>
    <w:rsid w:val="0061598B"/>
    <w:rsid w:val="00615E71"/>
    <w:rsid w:val="00616230"/>
    <w:rsid w:val="006163DE"/>
    <w:rsid w:val="006164DA"/>
    <w:rsid w:val="00617E01"/>
    <w:rsid w:val="006205DD"/>
    <w:rsid w:val="00620B16"/>
    <w:rsid w:val="00620BEB"/>
    <w:rsid w:val="00620E17"/>
    <w:rsid w:val="0062132B"/>
    <w:rsid w:val="00622147"/>
    <w:rsid w:val="006229A6"/>
    <w:rsid w:val="00622A26"/>
    <w:rsid w:val="006235D2"/>
    <w:rsid w:val="006240CF"/>
    <w:rsid w:val="0062440A"/>
    <w:rsid w:val="006254F6"/>
    <w:rsid w:val="00625508"/>
    <w:rsid w:val="0062553A"/>
    <w:rsid w:val="006255AD"/>
    <w:rsid w:val="0062590E"/>
    <w:rsid w:val="00625B36"/>
    <w:rsid w:val="00625FBD"/>
    <w:rsid w:val="0062662F"/>
    <w:rsid w:val="0062663A"/>
    <w:rsid w:val="006301C9"/>
    <w:rsid w:val="00630211"/>
    <w:rsid w:val="00630747"/>
    <w:rsid w:val="0063101A"/>
    <w:rsid w:val="00631369"/>
    <w:rsid w:val="00631D21"/>
    <w:rsid w:val="00632BA5"/>
    <w:rsid w:val="00632C38"/>
    <w:rsid w:val="0063344B"/>
    <w:rsid w:val="006336B2"/>
    <w:rsid w:val="00633AB3"/>
    <w:rsid w:val="00633FCD"/>
    <w:rsid w:val="00633FE8"/>
    <w:rsid w:val="00634053"/>
    <w:rsid w:val="00634900"/>
    <w:rsid w:val="006350B5"/>
    <w:rsid w:val="006351E2"/>
    <w:rsid w:val="00635663"/>
    <w:rsid w:val="00635997"/>
    <w:rsid w:val="00636AF6"/>
    <w:rsid w:val="00636EA0"/>
    <w:rsid w:val="0063712E"/>
    <w:rsid w:val="00637992"/>
    <w:rsid w:val="00637D91"/>
    <w:rsid w:val="00637E41"/>
    <w:rsid w:val="00641FF1"/>
    <w:rsid w:val="00642F5F"/>
    <w:rsid w:val="00644CA3"/>
    <w:rsid w:val="0064532F"/>
    <w:rsid w:val="00645395"/>
    <w:rsid w:val="00645BFB"/>
    <w:rsid w:val="00645E9A"/>
    <w:rsid w:val="006463F7"/>
    <w:rsid w:val="00646CBD"/>
    <w:rsid w:val="006470B7"/>
    <w:rsid w:val="0064727C"/>
    <w:rsid w:val="00647A26"/>
    <w:rsid w:val="00650FF1"/>
    <w:rsid w:val="00651900"/>
    <w:rsid w:val="006519B1"/>
    <w:rsid w:val="00651DF3"/>
    <w:rsid w:val="00652005"/>
    <w:rsid w:val="00652197"/>
    <w:rsid w:val="00652499"/>
    <w:rsid w:val="0065256D"/>
    <w:rsid w:val="00652CEF"/>
    <w:rsid w:val="00652E4E"/>
    <w:rsid w:val="006530C9"/>
    <w:rsid w:val="00653901"/>
    <w:rsid w:val="006542DC"/>
    <w:rsid w:val="0065436A"/>
    <w:rsid w:val="00654DA9"/>
    <w:rsid w:val="006555CA"/>
    <w:rsid w:val="00655790"/>
    <w:rsid w:val="00655E42"/>
    <w:rsid w:val="0065610A"/>
    <w:rsid w:val="0065617D"/>
    <w:rsid w:val="006567CB"/>
    <w:rsid w:val="00657EAC"/>
    <w:rsid w:val="006601A6"/>
    <w:rsid w:val="00660715"/>
    <w:rsid w:val="00660B36"/>
    <w:rsid w:val="00661472"/>
    <w:rsid w:val="00661812"/>
    <w:rsid w:val="00661BA4"/>
    <w:rsid w:val="00661DC0"/>
    <w:rsid w:val="00661E3D"/>
    <w:rsid w:val="00662200"/>
    <w:rsid w:val="00662458"/>
    <w:rsid w:val="00662D7A"/>
    <w:rsid w:val="00662E6A"/>
    <w:rsid w:val="0066313D"/>
    <w:rsid w:val="006631A9"/>
    <w:rsid w:val="00663726"/>
    <w:rsid w:val="00663962"/>
    <w:rsid w:val="00663BD7"/>
    <w:rsid w:val="006657A1"/>
    <w:rsid w:val="006660E8"/>
    <w:rsid w:val="006662D9"/>
    <w:rsid w:val="006662F9"/>
    <w:rsid w:val="00666AE6"/>
    <w:rsid w:val="00666C6A"/>
    <w:rsid w:val="00667261"/>
    <w:rsid w:val="00667588"/>
    <w:rsid w:val="00667D39"/>
    <w:rsid w:val="006701C6"/>
    <w:rsid w:val="006704A1"/>
    <w:rsid w:val="00670683"/>
    <w:rsid w:val="00670708"/>
    <w:rsid w:val="00670B9A"/>
    <w:rsid w:val="00670D0C"/>
    <w:rsid w:val="006718E1"/>
    <w:rsid w:val="00672F04"/>
    <w:rsid w:val="00673030"/>
    <w:rsid w:val="00673273"/>
    <w:rsid w:val="006736DB"/>
    <w:rsid w:val="0067372D"/>
    <w:rsid w:val="00674481"/>
    <w:rsid w:val="0067448A"/>
    <w:rsid w:val="00674952"/>
    <w:rsid w:val="00675719"/>
    <w:rsid w:val="0067578A"/>
    <w:rsid w:val="00675AEF"/>
    <w:rsid w:val="006764ED"/>
    <w:rsid w:val="00676A9F"/>
    <w:rsid w:val="00676B5F"/>
    <w:rsid w:val="00677572"/>
    <w:rsid w:val="006779FB"/>
    <w:rsid w:val="00680399"/>
    <w:rsid w:val="006808C7"/>
    <w:rsid w:val="00680BD2"/>
    <w:rsid w:val="0068256B"/>
    <w:rsid w:val="00682F6D"/>
    <w:rsid w:val="00683B0C"/>
    <w:rsid w:val="00684CE1"/>
    <w:rsid w:val="006853F5"/>
    <w:rsid w:val="00685AEA"/>
    <w:rsid w:val="00685FDE"/>
    <w:rsid w:val="00686455"/>
    <w:rsid w:val="00686885"/>
    <w:rsid w:val="00686943"/>
    <w:rsid w:val="00686AB5"/>
    <w:rsid w:val="0068705E"/>
    <w:rsid w:val="006871C2"/>
    <w:rsid w:val="00687A59"/>
    <w:rsid w:val="00687C86"/>
    <w:rsid w:val="0069040D"/>
    <w:rsid w:val="00690A00"/>
    <w:rsid w:val="00691153"/>
    <w:rsid w:val="0069123C"/>
    <w:rsid w:val="0069189E"/>
    <w:rsid w:val="006923BA"/>
    <w:rsid w:val="006925C8"/>
    <w:rsid w:val="00692AC3"/>
    <w:rsid w:val="0069345B"/>
    <w:rsid w:val="00693E8D"/>
    <w:rsid w:val="00693EC3"/>
    <w:rsid w:val="0069413C"/>
    <w:rsid w:val="00694155"/>
    <w:rsid w:val="00694E2B"/>
    <w:rsid w:val="00695AFB"/>
    <w:rsid w:val="006970B4"/>
    <w:rsid w:val="006A03BB"/>
    <w:rsid w:val="006A0897"/>
    <w:rsid w:val="006A0EFF"/>
    <w:rsid w:val="006A1561"/>
    <w:rsid w:val="006A17C1"/>
    <w:rsid w:val="006A1D8D"/>
    <w:rsid w:val="006A2AE9"/>
    <w:rsid w:val="006A2CC5"/>
    <w:rsid w:val="006A2D31"/>
    <w:rsid w:val="006A2E94"/>
    <w:rsid w:val="006A3002"/>
    <w:rsid w:val="006A3075"/>
    <w:rsid w:val="006A3664"/>
    <w:rsid w:val="006A3DB4"/>
    <w:rsid w:val="006A4090"/>
    <w:rsid w:val="006A45EB"/>
    <w:rsid w:val="006A48DE"/>
    <w:rsid w:val="006A4D01"/>
    <w:rsid w:val="006A4DC7"/>
    <w:rsid w:val="006A62C9"/>
    <w:rsid w:val="006A66EE"/>
    <w:rsid w:val="006A6FE3"/>
    <w:rsid w:val="006A76A7"/>
    <w:rsid w:val="006A776D"/>
    <w:rsid w:val="006A7F5D"/>
    <w:rsid w:val="006B0AB9"/>
    <w:rsid w:val="006B164D"/>
    <w:rsid w:val="006B1A12"/>
    <w:rsid w:val="006B1FF8"/>
    <w:rsid w:val="006B2462"/>
    <w:rsid w:val="006B2940"/>
    <w:rsid w:val="006B2A97"/>
    <w:rsid w:val="006B2CE4"/>
    <w:rsid w:val="006B33CA"/>
    <w:rsid w:val="006B3717"/>
    <w:rsid w:val="006B37AC"/>
    <w:rsid w:val="006B49E1"/>
    <w:rsid w:val="006B4CA1"/>
    <w:rsid w:val="006B6164"/>
    <w:rsid w:val="006B620E"/>
    <w:rsid w:val="006B6968"/>
    <w:rsid w:val="006B75E8"/>
    <w:rsid w:val="006B7F45"/>
    <w:rsid w:val="006C07D6"/>
    <w:rsid w:val="006C0A9B"/>
    <w:rsid w:val="006C0CA7"/>
    <w:rsid w:val="006C11C9"/>
    <w:rsid w:val="006C128B"/>
    <w:rsid w:val="006C12CD"/>
    <w:rsid w:val="006C149F"/>
    <w:rsid w:val="006C1CCD"/>
    <w:rsid w:val="006C20BD"/>
    <w:rsid w:val="006C21BB"/>
    <w:rsid w:val="006C25D2"/>
    <w:rsid w:val="006C32B0"/>
    <w:rsid w:val="006C3387"/>
    <w:rsid w:val="006C3CD8"/>
    <w:rsid w:val="006C4308"/>
    <w:rsid w:val="006C5189"/>
    <w:rsid w:val="006C5887"/>
    <w:rsid w:val="006C5AE0"/>
    <w:rsid w:val="006C5D87"/>
    <w:rsid w:val="006C6676"/>
    <w:rsid w:val="006C6F10"/>
    <w:rsid w:val="006C71B5"/>
    <w:rsid w:val="006D00CC"/>
    <w:rsid w:val="006D0613"/>
    <w:rsid w:val="006D06E4"/>
    <w:rsid w:val="006D09D9"/>
    <w:rsid w:val="006D0E36"/>
    <w:rsid w:val="006D0EFA"/>
    <w:rsid w:val="006D1D00"/>
    <w:rsid w:val="006D273F"/>
    <w:rsid w:val="006D2F0D"/>
    <w:rsid w:val="006D3325"/>
    <w:rsid w:val="006D38E6"/>
    <w:rsid w:val="006D3B08"/>
    <w:rsid w:val="006D41CB"/>
    <w:rsid w:val="006D4609"/>
    <w:rsid w:val="006D5169"/>
    <w:rsid w:val="006D570E"/>
    <w:rsid w:val="006D633E"/>
    <w:rsid w:val="006D6A15"/>
    <w:rsid w:val="006D6A46"/>
    <w:rsid w:val="006D6A79"/>
    <w:rsid w:val="006D6BEF"/>
    <w:rsid w:val="006D7726"/>
    <w:rsid w:val="006E0244"/>
    <w:rsid w:val="006E036B"/>
    <w:rsid w:val="006E14BA"/>
    <w:rsid w:val="006E1DD6"/>
    <w:rsid w:val="006E2161"/>
    <w:rsid w:val="006E2E4C"/>
    <w:rsid w:val="006E42AB"/>
    <w:rsid w:val="006E4595"/>
    <w:rsid w:val="006E47F9"/>
    <w:rsid w:val="006E4C88"/>
    <w:rsid w:val="006E4ED3"/>
    <w:rsid w:val="006E5761"/>
    <w:rsid w:val="006E5988"/>
    <w:rsid w:val="006E6469"/>
    <w:rsid w:val="006E66A9"/>
    <w:rsid w:val="006E6B27"/>
    <w:rsid w:val="006E6E33"/>
    <w:rsid w:val="006E6F7D"/>
    <w:rsid w:val="006E7208"/>
    <w:rsid w:val="006F01C9"/>
    <w:rsid w:val="006F0207"/>
    <w:rsid w:val="006F0820"/>
    <w:rsid w:val="006F11DA"/>
    <w:rsid w:val="006F13BD"/>
    <w:rsid w:val="006F1C52"/>
    <w:rsid w:val="006F264D"/>
    <w:rsid w:val="006F38B9"/>
    <w:rsid w:val="006F3D9C"/>
    <w:rsid w:val="006F4ABA"/>
    <w:rsid w:val="006F4D48"/>
    <w:rsid w:val="006F52AB"/>
    <w:rsid w:val="006F59FB"/>
    <w:rsid w:val="006F5CF8"/>
    <w:rsid w:val="006F608F"/>
    <w:rsid w:val="006F7AF3"/>
    <w:rsid w:val="00700015"/>
    <w:rsid w:val="00700803"/>
    <w:rsid w:val="00700E71"/>
    <w:rsid w:val="00700F00"/>
    <w:rsid w:val="00701380"/>
    <w:rsid w:val="0070142B"/>
    <w:rsid w:val="0070154F"/>
    <w:rsid w:val="00701A67"/>
    <w:rsid w:val="00701CEF"/>
    <w:rsid w:val="00701E87"/>
    <w:rsid w:val="007021DA"/>
    <w:rsid w:val="007028F2"/>
    <w:rsid w:val="00702A9B"/>
    <w:rsid w:val="00702D50"/>
    <w:rsid w:val="00702DF1"/>
    <w:rsid w:val="00703098"/>
    <w:rsid w:val="007030B2"/>
    <w:rsid w:val="00703245"/>
    <w:rsid w:val="007041EB"/>
    <w:rsid w:val="00704A86"/>
    <w:rsid w:val="00704E0A"/>
    <w:rsid w:val="007054C8"/>
    <w:rsid w:val="00705CD6"/>
    <w:rsid w:val="007066B2"/>
    <w:rsid w:val="00706A3F"/>
    <w:rsid w:val="00706DB3"/>
    <w:rsid w:val="00707198"/>
    <w:rsid w:val="00707427"/>
    <w:rsid w:val="007077F1"/>
    <w:rsid w:val="00707EFE"/>
    <w:rsid w:val="007101ED"/>
    <w:rsid w:val="00710B77"/>
    <w:rsid w:val="00710D32"/>
    <w:rsid w:val="00711A54"/>
    <w:rsid w:val="00711BDB"/>
    <w:rsid w:val="00712581"/>
    <w:rsid w:val="007127E4"/>
    <w:rsid w:val="007129C0"/>
    <w:rsid w:val="007131A4"/>
    <w:rsid w:val="007131B6"/>
    <w:rsid w:val="00713EBB"/>
    <w:rsid w:val="00715D12"/>
    <w:rsid w:val="007164E0"/>
    <w:rsid w:val="0071680A"/>
    <w:rsid w:val="00716FAB"/>
    <w:rsid w:val="00717257"/>
    <w:rsid w:val="0071744A"/>
    <w:rsid w:val="007177F4"/>
    <w:rsid w:val="00717915"/>
    <w:rsid w:val="00717953"/>
    <w:rsid w:val="00717DE3"/>
    <w:rsid w:val="007204F4"/>
    <w:rsid w:val="007205F8"/>
    <w:rsid w:val="00720637"/>
    <w:rsid w:val="00722355"/>
    <w:rsid w:val="0072284B"/>
    <w:rsid w:val="00722A6D"/>
    <w:rsid w:val="00722D67"/>
    <w:rsid w:val="00723F36"/>
    <w:rsid w:val="007241F8"/>
    <w:rsid w:val="00725168"/>
    <w:rsid w:val="00725927"/>
    <w:rsid w:val="00725FFF"/>
    <w:rsid w:val="007260D1"/>
    <w:rsid w:val="007268AB"/>
    <w:rsid w:val="00726A2D"/>
    <w:rsid w:val="00730215"/>
    <w:rsid w:val="00730525"/>
    <w:rsid w:val="00730F14"/>
    <w:rsid w:val="007310F0"/>
    <w:rsid w:val="00731265"/>
    <w:rsid w:val="007319A8"/>
    <w:rsid w:val="0073257F"/>
    <w:rsid w:val="007326E4"/>
    <w:rsid w:val="00732755"/>
    <w:rsid w:val="00732770"/>
    <w:rsid w:val="00732A97"/>
    <w:rsid w:val="00732DF4"/>
    <w:rsid w:val="00732E5B"/>
    <w:rsid w:val="00733182"/>
    <w:rsid w:val="00733C7A"/>
    <w:rsid w:val="00733F09"/>
    <w:rsid w:val="00734265"/>
    <w:rsid w:val="00734375"/>
    <w:rsid w:val="0073485F"/>
    <w:rsid w:val="00734A16"/>
    <w:rsid w:val="0073501A"/>
    <w:rsid w:val="00735330"/>
    <w:rsid w:val="00735742"/>
    <w:rsid w:val="007357B7"/>
    <w:rsid w:val="00736A3C"/>
    <w:rsid w:val="00736CA6"/>
    <w:rsid w:val="00736F3B"/>
    <w:rsid w:val="0073731D"/>
    <w:rsid w:val="00740671"/>
    <w:rsid w:val="0074075A"/>
    <w:rsid w:val="007412FD"/>
    <w:rsid w:val="00741558"/>
    <w:rsid w:val="00741B59"/>
    <w:rsid w:val="0074260F"/>
    <w:rsid w:val="007426AA"/>
    <w:rsid w:val="0074432B"/>
    <w:rsid w:val="0074470F"/>
    <w:rsid w:val="0074490A"/>
    <w:rsid w:val="00745481"/>
    <w:rsid w:val="00747250"/>
    <w:rsid w:val="00747C06"/>
    <w:rsid w:val="00747CA4"/>
    <w:rsid w:val="0075008F"/>
    <w:rsid w:val="00751514"/>
    <w:rsid w:val="0075151C"/>
    <w:rsid w:val="00751A98"/>
    <w:rsid w:val="00752A74"/>
    <w:rsid w:val="00752FF3"/>
    <w:rsid w:val="00753322"/>
    <w:rsid w:val="007534BB"/>
    <w:rsid w:val="007538D5"/>
    <w:rsid w:val="00753EB0"/>
    <w:rsid w:val="00754296"/>
    <w:rsid w:val="0075463C"/>
    <w:rsid w:val="00754C84"/>
    <w:rsid w:val="00755210"/>
    <w:rsid w:val="00755AF8"/>
    <w:rsid w:val="00755CA6"/>
    <w:rsid w:val="00755DD8"/>
    <w:rsid w:val="00756D31"/>
    <w:rsid w:val="007570D2"/>
    <w:rsid w:val="00757471"/>
    <w:rsid w:val="007575A1"/>
    <w:rsid w:val="00757E47"/>
    <w:rsid w:val="007602FF"/>
    <w:rsid w:val="007603A3"/>
    <w:rsid w:val="00760E2E"/>
    <w:rsid w:val="0076168B"/>
    <w:rsid w:val="00761A68"/>
    <w:rsid w:val="00761BC9"/>
    <w:rsid w:val="00761CB1"/>
    <w:rsid w:val="00762E2C"/>
    <w:rsid w:val="00762E57"/>
    <w:rsid w:val="00762F14"/>
    <w:rsid w:val="007632AB"/>
    <w:rsid w:val="00763946"/>
    <w:rsid w:val="00764EE6"/>
    <w:rsid w:val="00764F9A"/>
    <w:rsid w:val="00764FD7"/>
    <w:rsid w:val="00765219"/>
    <w:rsid w:val="00765DE2"/>
    <w:rsid w:val="00765EE1"/>
    <w:rsid w:val="00766098"/>
    <w:rsid w:val="00766E76"/>
    <w:rsid w:val="00766F53"/>
    <w:rsid w:val="00767291"/>
    <w:rsid w:val="00770B94"/>
    <w:rsid w:val="00770C8F"/>
    <w:rsid w:val="00771214"/>
    <w:rsid w:val="007715CB"/>
    <w:rsid w:val="00771775"/>
    <w:rsid w:val="00771B54"/>
    <w:rsid w:val="00772C9E"/>
    <w:rsid w:val="00772CDC"/>
    <w:rsid w:val="007732D7"/>
    <w:rsid w:val="007732DC"/>
    <w:rsid w:val="00773833"/>
    <w:rsid w:val="00774246"/>
    <w:rsid w:val="00774267"/>
    <w:rsid w:val="0077463E"/>
    <w:rsid w:val="00775E2D"/>
    <w:rsid w:val="007764B2"/>
    <w:rsid w:val="00776AA2"/>
    <w:rsid w:val="00776AC5"/>
    <w:rsid w:val="00776B36"/>
    <w:rsid w:val="00776CA2"/>
    <w:rsid w:val="00776E77"/>
    <w:rsid w:val="00776EA8"/>
    <w:rsid w:val="00777FA5"/>
    <w:rsid w:val="00780147"/>
    <w:rsid w:val="007803D4"/>
    <w:rsid w:val="0078099B"/>
    <w:rsid w:val="00780AC2"/>
    <w:rsid w:val="0078169A"/>
    <w:rsid w:val="00782550"/>
    <w:rsid w:val="007825EB"/>
    <w:rsid w:val="0078280F"/>
    <w:rsid w:val="0078303E"/>
    <w:rsid w:val="007833D9"/>
    <w:rsid w:val="007835ED"/>
    <w:rsid w:val="00783AA9"/>
    <w:rsid w:val="007840E5"/>
    <w:rsid w:val="00784A31"/>
    <w:rsid w:val="00784B6B"/>
    <w:rsid w:val="00786072"/>
    <w:rsid w:val="00786DF8"/>
    <w:rsid w:val="007876A3"/>
    <w:rsid w:val="00787926"/>
    <w:rsid w:val="0079063F"/>
    <w:rsid w:val="007909EE"/>
    <w:rsid w:val="00790EAB"/>
    <w:rsid w:val="007913D0"/>
    <w:rsid w:val="007919DA"/>
    <w:rsid w:val="007925CB"/>
    <w:rsid w:val="00792753"/>
    <w:rsid w:val="00792D34"/>
    <w:rsid w:val="007934D1"/>
    <w:rsid w:val="00793606"/>
    <w:rsid w:val="00793919"/>
    <w:rsid w:val="00793B48"/>
    <w:rsid w:val="0079418E"/>
    <w:rsid w:val="00794B40"/>
    <w:rsid w:val="00795988"/>
    <w:rsid w:val="00795EAB"/>
    <w:rsid w:val="0079670D"/>
    <w:rsid w:val="007967D1"/>
    <w:rsid w:val="00797AF4"/>
    <w:rsid w:val="00797B91"/>
    <w:rsid w:val="007A0159"/>
    <w:rsid w:val="007A0373"/>
    <w:rsid w:val="007A05B2"/>
    <w:rsid w:val="007A1016"/>
    <w:rsid w:val="007A1156"/>
    <w:rsid w:val="007A12D9"/>
    <w:rsid w:val="007A138C"/>
    <w:rsid w:val="007A1CCF"/>
    <w:rsid w:val="007A20A6"/>
    <w:rsid w:val="007A234F"/>
    <w:rsid w:val="007A2C31"/>
    <w:rsid w:val="007A2CC6"/>
    <w:rsid w:val="007A2CF2"/>
    <w:rsid w:val="007A3391"/>
    <w:rsid w:val="007A36E1"/>
    <w:rsid w:val="007A3879"/>
    <w:rsid w:val="007A39DE"/>
    <w:rsid w:val="007A3AE2"/>
    <w:rsid w:val="007A3FD8"/>
    <w:rsid w:val="007A447C"/>
    <w:rsid w:val="007A4EB0"/>
    <w:rsid w:val="007A4F1F"/>
    <w:rsid w:val="007A66DF"/>
    <w:rsid w:val="007A704E"/>
    <w:rsid w:val="007A7287"/>
    <w:rsid w:val="007A7AE8"/>
    <w:rsid w:val="007A7EEF"/>
    <w:rsid w:val="007B0130"/>
    <w:rsid w:val="007B0B0B"/>
    <w:rsid w:val="007B0E74"/>
    <w:rsid w:val="007B14A8"/>
    <w:rsid w:val="007B1DC1"/>
    <w:rsid w:val="007B3293"/>
    <w:rsid w:val="007B36E5"/>
    <w:rsid w:val="007B3E4F"/>
    <w:rsid w:val="007B3F65"/>
    <w:rsid w:val="007B45C7"/>
    <w:rsid w:val="007B4C61"/>
    <w:rsid w:val="007B4DEA"/>
    <w:rsid w:val="007B4E7A"/>
    <w:rsid w:val="007B534B"/>
    <w:rsid w:val="007B5830"/>
    <w:rsid w:val="007B5EC0"/>
    <w:rsid w:val="007B6A1D"/>
    <w:rsid w:val="007B757C"/>
    <w:rsid w:val="007B76E9"/>
    <w:rsid w:val="007B7902"/>
    <w:rsid w:val="007C0575"/>
    <w:rsid w:val="007C079C"/>
    <w:rsid w:val="007C0BC0"/>
    <w:rsid w:val="007C150E"/>
    <w:rsid w:val="007C17B5"/>
    <w:rsid w:val="007C1D2E"/>
    <w:rsid w:val="007C2454"/>
    <w:rsid w:val="007C2F92"/>
    <w:rsid w:val="007C3021"/>
    <w:rsid w:val="007C3C33"/>
    <w:rsid w:val="007C3CCC"/>
    <w:rsid w:val="007C3DC7"/>
    <w:rsid w:val="007C42BD"/>
    <w:rsid w:val="007C5298"/>
    <w:rsid w:val="007C52F7"/>
    <w:rsid w:val="007C556F"/>
    <w:rsid w:val="007C57FB"/>
    <w:rsid w:val="007C59B2"/>
    <w:rsid w:val="007C5A1C"/>
    <w:rsid w:val="007C68AB"/>
    <w:rsid w:val="007C698B"/>
    <w:rsid w:val="007C7AA1"/>
    <w:rsid w:val="007C7C22"/>
    <w:rsid w:val="007C7E08"/>
    <w:rsid w:val="007D047D"/>
    <w:rsid w:val="007D047F"/>
    <w:rsid w:val="007D0B82"/>
    <w:rsid w:val="007D0BEB"/>
    <w:rsid w:val="007D17B0"/>
    <w:rsid w:val="007D192C"/>
    <w:rsid w:val="007D24B1"/>
    <w:rsid w:val="007D29E6"/>
    <w:rsid w:val="007D2D3E"/>
    <w:rsid w:val="007D30ED"/>
    <w:rsid w:val="007D32D1"/>
    <w:rsid w:val="007D3787"/>
    <w:rsid w:val="007D3C52"/>
    <w:rsid w:val="007D3D25"/>
    <w:rsid w:val="007D49CB"/>
    <w:rsid w:val="007D53B9"/>
    <w:rsid w:val="007D5638"/>
    <w:rsid w:val="007D56B7"/>
    <w:rsid w:val="007D5F46"/>
    <w:rsid w:val="007D66DA"/>
    <w:rsid w:val="007D6C48"/>
    <w:rsid w:val="007D6F41"/>
    <w:rsid w:val="007D764E"/>
    <w:rsid w:val="007D7697"/>
    <w:rsid w:val="007D7BC6"/>
    <w:rsid w:val="007E0564"/>
    <w:rsid w:val="007E0DDB"/>
    <w:rsid w:val="007E12AA"/>
    <w:rsid w:val="007E1768"/>
    <w:rsid w:val="007E2AAB"/>
    <w:rsid w:val="007E32F7"/>
    <w:rsid w:val="007E471A"/>
    <w:rsid w:val="007E4B13"/>
    <w:rsid w:val="007E53A8"/>
    <w:rsid w:val="007E5464"/>
    <w:rsid w:val="007E5808"/>
    <w:rsid w:val="007E5C1C"/>
    <w:rsid w:val="007E6EAD"/>
    <w:rsid w:val="007E6EE8"/>
    <w:rsid w:val="007E7043"/>
    <w:rsid w:val="007E7403"/>
    <w:rsid w:val="007E7515"/>
    <w:rsid w:val="007E761C"/>
    <w:rsid w:val="007F032A"/>
    <w:rsid w:val="007F0367"/>
    <w:rsid w:val="007F0863"/>
    <w:rsid w:val="007F0CCB"/>
    <w:rsid w:val="007F0E1C"/>
    <w:rsid w:val="007F0E69"/>
    <w:rsid w:val="007F16DA"/>
    <w:rsid w:val="007F1A29"/>
    <w:rsid w:val="007F3699"/>
    <w:rsid w:val="007F40D6"/>
    <w:rsid w:val="007F492E"/>
    <w:rsid w:val="007F4944"/>
    <w:rsid w:val="007F4A83"/>
    <w:rsid w:val="007F56BC"/>
    <w:rsid w:val="007F5EF7"/>
    <w:rsid w:val="007F62DA"/>
    <w:rsid w:val="007F77A8"/>
    <w:rsid w:val="007F7D37"/>
    <w:rsid w:val="00800051"/>
    <w:rsid w:val="00800197"/>
    <w:rsid w:val="008002E2"/>
    <w:rsid w:val="008003A2"/>
    <w:rsid w:val="008010D6"/>
    <w:rsid w:val="00801282"/>
    <w:rsid w:val="0080182F"/>
    <w:rsid w:val="00801DC1"/>
    <w:rsid w:val="00803041"/>
    <w:rsid w:val="00803523"/>
    <w:rsid w:val="00803625"/>
    <w:rsid w:val="00803955"/>
    <w:rsid w:val="008041D6"/>
    <w:rsid w:val="00805465"/>
    <w:rsid w:val="00806221"/>
    <w:rsid w:val="00806661"/>
    <w:rsid w:val="00806D4B"/>
    <w:rsid w:val="00807510"/>
    <w:rsid w:val="00807783"/>
    <w:rsid w:val="008077F4"/>
    <w:rsid w:val="00810F2B"/>
    <w:rsid w:val="0081114E"/>
    <w:rsid w:val="00811BA4"/>
    <w:rsid w:val="008120A6"/>
    <w:rsid w:val="0081285E"/>
    <w:rsid w:val="00812971"/>
    <w:rsid w:val="00812FA6"/>
    <w:rsid w:val="0081320E"/>
    <w:rsid w:val="008134C0"/>
    <w:rsid w:val="008136CD"/>
    <w:rsid w:val="0081386F"/>
    <w:rsid w:val="00813ABC"/>
    <w:rsid w:val="00813D7F"/>
    <w:rsid w:val="00814935"/>
    <w:rsid w:val="008149F8"/>
    <w:rsid w:val="00814A18"/>
    <w:rsid w:val="008153FF"/>
    <w:rsid w:val="008159D0"/>
    <w:rsid w:val="0081611D"/>
    <w:rsid w:val="00816126"/>
    <w:rsid w:val="00816294"/>
    <w:rsid w:val="00816786"/>
    <w:rsid w:val="00816A6F"/>
    <w:rsid w:val="00816DD7"/>
    <w:rsid w:val="008179B5"/>
    <w:rsid w:val="00817F61"/>
    <w:rsid w:val="008201F3"/>
    <w:rsid w:val="008203EE"/>
    <w:rsid w:val="0082119E"/>
    <w:rsid w:val="008212CB"/>
    <w:rsid w:val="0082155B"/>
    <w:rsid w:val="00821BC5"/>
    <w:rsid w:val="00822EF1"/>
    <w:rsid w:val="00823B67"/>
    <w:rsid w:val="00823E08"/>
    <w:rsid w:val="00824CF0"/>
    <w:rsid w:val="00824F1E"/>
    <w:rsid w:val="00825DC4"/>
    <w:rsid w:val="00826285"/>
    <w:rsid w:val="0082722C"/>
    <w:rsid w:val="008272FC"/>
    <w:rsid w:val="008273FC"/>
    <w:rsid w:val="00827B2A"/>
    <w:rsid w:val="00827F85"/>
    <w:rsid w:val="008315E7"/>
    <w:rsid w:val="00831A20"/>
    <w:rsid w:val="00831AF7"/>
    <w:rsid w:val="00831B10"/>
    <w:rsid w:val="00831D4D"/>
    <w:rsid w:val="00832291"/>
    <w:rsid w:val="008327AA"/>
    <w:rsid w:val="00832B03"/>
    <w:rsid w:val="0083313B"/>
    <w:rsid w:val="008344B5"/>
    <w:rsid w:val="00834826"/>
    <w:rsid w:val="00834B7C"/>
    <w:rsid w:val="00834C31"/>
    <w:rsid w:val="00834E9F"/>
    <w:rsid w:val="00835069"/>
    <w:rsid w:val="0083544E"/>
    <w:rsid w:val="008354D6"/>
    <w:rsid w:val="0083574A"/>
    <w:rsid w:val="00835CF4"/>
    <w:rsid w:val="00836D97"/>
    <w:rsid w:val="00837AAB"/>
    <w:rsid w:val="00837B1C"/>
    <w:rsid w:val="00840258"/>
    <w:rsid w:val="008415A3"/>
    <w:rsid w:val="00842D4D"/>
    <w:rsid w:val="00842F9C"/>
    <w:rsid w:val="00843957"/>
    <w:rsid w:val="00843E26"/>
    <w:rsid w:val="00843E52"/>
    <w:rsid w:val="008442A8"/>
    <w:rsid w:val="00844FEF"/>
    <w:rsid w:val="008451A4"/>
    <w:rsid w:val="00845333"/>
    <w:rsid w:val="00845459"/>
    <w:rsid w:val="008458F2"/>
    <w:rsid w:val="00845919"/>
    <w:rsid w:val="00846381"/>
    <w:rsid w:val="008468C1"/>
    <w:rsid w:val="00850D77"/>
    <w:rsid w:val="008512F0"/>
    <w:rsid w:val="00851772"/>
    <w:rsid w:val="008518C3"/>
    <w:rsid w:val="00851AF9"/>
    <w:rsid w:val="008544EF"/>
    <w:rsid w:val="008550FD"/>
    <w:rsid w:val="0085512E"/>
    <w:rsid w:val="00855FBD"/>
    <w:rsid w:val="00856889"/>
    <w:rsid w:val="0085692E"/>
    <w:rsid w:val="00856CDF"/>
    <w:rsid w:val="00856DB0"/>
    <w:rsid w:val="00857624"/>
    <w:rsid w:val="00857889"/>
    <w:rsid w:val="008606C1"/>
    <w:rsid w:val="00861BCC"/>
    <w:rsid w:val="0086298E"/>
    <w:rsid w:val="008629F6"/>
    <w:rsid w:val="00862E73"/>
    <w:rsid w:val="008630C5"/>
    <w:rsid w:val="008635D4"/>
    <w:rsid w:val="00863A8E"/>
    <w:rsid w:val="008645E4"/>
    <w:rsid w:val="008650B6"/>
    <w:rsid w:val="00865769"/>
    <w:rsid w:val="00865DE3"/>
    <w:rsid w:val="00866182"/>
    <w:rsid w:val="008663FD"/>
    <w:rsid w:val="008677F5"/>
    <w:rsid w:val="00867851"/>
    <w:rsid w:val="00870E73"/>
    <w:rsid w:val="008723A3"/>
    <w:rsid w:val="00872D15"/>
    <w:rsid w:val="008733B9"/>
    <w:rsid w:val="0087490E"/>
    <w:rsid w:val="008749A8"/>
    <w:rsid w:val="008753F4"/>
    <w:rsid w:val="008757A3"/>
    <w:rsid w:val="00875927"/>
    <w:rsid w:val="00875A5F"/>
    <w:rsid w:val="00876AF7"/>
    <w:rsid w:val="00877F4C"/>
    <w:rsid w:val="008800C3"/>
    <w:rsid w:val="0088031C"/>
    <w:rsid w:val="00880E3B"/>
    <w:rsid w:val="00880ED4"/>
    <w:rsid w:val="00882E43"/>
    <w:rsid w:val="008830D0"/>
    <w:rsid w:val="00884072"/>
    <w:rsid w:val="00884484"/>
    <w:rsid w:val="008848FF"/>
    <w:rsid w:val="0088498F"/>
    <w:rsid w:val="00884BC8"/>
    <w:rsid w:val="008854A1"/>
    <w:rsid w:val="008854C2"/>
    <w:rsid w:val="00885697"/>
    <w:rsid w:val="00886074"/>
    <w:rsid w:val="0088620B"/>
    <w:rsid w:val="00886535"/>
    <w:rsid w:val="00886B4F"/>
    <w:rsid w:val="00887070"/>
    <w:rsid w:val="0088718B"/>
    <w:rsid w:val="008873B3"/>
    <w:rsid w:val="008873CC"/>
    <w:rsid w:val="00887A14"/>
    <w:rsid w:val="00887AC5"/>
    <w:rsid w:val="00887E56"/>
    <w:rsid w:val="008902B0"/>
    <w:rsid w:val="00890F85"/>
    <w:rsid w:val="00891368"/>
    <w:rsid w:val="00891580"/>
    <w:rsid w:val="0089176C"/>
    <w:rsid w:val="00892146"/>
    <w:rsid w:val="00892CB8"/>
    <w:rsid w:val="008936AB"/>
    <w:rsid w:val="008936F7"/>
    <w:rsid w:val="00893C01"/>
    <w:rsid w:val="0089484D"/>
    <w:rsid w:val="0089499F"/>
    <w:rsid w:val="00894CA3"/>
    <w:rsid w:val="008956E8"/>
    <w:rsid w:val="0089646E"/>
    <w:rsid w:val="00896C09"/>
    <w:rsid w:val="00896FCF"/>
    <w:rsid w:val="00897292"/>
    <w:rsid w:val="00897611"/>
    <w:rsid w:val="00897F4A"/>
    <w:rsid w:val="008A1345"/>
    <w:rsid w:val="008A1D66"/>
    <w:rsid w:val="008A1ED1"/>
    <w:rsid w:val="008A20FE"/>
    <w:rsid w:val="008A25BE"/>
    <w:rsid w:val="008A29CE"/>
    <w:rsid w:val="008A29DF"/>
    <w:rsid w:val="008A2A37"/>
    <w:rsid w:val="008A2B9B"/>
    <w:rsid w:val="008A337D"/>
    <w:rsid w:val="008A388F"/>
    <w:rsid w:val="008A3C35"/>
    <w:rsid w:val="008A4295"/>
    <w:rsid w:val="008A42EC"/>
    <w:rsid w:val="008A4C17"/>
    <w:rsid w:val="008A57A0"/>
    <w:rsid w:val="008A6110"/>
    <w:rsid w:val="008A6BC0"/>
    <w:rsid w:val="008A6E55"/>
    <w:rsid w:val="008A7D73"/>
    <w:rsid w:val="008A7E03"/>
    <w:rsid w:val="008B02C6"/>
    <w:rsid w:val="008B03F1"/>
    <w:rsid w:val="008B0E0A"/>
    <w:rsid w:val="008B13C5"/>
    <w:rsid w:val="008B2C09"/>
    <w:rsid w:val="008B3544"/>
    <w:rsid w:val="008B36C5"/>
    <w:rsid w:val="008B3863"/>
    <w:rsid w:val="008B3EAD"/>
    <w:rsid w:val="008B3F06"/>
    <w:rsid w:val="008B428D"/>
    <w:rsid w:val="008B456A"/>
    <w:rsid w:val="008B5125"/>
    <w:rsid w:val="008B54EA"/>
    <w:rsid w:val="008B5B89"/>
    <w:rsid w:val="008B67C1"/>
    <w:rsid w:val="008B7510"/>
    <w:rsid w:val="008B7B8F"/>
    <w:rsid w:val="008B7BF7"/>
    <w:rsid w:val="008B7C09"/>
    <w:rsid w:val="008B7EBD"/>
    <w:rsid w:val="008C101F"/>
    <w:rsid w:val="008C1659"/>
    <w:rsid w:val="008C2207"/>
    <w:rsid w:val="008C22EC"/>
    <w:rsid w:val="008C29AB"/>
    <w:rsid w:val="008C3B80"/>
    <w:rsid w:val="008C400A"/>
    <w:rsid w:val="008C4032"/>
    <w:rsid w:val="008C46A3"/>
    <w:rsid w:val="008C4E04"/>
    <w:rsid w:val="008C555E"/>
    <w:rsid w:val="008C5621"/>
    <w:rsid w:val="008C56C2"/>
    <w:rsid w:val="008C7FCC"/>
    <w:rsid w:val="008D10CF"/>
    <w:rsid w:val="008D140F"/>
    <w:rsid w:val="008D18A3"/>
    <w:rsid w:val="008D1D9B"/>
    <w:rsid w:val="008D1E4B"/>
    <w:rsid w:val="008D2060"/>
    <w:rsid w:val="008D25D1"/>
    <w:rsid w:val="008D2E37"/>
    <w:rsid w:val="008D33AF"/>
    <w:rsid w:val="008D3482"/>
    <w:rsid w:val="008D4741"/>
    <w:rsid w:val="008D47B3"/>
    <w:rsid w:val="008D5C3A"/>
    <w:rsid w:val="008D68A2"/>
    <w:rsid w:val="008D6950"/>
    <w:rsid w:val="008D6E9B"/>
    <w:rsid w:val="008D72A5"/>
    <w:rsid w:val="008D7557"/>
    <w:rsid w:val="008D7A01"/>
    <w:rsid w:val="008D7B70"/>
    <w:rsid w:val="008D7B86"/>
    <w:rsid w:val="008D7BBA"/>
    <w:rsid w:val="008E04E2"/>
    <w:rsid w:val="008E0981"/>
    <w:rsid w:val="008E0F5A"/>
    <w:rsid w:val="008E13B7"/>
    <w:rsid w:val="008E1971"/>
    <w:rsid w:val="008E1A13"/>
    <w:rsid w:val="008E2A57"/>
    <w:rsid w:val="008E2F01"/>
    <w:rsid w:val="008E36BD"/>
    <w:rsid w:val="008E392E"/>
    <w:rsid w:val="008E39F2"/>
    <w:rsid w:val="008E3A1D"/>
    <w:rsid w:val="008E43C0"/>
    <w:rsid w:val="008E4488"/>
    <w:rsid w:val="008E4BBE"/>
    <w:rsid w:val="008E56CE"/>
    <w:rsid w:val="008E5747"/>
    <w:rsid w:val="008E5929"/>
    <w:rsid w:val="008E5C07"/>
    <w:rsid w:val="008E5D01"/>
    <w:rsid w:val="008E66A6"/>
    <w:rsid w:val="008E7E9C"/>
    <w:rsid w:val="008F093F"/>
    <w:rsid w:val="008F19D6"/>
    <w:rsid w:val="008F21F7"/>
    <w:rsid w:val="008F234D"/>
    <w:rsid w:val="008F290F"/>
    <w:rsid w:val="008F29C8"/>
    <w:rsid w:val="008F2C78"/>
    <w:rsid w:val="008F3193"/>
    <w:rsid w:val="008F41DD"/>
    <w:rsid w:val="008F4A1F"/>
    <w:rsid w:val="008F5083"/>
    <w:rsid w:val="008F5A0D"/>
    <w:rsid w:val="008F5BC4"/>
    <w:rsid w:val="008F60FF"/>
    <w:rsid w:val="008F637F"/>
    <w:rsid w:val="008F69E5"/>
    <w:rsid w:val="008F6A83"/>
    <w:rsid w:val="008F6BEA"/>
    <w:rsid w:val="008F724B"/>
    <w:rsid w:val="008F786C"/>
    <w:rsid w:val="008F7999"/>
    <w:rsid w:val="0090024B"/>
    <w:rsid w:val="009006CC"/>
    <w:rsid w:val="00901483"/>
    <w:rsid w:val="00902CA8"/>
    <w:rsid w:val="00902CBC"/>
    <w:rsid w:val="00903EE8"/>
    <w:rsid w:val="00904506"/>
    <w:rsid w:val="00904A37"/>
    <w:rsid w:val="009053C6"/>
    <w:rsid w:val="0090566B"/>
    <w:rsid w:val="009056A3"/>
    <w:rsid w:val="00905A6D"/>
    <w:rsid w:val="00905B36"/>
    <w:rsid w:val="00906054"/>
    <w:rsid w:val="00906301"/>
    <w:rsid w:val="00906B1D"/>
    <w:rsid w:val="009075D8"/>
    <w:rsid w:val="00910BA2"/>
    <w:rsid w:val="009111E3"/>
    <w:rsid w:val="009111EC"/>
    <w:rsid w:val="009118AA"/>
    <w:rsid w:val="00913226"/>
    <w:rsid w:val="009135B1"/>
    <w:rsid w:val="00913ECE"/>
    <w:rsid w:val="0091455E"/>
    <w:rsid w:val="0091500D"/>
    <w:rsid w:val="009153CA"/>
    <w:rsid w:val="00915BA9"/>
    <w:rsid w:val="0091639F"/>
    <w:rsid w:val="0091645A"/>
    <w:rsid w:val="00916491"/>
    <w:rsid w:val="009165AA"/>
    <w:rsid w:val="0091676F"/>
    <w:rsid w:val="00920827"/>
    <w:rsid w:val="00921B7B"/>
    <w:rsid w:val="009239D4"/>
    <w:rsid w:val="00923D4F"/>
    <w:rsid w:val="00923D5A"/>
    <w:rsid w:val="0092423C"/>
    <w:rsid w:val="009246E3"/>
    <w:rsid w:val="00924752"/>
    <w:rsid w:val="0092552D"/>
    <w:rsid w:val="00925E08"/>
    <w:rsid w:val="00926989"/>
    <w:rsid w:val="00926C4F"/>
    <w:rsid w:val="00926D8D"/>
    <w:rsid w:val="00926EB6"/>
    <w:rsid w:val="00926FBD"/>
    <w:rsid w:val="0092772E"/>
    <w:rsid w:val="009279E9"/>
    <w:rsid w:val="00927A02"/>
    <w:rsid w:val="009301FA"/>
    <w:rsid w:val="00930671"/>
    <w:rsid w:val="009307B1"/>
    <w:rsid w:val="00930D71"/>
    <w:rsid w:val="00931945"/>
    <w:rsid w:val="009320AA"/>
    <w:rsid w:val="009320C0"/>
    <w:rsid w:val="009321F4"/>
    <w:rsid w:val="00932333"/>
    <w:rsid w:val="0093270B"/>
    <w:rsid w:val="00932C39"/>
    <w:rsid w:val="00933079"/>
    <w:rsid w:val="009338EF"/>
    <w:rsid w:val="00933AE9"/>
    <w:rsid w:val="00933EDA"/>
    <w:rsid w:val="00934956"/>
    <w:rsid w:val="00934BF7"/>
    <w:rsid w:val="00935C9D"/>
    <w:rsid w:val="009366A0"/>
    <w:rsid w:val="009367D5"/>
    <w:rsid w:val="00937693"/>
    <w:rsid w:val="0093773D"/>
    <w:rsid w:val="00937F6C"/>
    <w:rsid w:val="009402A5"/>
    <w:rsid w:val="00940E0B"/>
    <w:rsid w:val="0094117A"/>
    <w:rsid w:val="0094189C"/>
    <w:rsid w:val="0094241D"/>
    <w:rsid w:val="0094296F"/>
    <w:rsid w:val="00942B98"/>
    <w:rsid w:val="00942BE1"/>
    <w:rsid w:val="00942C84"/>
    <w:rsid w:val="0094301D"/>
    <w:rsid w:val="00943C40"/>
    <w:rsid w:val="00943E57"/>
    <w:rsid w:val="00945084"/>
    <w:rsid w:val="00946307"/>
    <w:rsid w:val="009469C9"/>
    <w:rsid w:val="00947126"/>
    <w:rsid w:val="00947704"/>
    <w:rsid w:val="00950295"/>
    <w:rsid w:val="00950790"/>
    <w:rsid w:val="00950CCE"/>
    <w:rsid w:val="00950F4B"/>
    <w:rsid w:val="009510D9"/>
    <w:rsid w:val="009514B6"/>
    <w:rsid w:val="00951559"/>
    <w:rsid w:val="00952202"/>
    <w:rsid w:val="00952568"/>
    <w:rsid w:val="00953910"/>
    <w:rsid w:val="00953CDB"/>
    <w:rsid w:val="00954706"/>
    <w:rsid w:val="009547B3"/>
    <w:rsid w:val="00954E9D"/>
    <w:rsid w:val="00955342"/>
    <w:rsid w:val="00955653"/>
    <w:rsid w:val="009557C0"/>
    <w:rsid w:val="00955A6A"/>
    <w:rsid w:val="009563DC"/>
    <w:rsid w:val="00956B83"/>
    <w:rsid w:val="00957B9C"/>
    <w:rsid w:val="00957EDD"/>
    <w:rsid w:val="00961376"/>
    <w:rsid w:val="00961D97"/>
    <w:rsid w:val="009624B1"/>
    <w:rsid w:val="00962632"/>
    <w:rsid w:val="00962A18"/>
    <w:rsid w:val="00962E5B"/>
    <w:rsid w:val="009633FB"/>
    <w:rsid w:val="00963966"/>
    <w:rsid w:val="00963DB7"/>
    <w:rsid w:val="00963E92"/>
    <w:rsid w:val="009641BC"/>
    <w:rsid w:val="00964615"/>
    <w:rsid w:val="00964F0A"/>
    <w:rsid w:val="00964F32"/>
    <w:rsid w:val="009650BE"/>
    <w:rsid w:val="009656B0"/>
    <w:rsid w:val="00965B51"/>
    <w:rsid w:val="00965BEC"/>
    <w:rsid w:val="00966540"/>
    <w:rsid w:val="00966B90"/>
    <w:rsid w:val="009671B0"/>
    <w:rsid w:val="00967201"/>
    <w:rsid w:val="00967615"/>
    <w:rsid w:val="009676C2"/>
    <w:rsid w:val="00967F7E"/>
    <w:rsid w:val="009705EF"/>
    <w:rsid w:val="00970C5D"/>
    <w:rsid w:val="009723AB"/>
    <w:rsid w:val="00972779"/>
    <w:rsid w:val="00972B25"/>
    <w:rsid w:val="00972C8B"/>
    <w:rsid w:val="0097359B"/>
    <w:rsid w:val="00973787"/>
    <w:rsid w:val="00974D1E"/>
    <w:rsid w:val="00975456"/>
    <w:rsid w:val="00975727"/>
    <w:rsid w:val="00975F37"/>
    <w:rsid w:val="00975F65"/>
    <w:rsid w:val="009765C3"/>
    <w:rsid w:val="0097742A"/>
    <w:rsid w:val="00980927"/>
    <w:rsid w:val="00980F80"/>
    <w:rsid w:val="00981273"/>
    <w:rsid w:val="0098156E"/>
    <w:rsid w:val="00981959"/>
    <w:rsid w:val="00982762"/>
    <w:rsid w:val="009828A9"/>
    <w:rsid w:val="00982E86"/>
    <w:rsid w:val="009837FA"/>
    <w:rsid w:val="00983DF4"/>
    <w:rsid w:val="0098400E"/>
    <w:rsid w:val="00984BD2"/>
    <w:rsid w:val="00985A9A"/>
    <w:rsid w:val="00985B4F"/>
    <w:rsid w:val="00986BBA"/>
    <w:rsid w:val="009870E7"/>
    <w:rsid w:val="00987717"/>
    <w:rsid w:val="00987A63"/>
    <w:rsid w:val="00987F7F"/>
    <w:rsid w:val="00987FE0"/>
    <w:rsid w:val="009904B4"/>
    <w:rsid w:val="009905D3"/>
    <w:rsid w:val="009917F1"/>
    <w:rsid w:val="00991852"/>
    <w:rsid w:val="00991DDE"/>
    <w:rsid w:val="00992562"/>
    <w:rsid w:val="009929CE"/>
    <w:rsid w:val="00992AFA"/>
    <w:rsid w:val="00992D06"/>
    <w:rsid w:val="00992DEA"/>
    <w:rsid w:val="0099336A"/>
    <w:rsid w:val="00993EC9"/>
    <w:rsid w:val="009944D5"/>
    <w:rsid w:val="00994EE7"/>
    <w:rsid w:val="0099513E"/>
    <w:rsid w:val="0099528E"/>
    <w:rsid w:val="009955AC"/>
    <w:rsid w:val="00995D7E"/>
    <w:rsid w:val="00995FE5"/>
    <w:rsid w:val="00996398"/>
    <w:rsid w:val="00996801"/>
    <w:rsid w:val="00996BFE"/>
    <w:rsid w:val="00997148"/>
    <w:rsid w:val="00997BC1"/>
    <w:rsid w:val="00997C5D"/>
    <w:rsid w:val="00997C9A"/>
    <w:rsid w:val="009A03FF"/>
    <w:rsid w:val="009A0500"/>
    <w:rsid w:val="009A05E6"/>
    <w:rsid w:val="009A07DD"/>
    <w:rsid w:val="009A0AA3"/>
    <w:rsid w:val="009A0BD6"/>
    <w:rsid w:val="009A1066"/>
    <w:rsid w:val="009A22D6"/>
    <w:rsid w:val="009A2595"/>
    <w:rsid w:val="009A26AD"/>
    <w:rsid w:val="009A2B94"/>
    <w:rsid w:val="009A3022"/>
    <w:rsid w:val="009A3179"/>
    <w:rsid w:val="009A3599"/>
    <w:rsid w:val="009A3747"/>
    <w:rsid w:val="009A4183"/>
    <w:rsid w:val="009A47F9"/>
    <w:rsid w:val="009A4BE9"/>
    <w:rsid w:val="009A4CB8"/>
    <w:rsid w:val="009A4FC4"/>
    <w:rsid w:val="009A5406"/>
    <w:rsid w:val="009A5738"/>
    <w:rsid w:val="009A5A0E"/>
    <w:rsid w:val="009A5ADD"/>
    <w:rsid w:val="009A664A"/>
    <w:rsid w:val="009A6D3E"/>
    <w:rsid w:val="009A6F11"/>
    <w:rsid w:val="009A7763"/>
    <w:rsid w:val="009A7C55"/>
    <w:rsid w:val="009A7F59"/>
    <w:rsid w:val="009B0605"/>
    <w:rsid w:val="009B0871"/>
    <w:rsid w:val="009B184F"/>
    <w:rsid w:val="009B2A09"/>
    <w:rsid w:val="009B308B"/>
    <w:rsid w:val="009B33C5"/>
    <w:rsid w:val="009B3839"/>
    <w:rsid w:val="009B3905"/>
    <w:rsid w:val="009B43D5"/>
    <w:rsid w:val="009B462F"/>
    <w:rsid w:val="009B472A"/>
    <w:rsid w:val="009B4C8D"/>
    <w:rsid w:val="009B5049"/>
    <w:rsid w:val="009B5555"/>
    <w:rsid w:val="009B55D5"/>
    <w:rsid w:val="009B5AF9"/>
    <w:rsid w:val="009B5F0A"/>
    <w:rsid w:val="009B60E9"/>
    <w:rsid w:val="009B64CF"/>
    <w:rsid w:val="009B6629"/>
    <w:rsid w:val="009B687D"/>
    <w:rsid w:val="009B6C63"/>
    <w:rsid w:val="009B6CF4"/>
    <w:rsid w:val="009B7129"/>
    <w:rsid w:val="009C0591"/>
    <w:rsid w:val="009C0A21"/>
    <w:rsid w:val="009C0B88"/>
    <w:rsid w:val="009C10C7"/>
    <w:rsid w:val="009C1FBB"/>
    <w:rsid w:val="009C2B6C"/>
    <w:rsid w:val="009C31B6"/>
    <w:rsid w:val="009C3227"/>
    <w:rsid w:val="009C36A5"/>
    <w:rsid w:val="009C3940"/>
    <w:rsid w:val="009C395A"/>
    <w:rsid w:val="009C3BDF"/>
    <w:rsid w:val="009C3C9D"/>
    <w:rsid w:val="009C4010"/>
    <w:rsid w:val="009C4075"/>
    <w:rsid w:val="009C45E1"/>
    <w:rsid w:val="009C4A7A"/>
    <w:rsid w:val="009C504C"/>
    <w:rsid w:val="009C75A8"/>
    <w:rsid w:val="009C781C"/>
    <w:rsid w:val="009C7935"/>
    <w:rsid w:val="009D035A"/>
    <w:rsid w:val="009D107E"/>
    <w:rsid w:val="009D1131"/>
    <w:rsid w:val="009D2441"/>
    <w:rsid w:val="009D29BB"/>
    <w:rsid w:val="009D2D53"/>
    <w:rsid w:val="009D35AF"/>
    <w:rsid w:val="009D35DC"/>
    <w:rsid w:val="009D3A14"/>
    <w:rsid w:val="009D3BA0"/>
    <w:rsid w:val="009D3D80"/>
    <w:rsid w:val="009D425C"/>
    <w:rsid w:val="009D5416"/>
    <w:rsid w:val="009D55BF"/>
    <w:rsid w:val="009D57F3"/>
    <w:rsid w:val="009D59FC"/>
    <w:rsid w:val="009D5E81"/>
    <w:rsid w:val="009D5F1C"/>
    <w:rsid w:val="009D7718"/>
    <w:rsid w:val="009D77F1"/>
    <w:rsid w:val="009D78D5"/>
    <w:rsid w:val="009D7B49"/>
    <w:rsid w:val="009D7BCE"/>
    <w:rsid w:val="009D7E6A"/>
    <w:rsid w:val="009E00AE"/>
    <w:rsid w:val="009E021C"/>
    <w:rsid w:val="009E0350"/>
    <w:rsid w:val="009E0B71"/>
    <w:rsid w:val="009E112D"/>
    <w:rsid w:val="009E15DF"/>
    <w:rsid w:val="009E17EA"/>
    <w:rsid w:val="009E192E"/>
    <w:rsid w:val="009E3C87"/>
    <w:rsid w:val="009E3D0B"/>
    <w:rsid w:val="009E3E7E"/>
    <w:rsid w:val="009E6761"/>
    <w:rsid w:val="009E67DF"/>
    <w:rsid w:val="009E6B59"/>
    <w:rsid w:val="009E6CFF"/>
    <w:rsid w:val="009E7B37"/>
    <w:rsid w:val="009E7C0F"/>
    <w:rsid w:val="009F0343"/>
    <w:rsid w:val="009F0433"/>
    <w:rsid w:val="009F0E74"/>
    <w:rsid w:val="009F0F09"/>
    <w:rsid w:val="009F1B55"/>
    <w:rsid w:val="009F25A1"/>
    <w:rsid w:val="009F2605"/>
    <w:rsid w:val="009F2770"/>
    <w:rsid w:val="009F2BA0"/>
    <w:rsid w:val="009F2C83"/>
    <w:rsid w:val="009F302A"/>
    <w:rsid w:val="009F31B0"/>
    <w:rsid w:val="009F38B7"/>
    <w:rsid w:val="009F39A3"/>
    <w:rsid w:val="009F47B7"/>
    <w:rsid w:val="009F541C"/>
    <w:rsid w:val="009F5AC1"/>
    <w:rsid w:val="009F5E5B"/>
    <w:rsid w:val="009F5E68"/>
    <w:rsid w:val="009F612D"/>
    <w:rsid w:val="009F6329"/>
    <w:rsid w:val="009F64B3"/>
    <w:rsid w:val="009F71BA"/>
    <w:rsid w:val="009F77A0"/>
    <w:rsid w:val="009F7E10"/>
    <w:rsid w:val="00A00444"/>
    <w:rsid w:val="00A00672"/>
    <w:rsid w:val="00A00A97"/>
    <w:rsid w:val="00A00D74"/>
    <w:rsid w:val="00A00E38"/>
    <w:rsid w:val="00A00E75"/>
    <w:rsid w:val="00A00FCC"/>
    <w:rsid w:val="00A02281"/>
    <w:rsid w:val="00A02655"/>
    <w:rsid w:val="00A02CC4"/>
    <w:rsid w:val="00A02EB8"/>
    <w:rsid w:val="00A03A6E"/>
    <w:rsid w:val="00A03E31"/>
    <w:rsid w:val="00A048F4"/>
    <w:rsid w:val="00A05390"/>
    <w:rsid w:val="00A05725"/>
    <w:rsid w:val="00A059D9"/>
    <w:rsid w:val="00A05BDA"/>
    <w:rsid w:val="00A0664C"/>
    <w:rsid w:val="00A066CE"/>
    <w:rsid w:val="00A06BF5"/>
    <w:rsid w:val="00A06CF7"/>
    <w:rsid w:val="00A06DBF"/>
    <w:rsid w:val="00A06F18"/>
    <w:rsid w:val="00A07016"/>
    <w:rsid w:val="00A07BC0"/>
    <w:rsid w:val="00A07E27"/>
    <w:rsid w:val="00A1020B"/>
    <w:rsid w:val="00A10776"/>
    <w:rsid w:val="00A117BD"/>
    <w:rsid w:val="00A11854"/>
    <w:rsid w:val="00A11B25"/>
    <w:rsid w:val="00A11B34"/>
    <w:rsid w:val="00A11D4A"/>
    <w:rsid w:val="00A12956"/>
    <w:rsid w:val="00A13226"/>
    <w:rsid w:val="00A13BC4"/>
    <w:rsid w:val="00A13FF5"/>
    <w:rsid w:val="00A14798"/>
    <w:rsid w:val="00A14910"/>
    <w:rsid w:val="00A14BF8"/>
    <w:rsid w:val="00A15036"/>
    <w:rsid w:val="00A15123"/>
    <w:rsid w:val="00A15781"/>
    <w:rsid w:val="00A15A68"/>
    <w:rsid w:val="00A15BA5"/>
    <w:rsid w:val="00A15C4B"/>
    <w:rsid w:val="00A167A8"/>
    <w:rsid w:val="00A16DB7"/>
    <w:rsid w:val="00A16E33"/>
    <w:rsid w:val="00A174BA"/>
    <w:rsid w:val="00A17A30"/>
    <w:rsid w:val="00A17A6E"/>
    <w:rsid w:val="00A20006"/>
    <w:rsid w:val="00A20197"/>
    <w:rsid w:val="00A20214"/>
    <w:rsid w:val="00A2113A"/>
    <w:rsid w:val="00A21796"/>
    <w:rsid w:val="00A22304"/>
    <w:rsid w:val="00A22489"/>
    <w:rsid w:val="00A23A83"/>
    <w:rsid w:val="00A23DB7"/>
    <w:rsid w:val="00A23F9C"/>
    <w:rsid w:val="00A25D26"/>
    <w:rsid w:val="00A2672B"/>
    <w:rsid w:val="00A26DB2"/>
    <w:rsid w:val="00A2733B"/>
    <w:rsid w:val="00A275FF"/>
    <w:rsid w:val="00A277AC"/>
    <w:rsid w:val="00A277AD"/>
    <w:rsid w:val="00A27C1D"/>
    <w:rsid w:val="00A30052"/>
    <w:rsid w:val="00A30149"/>
    <w:rsid w:val="00A30556"/>
    <w:rsid w:val="00A308D2"/>
    <w:rsid w:val="00A3091D"/>
    <w:rsid w:val="00A30D3D"/>
    <w:rsid w:val="00A31766"/>
    <w:rsid w:val="00A31A2B"/>
    <w:rsid w:val="00A323AE"/>
    <w:rsid w:val="00A327F9"/>
    <w:rsid w:val="00A32CA2"/>
    <w:rsid w:val="00A32D45"/>
    <w:rsid w:val="00A331CE"/>
    <w:rsid w:val="00A333DB"/>
    <w:rsid w:val="00A338B4"/>
    <w:rsid w:val="00A33C25"/>
    <w:rsid w:val="00A33F9B"/>
    <w:rsid w:val="00A34007"/>
    <w:rsid w:val="00A341A2"/>
    <w:rsid w:val="00A342F8"/>
    <w:rsid w:val="00A34930"/>
    <w:rsid w:val="00A34A67"/>
    <w:rsid w:val="00A3559C"/>
    <w:rsid w:val="00A365A0"/>
    <w:rsid w:val="00A367C8"/>
    <w:rsid w:val="00A36C97"/>
    <w:rsid w:val="00A36FAC"/>
    <w:rsid w:val="00A37398"/>
    <w:rsid w:val="00A375D8"/>
    <w:rsid w:val="00A40914"/>
    <w:rsid w:val="00A41D0A"/>
    <w:rsid w:val="00A41F23"/>
    <w:rsid w:val="00A42503"/>
    <w:rsid w:val="00A425E8"/>
    <w:rsid w:val="00A425EC"/>
    <w:rsid w:val="00A42EF7"/>
    <w:rsid w:val="00A4354B"/>
    <w:rsid w:val="00A44B98"/>
    <w:rsid w:val="00A45631"/>
    <w:rsid w:val="00A45DCF"/>
    <w:rsid w:val="00A46515"/>
    <w:rsid w:val="00A4655D"/>
    <w:rsid w:val="00A476D1"/>
    <w:rsid w:val="00A47AE8"/>
    <w:rsid w:val="00A50641"/>
    <w:rsid w:val="00A50749"/>
    <w:rsid w:val="00A50E51"/>
    <w:rsid w:val="00A51160"/>
    <w:rsid w:val="00A51B1D"/>
    <w:rsid w:val="00A5201D"/>
    <w:rsid w:val="00A52867"/>
    <w:rsid w:val="00A528E2"/>
    <w:rsid w:val="00A52E68"/>
    <w:rsid w:val="00A534B6"/>
    <w:rsid w:val="00A548A6"/>
    <w:rsid w:val="00A54AA0"/>
    <w:rsid w:val="00A54B63"/>
    <w:rsid w:val="00A54C64"/>
    <w:rsid w:val="00A553DE"/>
    <w:rsid w:val="00A55AA1"/>
    <w:rsid w:val="00A55AB4"/>
    <w:rsid w:val="00A55D1D"/>
    <w:rsid w:val="00A55F6F"/>
    <w:rsid w:val="00A561AA"/>
    <w:rsid w:val="00A562E3"/>
    <w:rsid w:val="00A569DE"/>
    <w:rsid w:val="00A56F7F"/>
    <w:rsid w:val="00A57302"/>
    <w:rsid w:val="00A578B4"/>
    <w:rsid w:val="00A60868"/>
    <w:rsid w:val="00A61A0A"/>
    <w:rsid w:val="00A6204D"/>
    <w:rsid w:val="00A625FA"/>
    <w:rsid w:val="00A628CD"/>
    <w:rsid w:val="00A63019"/>
    <w:rsid w:val="00A634FA"/>
    <w:rsid w:val="00A63A7F"/>
    <w:rsid w:val="00A646E8"/>
    <w:rsid w:val="00A64CD8"/>
    <w:rsid w:val="00A64E5E"/>
    <w:rsid w:val="00A655B0"/>
    <w:rsid w:val="00A65DD1"/>
    <w:rsid w:val="00A67560"/>
    <w:rsid w:val="00A67849"/>
    <w:rsid w:val="00A67E3D"/>
    <w:rsid w:val="00A70931"/>
    <w:rsid w:val="00A7095C"/>
    <w:rsid w:val="00A70C50"/>
    <w:rsid w:val="00A71888"/>
    <w:rsid w:val="00A718DF"/>
    <w:rsid w:val="00A71A1B"/>
    <w:rsid w:val="00A72298"/>
    <w:rsid w:val="00A7237F"/>
    <w:rsid w:val="00A733A9"/>
    <w:rsid w:val="00A733EE"/>
    <w:rsid w:val="00A73534"/>
    <w:rsid w:val="00A73A4B"/>
    <w:rsid w:val="00A74E24"/>
    <w:rsid w:val="00A75225"/>
    <w:rsid w:val="00A75CA0"/>
    <w:rsid w:val="00A76102"/>
    <w:rsid w:val="00A76534"/>
    <w:rsid w:val="00A771BA"/>
    <w:rsid w:val="00A775BD"/>
    <w:rsid w:val="00A809A3"/>
    <w:rsid w:val="00A81082"/>
    <w:rsid w:val="00A810EB"/>
    <w:rsid w:val="00A819B4"/>
    <w:rsid w:val="00A8208B"/>
    <w:rsid w:val="00A82A3C"/>
    <w:rsid w:val="00A835DC"/>
    <w:rsid w:val="00A84255"/>
    <w:rsid w:val="00A84558"/>
    <w:rsid w:val="00A848B9"/>
    <w:rsid w:val="00A84992"/>
    <w:rsid w:val="00A84D68"/>
    <w:rsid w:val="00A84D9B"/>
    <w:rsid w:val="00A85A96"/>
    <w:rsid w:val="00A85AE4"/>
    <w:rsid w:val="00A864D0"/>
    <w:rsid w:val="00A87BCB"/>
    <w:rsid w:val="00A87D23"/>
    <w:rsid w:val="00A918C9"/>
    <w:rsid w:val="00A92E65"/>
    <w:rsid w:val="00A92F2F"/>
    <w:rsid w:val="00A93152"/>
    <w:rsid w:val="00A934FF"/>
    <w:rsid w:val="00A9367D"/>
    <w:rsid w:val="00A93C37"/>
    <w:rsid w:val="00A94656"/>
    <w:rsid w:val="00A9540F"/>
    <w:rsid w:val="00A9545C"/>
    <w:rsid w:val="00A964DA"/>
    <w:rsid w:val="00A96EFA"/>
    <w:rsid w:val="00A9720D"/>
    <w:rsid w:val="00A97D19"/>
    <w:rsid w:val="00AA0800"/>
    <w:rsid w:val="00AA0DC4"/>
    <w:rsid w:val="00AA0E79"/>
    <w:rsid w:val="00AA0F2E"/>
    <w:rsid w:val="00AA15DD"/>
    <w:rsid w:val="00AA1A62"/>
    <w:rsid w:val="00AA1E7C"/>
    <w:rsid w:val="00AA286B"/>
    <w:rsid w:val="00AA2B5A"/>
    <w:rsid w:val="00AA353F"/>
    <w:rsid w:val="00AA4365"/>
    <w:rsid w:val="00AA4F9E"/>
    <w:rsid w:val="00AA527E"/>
    <w:rsid w:val="00AA5BC6"/>
    <w:rsid w:val="00AA5E56"/>
    <w:rsid w:val="00AA5EB6"/>
    <w:rsid w:val="00AA6218"/>
    <w:rsid w:val="00AA6407"/>
    <w:rsid w:val="00AA6C6F"/>
    <w:rsid w:val="00AA7DFF"/>
    <w:rsid w:val="00AA7F3F"/>
    <w:rsid w:val="00AB020F"/>
    <w:rsid w:val="00AB083C"/>
    <w:rsid w:val="00AB089D"/>
    <w:rsid w:val="00AB0AFA"/>
    <w:rsid w:val="00AB0B31"/>
    <w:rsid w:val="00AB0CFF"/>
    <w:rsid w:val="00AB10BB"/>
    <w:rsid w:val="00AB1116"/>
    <w:rsid w:val="00AB11A5"/>
    <w:rsid w:val="00AB2821"/>
    <w:rsid w:val="00AB3005"/>
    <w:rsid w:val="00AB3374"/>
    <w:rsid w:val="00AB3DD8"/>
    <w:rsid w:val="00AB4306"/>
    <w:rsid w:val="00AB47D2"/>
    <w:rsid w:val="00AB4CA9"/>
    <w:rsid w:val="00AB57CA"/>
    <w:rsid w:val="00AB6E27"/>
    <w:rsid w:val="00AB766D"/>
    <w:rsid w:val="00AB7B95"/>
    <w:rsid w:val="00AB7C78"/>
    <w:rsid w:val="00AB7ECA"/>
    <w:rsid w:val="00AC0AB4"/>
    <w:rsid w:val="00AC0E7A"/>
    <w:rsid w:val="00AC2225"/>
    <w:rsid w:val="00AC2227"/>
    <w:rsid w:val="00AC2606"/>
    <w:rsid w:val="00AC2811"/>
    <w:rsid w:val="00AC28AF"/>
    <w:rsid w:val="00AC2C5A"/>
    <w:rsid w:val="00AC2E95"/>
    <w:rsid w:val="00AC3001"/>
    <w:rsid w:val="00AC3844"/>
    <w:rsid w:val="00AC38AF"/>
    <w:rsid w:val="00AC42B2"/>
    <w:rsid w:val="00AC4575"/>
    <w:rsid w:val="00AC4D15"/>
    <w:rsid w:val="00AC5078"/>
    <w:rsid w:val="00AC50C2"/>
    <w:rsid w:val="00AC51C0"/>
    <w:rsid w:val="00AC5C6F"/>
    <w:rsid w:val="00AC69DD"/>
    <w:rsid w:val="00AC6E29"/>
    <w:rsid w:val="00AC74C0"/>
    <w:rsid w:val="00AC7B11"/>
    <w:rsid w:val="00AD0128"/>
    <w:rsid w:val="00AD069F"/>
    <w:rsid w:val="00AD085D"/>
    <w:rsid w:val="00AD08EC"/>
    <w:rsid w:val="00AD0F63"/>
    <w:rsid w:val="00AD1026"/>
    <w:rsid w:val="00AD153F"/>
    <w:rsid w:val="00AD20B8"/>
    <w:rsid w:val="00AD2707"/>
    <w:rsid w:val="00AD2AD7"/>
    <w:rsid w:val="00AD2FEE"/>
    <w:rsid w:val="00AD3273"/>
    <w:rsid w:val="00AD3814"/>
    <w:rsid w:val="00AD4173"/>
    <w:rsid w:val="00AD455F"/>
    <w:rsid w:val="00AD4A5A"/>
    <w:rsid w:val="00AD4CB8"/>
    <w:rsid w:val="00AD4E1F"/>
    <w:rsid w:val="00AD52C2"/>
    <w:rsid w:val="00AD5F5A"/>
    <w:rsid w:val="00AD6295"/>
    <w:rsid w:val="00AD62C0"/>
    <w:rsid w:val="00AD6686"/>
    <w:rsid w:val="00AD6E91"/>
    <w:rsid w:val="00AD706C"/>
    <w:rsid w:val="00AD74FA"/>
    <w:rsid w:val="00AE0B36"/>
    <w:rsid w:val="00AE0D54"/>
    <w:rsid w:val="00AE14E9"/>
    <w:rsid w:val="00AE1C20"/>
    <w:rsid w:val="00AE223B"/>
    <w:rsid w:val="00AE3903"/>
    <w:rsid w:val="00AE3B5C"/>
    <w:rsid w:val="00AE40C9"/>
    <w:rsid w:val="00AE42CB"/>
    <w:rsid w:val="00AE4862"/>
    <w:rsid w:val="00AE48B6"/>
    <w:rsid w:val="00AE48E6"/>
    <w:rsid w:val="00AE4D4A"/>
    <w:rsid w:val="00AE5457"/>
    <w:rsid w:val="00AE5708"/>
    <w:rsid w:val="00AE5CB3"/>
    <w:rsid w:val="00AE6192"/>
    <w:rsid w:val="00AE62D5"/>
    <w:rsid w:val="00AE66D5"/>
    <w:rsid w:val="00AE6720"/>
    <w:rsid w:val="00AE67B0"/>
    <w:rsid w:val="00AE6AF0"/>
    <w:rsid w:val="00AE7D4A"/>
    <w:rsid w:val="00AE7F68"/>
    <w:rsid w:val="00AF087C"/>
    <w:rsid w:val="00AF0DB9"/>
    <w:rsid w:val="00AF0FD1"/>
    <w:rsid w:val="00AF193F"/>
    <w:rsid w:val="00AF1F67"/>
    <w:rsid w:val="00AF23FF"/>
    <w:rsid w:val="00AF24FD"/>
    <w:rsid w:val="00AF269A"/>
    <w:rsid w:val="00AF2A40"/>
    <w:rsid w:val="00AF2C03"/>
    <w:rsid w:val="00AF5045"/>
    <w:rsid w:val="00AF6342"/>
    <w:rsid w:val="00AF6522"/>
    <w:rsid w:val="00AF68B1"/>
    <w:rsid w:val="00AF69E3"/>
    <w:rsid w:val="00AF722A"/>
    <w:rsid w:val="00AF7550"/>
    <w:rsid w:val="00B00BF9"/>
    <w:rsid w:val="00B019C7"/>
    <w:rsid w:val="00B01A35"/>
    <w:rsid w:val="00B025EC"/>
    <w:rsid w:val="00B02DD8"/>
    <w:rsid w:val="00B032C4"/>
    <w:rsid w:val="00B03BF0"/>
    <w:rsid w:val="00B03CE9"/>
    <w:rsid w:val="00B04077"/>
    <w:rsid w:val="00B04217"/>
    <w:rsid w:val="00B04B75"/>
    <w:rsid w:val="00B04DB5"/>
    <w:rsid w:val="00B05393"/>
    <w:rsid w:val="00B05B24"/>
    <w:rsid w:val="00B05D7C"/>
    <w:rsid w:val="00B0682A"/>
    <w:rsid w:val="00B06F25"/>
    <w:rsid w:val="00B076BC"/>
    <w:rsid w:val="00B07802"/>
    <w:rsid w:val="00B1062D"/>
    <w:rsid w:val="00B10CAA"/>
    <w:rsid w:val="00B10D20"/>
    <w:rsid w:val="00B11086"/>
    <w:rsid w:val="00B11283"/>
    <w:rsid w:val="00B11992"/>
    <w:rsid w:val="00B11B21"/>
    <w:rsid w:val="00B11E10"/>
    <w:rsid w:val="00B12B59"/>
    <w:rsid w:val="00B13343"/>
    <w:rsid w:val="00B136CC"/>
    <w:rsid w:val="00B13790"/>
    <w:rsid w:val="00B13A10"/>
    <w:rsid w:val="00B13BFC"/>
    <w:rsid w:val="00B1412B"/>
    <w:rsid w:val="00B1460D"/>
    <w:rsid w:val="00B148CC"/>
    <w:rsid w:val="00B14FA8"/>
    <w:rsid w:val="00B150CA"/>
    <w:rsid w:val="00B156D3"/>
    <w:rsid w:val="00B15ACD"/>
    <w:rsid w:val="00B15F37"/>
    <w:rsid w:val="00B16052"/>
    <w:rsid w:val="00B169DC"/>
    <w:rsid w:val="00B21142"/>
    <w:rsid w:val="00B214DD"/>
    <w:rsid w:val="00B21D8B"/>
    <w:rsid w:val="00B221E3"/>
    <w:rsid w:val="00B22222"/>
    <w:rsid w:val="00B223B4"/>
    <w:rsid w:val="00B225E6"/>
    <w:rsid w:val="00B2290E"/>
    <w:rsid w:val="00B22B82"/>
    <w:rsid w:val="00B23365"/>
    <w:rsid w:val="00B23DF5"/>
    <w:rsid w:val="00B23FF8"/>
    <w:rsid w:val="00B24BFD"/>
    <w:rsid w:val="00B250B7"/>
    <w:rsid w:val="00B26F5F"/>
    <w:rsid w:val="00B27508"/>
    <w:rsid w:val="00B27645"/>
    <w:rsid w:val="00B3020A"/>
    <w:rsid w:val="00B303B4"/>
    <w:rsid w:val="00B30B7F"/>
    <w:rsid w:val="00B30C5C"/>
    <w:rsid w:val="00B31825"/>
    <w:rsid w:val="00B31BD1"/>
    <w:rsid w:val="00B31C0F"/>
    <w:rsid w:val="00B323C8"/>
    <w:rsid w:val="00B32E63"/>
    <w:rsid w:val="00B33579"/>
    <w:rsid w:val="00B33746"/>
    <w:rsid w:val="00B345B4"/>
    <w:rsid w:val="00B3462F"/>
    <w:rsid w:val="00B35425"/>
    <w:rsid w:val="00B3586F"/>
    <w:rsid w:val="00B358F9"/>
    <w:rsid w:val="00B359B0"/>
    <w:rsid w:val="00B359C5"/>
    <w:rsid w:val="00B36C4D"/>
    <w:rsid w:val="00B371A0"/>
    <w:rsid w:val="00B37832"/>
    <w:rsid w:val="00B410D4"/>
    <w:rsid w:val="00B415EE"/>
    <w:rsid w:val="00B4190C"/>
    <w:rsid w:val="00B42663"/>
    <w:rsid w:val="00B42C46"/>
    <w:rsid w:val="00B42D84"/>
    <w:rsid w:val="00B43EBC"/>
    <w:rsid w:val="00B44246"/>
    <w:rsid w:val="00B446FD"/>
    <w:rsid w:val="00B44A46"/>
    <w:rsid w:val="00B44D68"/>
    <w:rsid w:val="00B46172"/>
    <w:rsid w:val="00B4645D"/>
    <w:rsid w:val="00B47A31"/>
    <w:rsid w:val="00B47C89"/>
    <w:rsid w:val="00B50130"/>
    <w:rsid w:val="00B5034B"/>
    <w:rsid w:val="00B5065E"/>
    <w:rsid w:val="00B51A6D"/>
    <w:rsid w:val="00B5206D"/>
    <w:rsid w:val="00B53176"/>
    <w:rsid w:val="00B5422C"/>
    <w:rsid w:val="00B549A4"/>
    <w:rsid w:val="00B54FF2"/>
    <w:rsid w:val="00B56846"/>
    <w:rsid w:val="00B569FA"/>
    <w:rsid w:val="00B56C85"/>
    <w:rsid w:val="00B56CC5"/>
    <w:rsid w:val="00B570ED"/>
    <w:rsid w:val="00B57A3E"/>
    <w:rsid w:val="00B60080"/>
    <w:rsid w:val="00B607FA"/>
    <w:rsid w:val="00B610D7"/>
    <w:rsid w:val="00B615A7"/>
    <w:rsid w:val="00B6217D"/>
    <w:rsid w:val="00B625F2"/>
    <w:rsid w:val="00B62AA9"/>
    <w:rsid w:val="00B62B74"/>
    <w:rsid w:val="00B62C07"/>
    <w:rsid w:val="00B6367D"/>
    <w:rsid w:val="00B63D12"/>
    <w:rsid w:val="00B64986"/>
    <w:rsid w:val="00B64B08"/>
    <w:rsid w:val="00B64EDA"/>
    <w:rsid w:val="00B65066"/>
    <w:rsid w:val="00B65703"/>
    <w:rsid w:val="00B66350"/>
    <w:rsid w:val="00B66688"/>
    <w:rsid w:val="00B66BB1"/>
    <w:rsid w:val="00B67500"/>
    <w:rsid w:val="00B675EF"/>
    <w:rsid w:val="00B677D9"/>
    <w:rsid w:val="00B67951"/>
    <w:rsid w:val="00B70352"/>
    <w:rsid w:val="00B70743"/>
    <w:rsid w:val="00B70E4A"/>
    <w:rsid w:val="00B713C1"/>
    <w:rsid w:val="00B7189B"/>
    <w:rsid w:val="00B7226C"/>
    <w:rsid w:val="00B7261A"/>
    <w:rsid w:val="00B729F4"/>
    <w:rsid w:val="00B72AFA"/>
    <w:rsid w:val="00B72C0C"/>
    <w:rsid w:val="00B74666"/>
    <w:rsid w:val="00B764AF"/>
    <w:rsid w:val="00B7698F"/>
    <w:rsid w:val="00B76A77"/>
    <w:rsid w:val="00B76C01"/>
    <w:rsid w:val="00B770CB"/>
    <w:rsid w:val="00B773D2"/>
    <w:rsid w:val="00B7775D"/>
    <w:rsid w:val="00B77BF7"/>
    <w:rsid w:val="00B77DAA"/>
    <w:rsid w:val="00B81461"/>
    <w:rsid w:val="00B81916"/>
    <w:rsid w:val="00B82043"/>
    <w:rsid w:val="00B82758"/>
    <w:rsid w:val="00B82EEC"/>
    <w:rsid w:val="00B8342B"/>
    <w:rsid w:val="00B834E3"/>
    <w:rsid w:val="00B83688"/>
    <w:rsid w:val="00B83B3D"/>
    <w:rsid w:val="00B842C8"/>
    <w:rsid w:val="00B8460E"/>
    <w:rsid w:val="00B84CD2"/>
    <w:rsid w:val="00B85A3E"/>
    <w:rsid w:val="00B86D36"/>
    <w:rsid w:val="00B8737B"/>
    <w:rsid w:val="00B87754"/>
    <w:rsid w:val="00B87D3C"/>
    <w:rsid w:val="00B87F46"/>
    <w:rsid w:val="00B90732"/>
    <w:rsid w:val="00B90B4C"/>
    <w:rsid w:val="00B91255"/>
    <w:rsid w:val="00B9128F"/>
    <w:rsid w:val="00B912C3"/>
    <w:rsid w:val="00B912EB"/>
    <w:rsid w:val="00B91744"/>
    <w:rsid w:val="00B91767"/>
    <w:rsid w:val="00B91DC2"/>
    <w:rsid w:val="00B92674"/>
    <w:rsid w:val="00B92A71"/>
    <w:rsid w:val="00B92F29"/>
    <w:rsid w:val="00B933A4"/>
    <w:rsid w:val="00B93862"/>
    <w:rsid w:val="00B9386D"/>
    <w:rsid w:val="00B938FE"/>
    <w:rsid w:val="00B93C20"/>
    <w:rsid w:val="00B959DC"/>
    <w:rsid w:val="00B961A5"/>
    <w:rsid w:val="00B96D9A"/>
    <w:rsid w:val="00B972E4"/>
    <w:rsid w:val="00B97F5A"/>
    <w:rsid w:val="00BA070B"/>
    <w:rsid w:val="00BA0A54"/>
    <w:rsid w:val="00BA0B43"/>
    <w:rsid w:val="00BA109A"/>
    <w:rsid w:val="00BA10BD"/>
    <w:rsid w:val="00BA13F6"/>
    <w:rsid w:val="00BA1690"/>
    <w:rsid w:val="00BA1793"/>
    <w:rsid w:val="00BA1BA9"/>
    <w:rsid w:val="00BA1BD8"/>
    <w:rsid w:val="00BA276E"/>
    <w:rsid w:val="00BA45B5"/>
    <w:rsid w:val="00BA541B"/>
    <w:rsid w:val="00BA54FB"/>
    <w:rsid w:val="00BA5AEE"/>
    <w:rsid w:val="00BA69E4"/>
    <w:rsid w:val="00BA6CE9"/>
    <w:rsid w:val="00BA7659"/>
    <w:rsid w:val="00BA7A82"/>
    <w:rsid w:val="00BB00AE"/>
    <w:rsid w:val="00BB0F1D"/>
    <w:rsid w:val="00BB13AB"/>
    <w:rsid w:val="00BB1643"/>
    <w:rsid w:val="00BB2012"/>
    <w:rsid w:val="00BB2066"/>
    <w:rsid w:val="00BB2A0A"/>
    <w:rsid w:val="00BB2CD7"/>
    <w:rsid w:val="00BB31E2"/>
    <w:rsid w:val="00BB3F2E"/>
    <w:rsid w:val="00BB43C8"/>
    <w:rsid w:val="00BB4444"/>
    <w:rsid w:val="00BB482F"/>
    <w:rsid w:val="00BB4A81"/>
    <w:rsid w:val="00BB4DE0"/>
    <w:rsid w:val="00BB50D2"/>
    <w:rsid w:val="00BB51E1"/>
    <w:rsid w:val="00BB53A8"/>
    <w:rsid w:val="00BB55E5"/>
    <w:rsid w:val="00BB56B5"/>
    <w:rsid w:val="00BB5D09"/>
    <w:rsid w:val="00BB6FCC"/>
    <w:rsid w:val="00BB7B41"/>
    <w:rsid w:val="00BB7FEA"/>
    <w:rsid w:val="00BC024A"/>
    <w:rsid w:val="00BC072E"/>
    <w:rsid w:val="00BC11E0"/>
    <w:rsid w:val="00BC165C"/>
    <w:rsid w:val="00BC1D8E"/>
    <w:rsid w:val="00BC1DA8"/>
    <w:rsid w:val="00BC1EA8"/>
    <w:rsid w:val="00BC24B6"/>
    <w:rsid w:val="00BC28EA"/>
    <w:rsid w:val="00BC29F0"/>
    <w:rsid w:val="00BC2BC8"/>
    <w:rsid w:val="00BC38F6"/>
    <w:rsid w:val="00BC5000"/>
    <w:rsid w:val="00BC53E3"/>
    <w:rsid w:val="00BC56E4"/>
    <w:rsid w:val="00BC5751"/>
    <w:rsid w:val="00BC5ADA"/>
    <w:rsid w:val="00BC62D9"/>
    <w:rsid w:val="00BC66F1"/>
    <w:rsid w:val="00BC7505"/>
    <w:rsid w:val="00BD0088"/>
    <w:rsid w:val="00BD063C"/>
    <w:rsid w:val="00BD0891"/>
    <w:rsid w:val="00BD08F3"/>
    <w:rsid w:val="00BD1A0F"/>
    <w:rsid w:val="00BD1BAC"/>
    <w:rsid w:val="00BD1E56"/>
    <w:rsid w:val="00BD20C3"/>
    <w:rsid w:val="00BD234C"/>
    <w:rsid w:val="00BD2B04"/>
    <w:rsid w:val="00BD2B13"/>
    <w:rsid w:val="00BD2B20"/>
    <w:rsid w:val="00BD2C2C"/>
    <w:rsid w:val="00BD2CB7"/>
    <w:rsid w:val="00BD3C6A"/>
    <w:rsid w:val="00BD40F7"/>
    <w:rsid w:val="00BD44C8"/>
    <w:rsid w:val="00BD48E5"/>
    <w:rsid w:val="00BD4B85"/>
    <w:rsid w:val="00BD5321"/>
    <w:rsid w:val="00BD5A0D"/>
    <w:rsid w:val="00BD5DCF"/>
    <w:rsid w:val="00BD6094"/>
    <w:rsid w:val="00BD618B"/>
    <w:rsid w:val="00BD6353"/>
    <w:rsid w:val="00BD63E2"/>
    <w:rsid w:val="00BD6B89"/>
    <w:rsid w:val="00BD7402"/>
    <w:rsid w:val="00BE091F"/>
    <w:rsid w:val="00BE0D9C"/>
    <w:rsid w:val="00BE1589"/>
    <w:rsid w:val="00BE15AC"/>
    <w:rsid w:val="00BE1EE7"/>
    <w:rsid w:val="00BE2964"/>
    <w:rsid w:val="00BE317E"/>
    <w:rsid w:val="00BE3BEB"/>
    <w:rsid w:val="00BE3D0F"/>
    <w:rsid w:val="00BE3DA9"/>
    <w:rsid w:val="00BE446D"/>
    <w:rsid w:val="00BE4967"/>
    <w:rsid w:val="00BE4EA8"/>
    <w:rsid w:val="00BE5FE2"/>
    <w:rsid w:val="00BE6299"/>
    <w:rsid w:val="00BE755E"/>
    <w:rsid w:val="00BE7578"/>
    <w:rsid w:val="00BE78FD"/>
    <w:rsid w:val="00BE7B32"/>
    <w:rsid w:val="00BF0A15"/>
    <w:rsid w:val="00BF0DBF"/>
    <w:rsid w:val="00BF1233"/>
    <w:rsid w:val="00BF1912"/>
    <w:rsid w:val="00BF1F00"/>
    <w:rsid w:val="00BF1F53"/>
    <w:rsid w:val="00BF222F"/>
    <w:rsid w:val="00BF2B22"/>
    <w:rsid w:val="00BF30C9"/>
    <w:rsid w:val="00BF4574"/>
    <w:rsid w:val="00BF526E"/>
    <w:rsid w:val="00BF5600"/>
    <w:rsid w:val="00BF5AF1"/>
    <w:rsid w:val="00BF5B81"/>
    <w:rsid w:val="00BF5CD1"/>
    <w:rsid w:val="00BF72D9"/>
    <w:rsid w:val="00BF76D1"/>
    <w:rsid w:val="00BF78B5"/>
    <w:rsid w:val="00C008AE"/>
    <w:rsid w:val="00C00937"/>
    <w:rsid w:val="00C00A5B"/>
    <w:rsid w:val="00C00AF0"/>
    <w:rsid w:val="00C00BDD"/>
    <w:rsid w:val="00C00C41"/>
    <w:rsid w:val="00C01218"/>
    <w:rsid w:val="00C01386"/>
    <w:rsid w:val="00C013A5"/>
    <w:rsid w:val="00C01521"/>
    <w:rsid w:val="00C015E4"/>
    <w:rsid w:val="00C018DC"/>
    <w:rsid w:val="00C01D4F"/>
    <w:rsid w:val="00C02518"/>
    <w:rsid w:val="00C025AD"/>
    <w:rsid w:val="00C03168"/>
    <w:rsid w:val="00C032BD"/>
    <w:rsid w:val="00C03356"/>
    <w:rsid w:val="00C03392"/>
    <w:rsid w:val="00C03804"/>
    <w:rsid w:val="00C043DC"/>
    <w:rsid w:val="00C05B67"/>
    <w:rsid w:val="00C05C5A"/>
    <w:rsid w:val="00C05FC8"/>
    <w:rsid w:val="00C06F63"/>
    <w:rsid w:val="00C0711D"/>
    <w:rsid w:val="00C0729E"/>
    <w:rsid w:val="00C07C53"/>
    <w:rsid w:val="00C1090C"/>
    <w:rsid w:val="00C10C4E"/>
    <w:rsid w:val="00C10D09"/>
    <w:rsid w:val="00C110E0"/>
    <w:rsid w:val="00C111DA"/>
    <w:rsid w:val="00C1161B"/>
    <w:rsid w:val="00C11B17"/>
    <w:rsid w:val="00C1213C"/>
    <w:rsid w:val="00C12203"/>
    <w:rsid w:val="00C13EEE"/>
    <w:rsid w:val="00C13FA8"/>
    <w:rsid w:val="00C1521F"/>
    <w:rsid w:val="00C158D0"/>
    <w:rsid w:val="00C15921"/>
    <w:rsid w:val="00C15A32"/>
    <w:rsid w:val="00C15CF6"/>
    <w:rsid w:val="00C160F9"/>
    <w:rsid w:val="00C16ECD"/>
    <w:rsid w:val="00C17130"/>
    <w:rsid w:val="00C17846"/>
    <w:rsid w:val="00C209B1"/>
    <w:rsid w:val="00C20A05"/>
    <w:rsid w:val="00C212A2"/>
    <w:rsid w:val="00C21503"/>
    <w:rsid w:val="00C217E5"/>
    <w:rsid w:val="00C224BA"/>
    <w:rsid w:val="00C229BC"/>
    <w:rsid w:val="00C22DAC"/>
    <w:rsid w:val="00C22DD3"/>
    <w:rsid w:val="00C23ADC"/>
    <w:rsid w:val="00C23B2D"/>
    <w:rsid w:val="00C23D01"/>
    <w:rsid w:val="00C24165"/>
    <w:rsid w:val="00C243D9"/>
    <w:rsid w:val="00C24DB9"/>
    <w:rsid w:val="00C25835"/>
    <w:rsid w:val="00C2587D"/>
    <w:rsid w:val="00C25C81"/>
    <w:rsid w:val="00C26848"/>
    <w:rsid w:val="00C26D2A"/>
    <w:rsid w:val="00C26FF1"/>
    <w:rsid w:val="00C27263"/>
    <w:rsid w:val="00C2790E"/>
    <w:rsid w:val="00C27BD6"/>
    <w:rsid w:val="00C27CF3"/>
    <w:rsid w:val="00C31044"/>
    <w:rsid w:val="00C316A8"/>
    <w:rsid w:val="00C31E85"/>
    <w:rsid w:val="00C31FDD"/>
    <w:rsid w:val="00C328D6"/>
    <w:rsid w:val="00C32997"/>
    <w:rsid w:val="00C32F6F"/>
    <w:rsid w:val="00C32FC7"/>
    <w:rsid w:val="00C334D2"/>
    <w:rsid w:val="00C347FD"/>
    <w:rsid w:val="00C34AE8"/>
    <w:rsid w:val="00C35133"/>
    <w:rsid w:val="00C3537B"/>
    <w:rsid w:val="00C356BA"/>
    <w:rsid w:val="00C36889"/>
    <w:rsid w:val="00C36DC2"/>
    <w:rsid w:val="00C3744C"/>
    <w:rsid w:val="00C37DC4"/>
    <w:rsid w:val="00C40479"/>
    <w:rsid w:val="00C404CC"/>
    <w:rsid w:val="00C413FA"/>
    <w:rsid w:val="00C415F7"/>
    <w:rsid w:val="00C41A62"/>
    <w:rsid w:val="00C41DA2"/>
    <w:rsid w:val="00C42278"/>
    <w:rsid w:val="00C4253F"/>
    <w:rsid w:val="00C431D3"/>
    <w:rsid w:val="00C43D1C"/>
    <w:rsid w:val="00C448B7"/>
    <w:rsid w:val="00C455B8"/>
    <w:rsid w:val="00C4570C"/>
    <w:rsid w:val="00C462D4"/>
    <w:rsid w:val="00C4635C"/>
    <w:rsid w:val="00C463CB"/>
    <w:rsid w:val="00C46B8A"/>
    <w:rsid w:val="00C46D8E"/>
    <w:rsid w:val="00C46E98"/>
    <w:rsid w:val="00C475C4"/>
    <w:rsid w:val="00C478D2"/>
    <w:rsid w:val="00C47941"/>
    <w:rsid w:val="00C50631"/>
    <w:rsid w:val="00C5068C"/>
    <w:rsid w:val="00C51E80"/>
    <w:rsid w:val="00C524E4"/>
    <w:rsid w:val="00C526C6"/>
    <w:rsid w:val="00C526FC"/>
    <w:rsid w:val="00C52751"/>
    <w:rsid w:val="00C52C39"/>
    <w:rsid w:val="00C53044"/>
    <w:rsid w:val="00C53D79"/>
    <w:rsid w:val="00C543A7"/>
    <w:rsid w:val="00C55780"/>
    <w:rsid w:val="00C558A1"/>
    <w:rsid w:val="00C55A56"/>
    <w:rsid w:val="00C55FCB"/>
    <w:rsid w:val="00C56182"/>
    <w:rsid w:val="00C56B04"/>
    <w:rsid w:val="00C56B18"/>
    <w:rsid w:val="00C56FD1"/>
    <w:rsid w:val="00C5723B"/>
    <w:rsid w:val="00C57BBF"/>
    <w:rsid w:val="00C60065"/>
    <w:rsid w:val="00C606F9"/>
    <w:rsid w:val="00C60B05"/>
    <w:rsid w:val="00C60E3D"/>
    <w:rsid w:val="00C60E8A"/>
    <w:rsid w:val="00C61385"/>
    <w:rsid w:val="00C61601"/>
    <w:rsid w:val="00C6168E"/>
    <w:rsid w:val="00C618E8"/>
    <w:rsid w:val="00C622D5"/>
    <w:rsid w:val="00C62B9E"/>
    <w:rsid w:val="00C63492"/>
    <w:rsid w:val="00C6375E"/>
    <w:rsid w:val="00C64AD0"/>
    <w:rsid w:val="00C64B3C"/>
    <w:rsid w:val="00C651D3"/>
    <w:rsid w:val="00C66077"/>
    <w:rsid w:val="00C663B3"/>
    <w:rsid w:val="00C6687D"/>
    <w:rsid w:val="00C66C13"/>
    <w:rsid w:val="00C66C99"/>
    <w:rsid w:val="00C675C2"/>
    <w:rsid w:val="00C675CC"/>
    <w:rsid w:val="00C7040E"/>
    <w:rsid w:val="00C7047E"/>
    <w:rsid w:val="00C70EBB"/>
    <w:rsid w:val="00C7169F"/>
    <w:rsid w:val="00C7208F"/>
    <w:rsid w:val="00C72940"/>
    <w:rsid w:val="00C739A0"/>
    <w:rsid w:val="00C73C51"/>
    <w:rsid w:val="00C74560"/>
    <w:rsid w:val="00C74BF3"/>
    <w:rsid w:val="00C74F0E"/>
    <w:rsid w:val="00C76357"/>
    <w:rsid w:val="00C76549"/>
    <w:rsid w:val="00C770FD"/>
    <w:rsid w:val="00C7713A"/>
    <w:rsid w:val="00C77354"/>
    <w:rsid w:val="00C776B4"/>
    <w:rsid w:val="00C8022D"/>
    <w:rsid w:val="00C8022F"/>
    <w:rsid w:val="00C80E8A"/>
    <w:rsid w:val="00C81540"/>
    <w:rsid w:val="00C81565"/>
    <w:rsid w:val="00C81F0F"/>
    <w:rsid w:val="00C821C4"/>
    <w:rsid w:val="00C825A8"/>
    <w:rsid w:val="00C82682"/>
    <w:rsid w:val="00C82C98"/>
    <w:rsid w:val="00C82D77"/>
    <w:rsid w:val="00C85238"/>
    <w:rsid w:val="00C853FD"/>
    <w:rsid w:val="00C85487"/>
    <w:rsid w:val="00C85D69"/>
    <w:rsid w:val="00C85FE9"/>
    <w:rsid w:val="00C860BD"/>
    <w:rsid w:val="00C86115"/>
    <w:rsid w:val="00C866AD"/>
    <w:rsid w:val="00C869CA"/>
    <w:rsid w:val="00C872BF"/>
    <w:rsid w:val="00C876FA"/>
    <w:rsid w:val="00C87919"/>
    <w:rsid w:val="00C87B9E"/>
    <w:rsid w:val="00C90808"/>
    <w:rsid w:val="00C90E95"/>
    <w:rsid w:val="00C911B0"/>
    <w:rsid w:val="00C9134F"/>
    <w:rsid w:val="00C915CC"/>
    <w:rsid w:val="00C91C07"/>
    <w:rsid w:val="00C91C86"/>
    <w:rsid w:val="00C928CE"/>
    <w:rsid w:val="00C92B8A"/>
    <w:rsid w:val="00C93788"/>
    <w:rsid w:val="00C93AC0"/>
    <w:rsid w:val="00C93EEB"/>
    <w:rsid w:val="00C9459B"/>
    <w:rsid w:val="00C9542D"/>
    <w:rsid w:val="00C959D2"/>
    <w:rsid w:val="00C95ABC"/>
    <w:rsid w:val="00C95C49"/>
    <w:rsid w:val="00C9601B"/>
    <w:rsid w:val="00C96DAB"/>
    <w:rsid w:val="00C9713D"/>
    <w:rsid w:val="00C971A5"/>
    <w:rsid w:val="00C975F2"/>
    <w:rsid w:val="00C97BD0"/>
    <w:rsid w:val="00CA0EC4"/>
    <w:rsid w:val="00CA1990"/>
    <w:rsid w:val="00CA21C6"/>
    <w:rsid w:val="00CA309E"/>
    <w:rsid w:val="00CA323C"/>
    <w:rsid w:val="00CA388B"/>
    <w:rsid w:val="00CA44F3"/>
    <w:rsid w:val="00CA49A2"/>
    <w:rsid w:val="00CA49D9"/>
    <w:rsid w:val="00CA572A"/>
    <w:rsid w:val="00CA5759"/>
    <w:rsid w:val="00CA5AA8"/>
    <w:rsid w:val="00CA60E3"/>
    <w:rsid w:val="00CA6445"/>
    <w:rsid w:val="00CA6A2F"/>
    <w:rsid w:val="00CA6D6B"/>
    <w:rsid w:val="00CA79AA"/>
    <w:rsid w:val="00CB0299"/>
    <w:rsid w:val="00CB03B1"/>
    <w:rsid w:val="00CB0A44"/>
    <w:rsid w:val="00CB0EB3"/>
    <w:rsid w:val="00CB0EBC"/>
    <w:rsid w:val="00CB2485"/>
    <w:rsid w:val="00CB2570"/>
    <w:rsid w:val="00CB2C41"/>
    <w:rsid w:val="00CB2D56"/>
    <w:rsid w:val="00CB4622"/>
    <w:rsid w:val="00CB476C"/>
    <w:rsid w:val="00CB488E"/>
    <w:rsid w:val="00CB500A"/>
    <w:rsid w:val="00CB5318"/>
    <w:rsid w:val="00CB5797"/>
    <w:rsid w:val="00CB5AF4"/>
    <w:rsid w:val="00CB5B89"/>
    <w:rsid w:val="00CB6039"/>
    <w:rsid w:val="00CB6485"/>
    <w:rsid w:val="00CB7497"/>
    <w:rsid w:val="00CB77C1"/>
    <w:rsid w:val="00CB7E9A"/>
    <w:rsid w:val="00CC08A1"/>
    <w:rsid w:val="00CC0999"/>
    <w:rsid w:val="00CC0D4E"/>
    <w:rsid w:val="00CC2596"/>
    <w:rsid w:val="00CC3175"/>
    <w:rsid w:val="00CC3D2A"/>
    <w:rsid w:val="00CC3DF8"/>
    <w:rsid w:val="00CC3E3A"/>
    <w:rsid w:val="00CC3F53"/>
    <w:rsid w:val="00CC3F95"/>
    <w:rsid w:val="00CC4495"/>
    <w:rsid w:val="00CC51B4"/>
    <w:rsid w:val="00CC5B19"/>
    <w:rsid w:val="00CC6080"/>
    <w:rsid w:val="00CC64AC"/>
    <w:rsid w:val="00CC6C48"/>
    <w:rsid w:val="00CC7B40"/>
    <w:rsid w:val="00CC7E51"/>
    <w:rsid w:val="00CD0A33"/>
    <w:rsid w:val="00CD1624"/>
    <w:rsid w:val="00CD1E9B"/>
    <w:rsid w:val="00CD311B"/>
    <w:rsid w:val="00CD32FC"/>
    <w:rsid w:val="00CD3544"/>
    <w:rsid w:val="00CD35F9"/>
    <w:rsid w:val="00CD39B4"/>
    <w:rsid w:val="00CD3AEE"/>
    <w:rsid w:val="00CD421A"/>
    <w:rsid w:val="00CD4DE0"/>
    <w:rsid w:val="00CD4ED3"/>
    <w:rsid w:val="00CD4F52"/>
    <w:rsid w:val="00CD5808"/>
    <w:rsid w:val="00CD5EE5"/>
    <w:rsid w:val="00CD5F7A"/>
    <w:rsid w:val="00CD600A"/>
    <w:rsid w:val="00CD60D4"/>
    <w:rsid w:val="00CD6677"/>
    <w:rsid w:val="00CD67B6"/>
    <w:rsid w:val="00CD6964"/>
    <w:rsid w:val="00CD6B64"/>
    <w:rsid w:val="00CD6ED5"/>
    <w:rsid w:val="00CD7182"/>
    <w:rsid w:val="00CD7A0C"/>
    <w:rsid w:val="00CD7B96"/>
    <w:rsid w:val="00CD7E40"/>
    <w:rsid w:val="00CE0945"/>
    <w:rsid w:val="00CE0A5C"/>
    <w:rsid w:val="00CE0DBA"/>
    <w:rsid w:val="00CE1328"/>
    <w:rsid w:val="00CE14CE"/>
    <w:rsid w:val="00CE156F"/>
    <w:rsid w:val="00CE1918"/>
    <w:rsid w:val="00CE1BC0"/>
    <w:rsid w:val="00CE270D"/>
    <w:rsid w:val="00CE27CF"/>
    <w:rsid w:val="00CE3C33"/>
    <w:rsid w:val="00CE4BF9"/>
    <w:rsid w:val="00CE5B75"/>
    <w:rsid w:val="00CE5E68"/>
    <w:rsid w:val="00CE5E8F"/>
    <w:rsid w:val="00CE6355"/>
    <w:rsid w:val="00CE6A7F"/>
    <w:rsid w:val="00CE74A6"/>
    <w:rsid w:val="00CE757C"/>
    <w:rsid w:val="00CE792A"/>
    <w:rsid w:val="00CE7EC9"/>
    <w:rsid w:val="00CF05FD"/>
    <w:rsid w:val="00CF07A1"/>
    <w:rsid w:val="00CF1211"/>
    <w:rsid w:val="00CF1260"/>
    <w:rsid w:val="00CF1546"/>
    <w:rsid w:val="00CF1A2E"/>
    <w:rsid w:val="00CF20DD"/>
    <w:rsid w:val="00CF2428"/>
    <w:rsid w:val="00CF28FD"/>
    <w:rsid w:val="00CF361B"/>
    <w:rsid w:val="00CF3F96"/>
    <w:rsid w:val="00CF43E4"/>
    <w:rsid w:val="00CF4870"/>
    <w:rsid w:val="00CF48D2"/>
    <w:rsid w:val="00CF4C01"/>
    <w:rsid w:val="00CF4D5B"/>
    <w:rsid w:val="00CF4F0E"/>
    <w:rsid w:val="00CF511E"/>
    <w:rsid w:val="00CF53C1"/>
    <w:rsid w:val="00CF5498"/>
    <w:rsid w:val="00CF588A"/>
    <w:rsid w:val="00CF5A9D"/>
    <w:rsid w:val="00CF6DF0"/>
    <w:rsid w:val="00CF74A9"/>
    <w:rsid w:val="00CF7568"/>
    <w:rsid w:val="00CF7BEF"/>
    <w:rsid w:val="00CF7C18"/>
    <w:rsid w:val="00D01D57"/>
    <w:rsid w:val="00D01F0A"/>
    <w:rsid w:val="00D021A9"/>
    <w:rsid w:val="00D0325F"/>
    <w:rsid w:val="00D0352D"/>
    <w:rsid w:val="00D037C6"/>
    <w:rsid w:val="00D038D7"/>
    <w:rsid w:val="00D03F18"/>
    <w:rsid w:val="00D03F2F"/>
    <w:rsid w:val="00D04705"/>
    <w:rsid w:val="00D047B7"/>
    <w:rsid w:val="00D054A5"/>
    <w:rsid w:val="00D060E7"/>
    <w:rsid w:val="00D06B5D"/>
    <w:rsid w:val="00D06C0B"/>
    <w:rsid w:val="00D06CD0"/>
    <w:rsid w:val="00D07F2F"/>
    <w:rsid w:val="00D10807"/>
    <w:rsid w:val="00D109F4"/>
    <w:rsid w:val="00D112D1"/>
    <w:rsid w:val="00D119EB"/>
    <w:rsid w:val="00D121FD"/>
    <w:rsid w:val="00D127BC"/>
    <w:rsid w:val="00D12C69"/>
    <w:rsid w:val="00D12D83"/>
    <w:rsid w:val="00D13351"/>
    <w:rsid w:val="00D13626"/>
    <w:rsid w:val="00D1381D"/>
    <w:rsid w:val="00D13EBF"/>
    <w:rsid w:val="00D14157"/>
    <w:rsid w:val="00D1439C"/>
    <w:rsid w:val="00D150A3"/>
    <w:rsid w:val="00D15366"/>
    <w:rsid w:val="00D161C6"/>
    <w:rsid w:val="00D16F7E"/>
    <w:rsid w:val="00D177B9"/>
    <w:rsid w:val="00D17852"/>
    <w:rsid w:val="00D179D8"/>
    <w:rsid w:val="00D17D35"/>
    <w:rsid w:val="00D205AA"/>
    <w:rsid w:val="00D20DD2"/>
    <w:rsid w:val="00D21114"/>
    <w:rsid w:val="00D216B4"/>
    <w:rsid w:val="00D21AA1"/>
    <w:rsid w:val="00D22526"/>
    <w:rsid w:val="00D22631"/>
    <w:rsid w:val="00D22875"/>
    <w:rsid w:val="00D22B6C"/>
    <w:rsid w:val="00D22CE5"/>
    <w:rsid w:val="00D22E17"/>
    <w:rsid w:val="00D24269"/>
    <w:rsid w:val="00D244EC"/>
    <w:rsid w:val="00D24770"/>
    <w:rsid w:val="00D24B69"/>
    <w:rsid w:val="00D25256"/>
    <w:rsid w:val="00D25BDE"/>
    <w:rsid w:val="00D25BE9"/>
    <w:rsid w:val="00D26179"/>
    <w:rsid w:val="00D26737"/>
    <w:rsid w:val="00D26A45"/>
    <w:rsid w:val="00D26C6D"/>
    <w:rsid w:val="00D2721F"/>
    <w:rsid w:val="00D27704"/>
    <w:rsid w:val="00D279E8"/>
    <w:rsid w:val="00D27A24"/>
    <w:rsid w:val="00D27ED1"/>
    <w:rsid w:val="00D30512"/>
    <w:rsid w:val="00D31572"/>
    <w:rsid w:val="00D3325A"/>
    <w:rsid w:val="00D334E0"/>
    <w:rsid w:val="00D339E1"/>
    <w:rsid w:val="00D34A9D"/>
    <w:rsid w:val="00D34CB1"/>
    <w:rsid w:val="00D3505F"/>
    <w:rsid w:val="00D35495"/>
    <w:rsid w:val="00D35624"/>
    <w:rsid w:val="00D357B2"/>
    <w:rsid w:val="00D364A3"/>
    <w:rsid w:val="00D36F82"/>
    <w:rsid w:val="00D3780A"/>
    <w:rsid w:val="00D379ED"/>
    <w:rsid w:val="00D41A4A"/>
    <w:rsid w:val="00D42292"/>
    <w:rsid w:val="00D4245A"/>
    <w:rsid w:val="00D43689"/>
    <w:rsid w:val="00D43ECB"/>
    <w:rsid w:val="00D450D0"/>
    <w:rsid w:val="00D46223"/>
    <w:rsid w:val="00D462A8"/>
    <w:rsid w:val="00D4681E"/>
    <w:rsid w:val="00D46EC1"/>
    <w:rsid w:val="00D4741A"/>
    <w:rsid w:val="00D47AD1"/>
    <w:rsid w:val="00D47BE6"/>
    <w:rsid w:val="00D5045A"/>
    <w:rsid w:val="00D505B3"/>
    <w:rsid w:val="00D5114D"/>
    <w:rsid w:val="00D51773"/>
    <w:rsid w:val="00D517A0"/>
    <w:rsid w:val="00D51929"/>
    <w:rsid w:val="00D51C46"/>
    <w:rsid w:val="00D51C51"/>
    <w:rsid w:val="00D51C64"/>
    <w:rsid w:val="00D51D52"/>
    <w:rsid w:val="00D520AF"/>
    <w:rsid w:val="00D523B9"/>
    <w:rsid w:val="00D52AA0"/>
    <w:rsid w:val="00D52B1F"/>
    <w:rsid w:val="00D52FFF"/>
    <w:rsid w:val="00D5339A"/>
    <w:rsid w:val="00D546DD"/>
    <w:rsid w:val="00D54C2C"/>
    <w:rsid w:val="00D55A08"/>
    <w:rsid w:val="00D55C53"/>
    <w:rsid w:val="00D55D88"/>
    <w:rsid w:val="00D56522"/>
    <w:rsid w:val="00D56B5C"/>
    <w:rsid w:val="00D56DFC"/>
    <w:rsid w:val="00D57877"/>
    <w:rsid w:val="00D60AD3"/>
    <w:rsid w:val="00D60C5B"/>
    <w:rsid w:val="00D60ED7"/>
    <w:rsid w:val="00D612E7"/>
    <w:rsid w:val="00D6167C"/>
    <w:rsid w:val="00D61B02"/>
    <w:rsid w:val="00D61E95"/>
    <w:rsid w:val="00D62060"/>
    <w:rsid w:val="00D62420"/>
    <w:rsid w:val="00D62775"/>
    <w:rsid w:val="00D6394E"/>
    <w:rsid w:val="00D63A57"/>
    <w:rsid w:val="00D63C57"/>
    <w:rsid w:val="00D64590"/>
    <w:rsid w:val="00D6498F"/>
    <w:rsid w:val="00D667BE"/>
    <w:rsid w:val="00D701AB"/>
    <w:rsid w:val="00D702B0"/>
    <w:rsid w:val="00D7063E"/>
    <w:rsid w:val="00D713D7"/>
    <w:rsid w:val="00D71851"/>
    <w:rsid w:val="00D720F3"/>
    <w:rsid w:val="00D7217B"/>
    <w:rsid w:val="00D72801"/>
    <w:rsid w:val="00D72E0B"/>
    <w:rsid w:val="00D731CB"/>
    <w:rsid w:val="00D73597"/>
    <w:rsid w:val="00D73804"/>
    <w:rsid w:val="00D738DA"/>
    <w:rsid w:val="00D7459C"/>
    <w:rsid w:val="00D74933"/>
    <w:rsid w:val="00D750C6"/>
    <w:rsid w:val="00D75BD6"/>
    <w:rsid w:val="00D760C8"/>
    <w:rsid w:val="00D772C1"/>
    <w:rsid w:val="00D777AB"/>
    <w:rsid w:val="00D778BC"/>
    <w:rsid w:val="00D802B5"/>
    <w:rsid w:val="00D80B42"/>
    <w:rsid w:val="00D80D60"/>
    <w:rsid w:val="00D80E58"/>
    <w:rsid w:val="00D8183E"/>
    <w:rsid w:val="00D818FD"/>
    <w:rsid w:val="00D83357"/>
    <w:rsid w:val="00D83445"/>
    <w:rsid w:val="00D83742"/>
    <w:rsid w:val="00D837D0"/>
    <w:rsid w:val="00D838BC"/>
    <w:rsid w:val="00D83D16"/>
    <w:rsid w:val="00D840A2"/>
    <w:rsid w:val="00D8488A"/>
    <w:rsid w:val="00D84B30"/>
    <w:rsid w:val="00D84CDE"/>
    <w:rsid w:val="00D853D5"/>
    <w:rsid w:val="00D85E83"/>
    <w:rsid w:val="00D86553"/>
    <w:rsid w:val="00D8687A"/>
    <w:rsid w:val="00D86FC9"/>
    <w:rsid w:val="00D876A5"/>
    <w:rsid w:val="00D901C9"/>
    <w:rsid w:val="00D9030B"/>
    <w:rsid w:val="00D905BF"/>
    <w:rsid w:val="00D9113F"/>
    <w:rsid w:val="00D915B7"/>
    <w:rsid w:val="00D91F88"/>
    <w:rsid w:val="00D92013"/>
    <w:rsid w:val="00D92D37"/>
    <w:rsid w:val="00D93A4B"/>
    <w:rsid w:val="00D93BAE"/>
    <w:rsid w:val="00D93C5F"/>
    <w:rsid w:val="00D93DFF"/>
    <w:rsid w:val="00D93E73"/>
    <w:rsid w:val="00D93F6A"/>
    <w:rsid w:val="00D940C6"/>
    <w:rsid w:val="00D952E9"/>
    <w:rsid w:val="00D952F2"/>
    <w:rsid w:val="00D952F3"/>
    <w:rsid w:val="00D9552C"/>
    <w:rsid w:val="00D95827"/>
    <w:rsid w:val="00D95F5A"/>
    <w:rsid w:val="00D96C73"/>
    <w:rsid w:val="00D96CF4"/>
    <w:rsid w:val="00D97303"/>
    <w:rsid w:val="00D9753B"/>
    <w:rsid w:val="00D9758C"/>
    <w:rsid w:val="00D976A2"/>
    <w:rsid w:val="00D97D1B"/>
    <w:rsid w:val="00DA004F"/>
    <w:rsid w:val="00DA05BC"/>
    <w:rsid w:val="00DA0A6F"/>
    <w:rsid w:val="00DA0BAA"/>
    <w:rsid w:val="00DA0DEC"/>
    <w:rsid w:val="00DA1328"/>
    <w:rsid w:val="00DA177C"/>
    <w:rsid w:val="00DA19F4"/>
    <w:rsid w:val="00DA1A6E"/>
    <w:rsid w:val="00DA1BD8"/>
    <w:rsid w:val="00DA2642"/>
    <w:rsid w:val="00DA27C3"/>
    <w:rsid w:val="00DA27D8"/>
    <w:rsid w:val="00DA283B"/>
    <w:rsid w:val="00DA28F1"/>
    <w:rsid w:val="00DA2B81"/>
    <w:rsid w:val="00DA42E6"/>
    <w:rsid w:val="00DA4A3B"/>
    <w:rsid w:val="00DA4AAE"/>
    <w:rsid w:val="00DA4F0A"/>
    <w:rsid w:val="00DA4F39"/>
    <w:rsid w:val="00DA4F75"/>
    <w:rsid w:val="00DA5099"/>
    <w:rsid w:val="00DA51BF"/>
    <w:rsid w:val="00DA5474"/>
    <w:rsid w:val="00DA5871"/>
    <w:rsid w:val="00DA5DB5"/>
    <w:rsid w:val="00DA61C4"/>
    <w:rsid w:val="00DA6750"/>
    <w:rsid w:val="00DA6923"/>
    <w:rsid w:val="00DA6CB1"/>
    <w:rsid w:val="00DA7915"/>
    <w:rsid w:val="00DA7A94"/>
    <w:rsid w:val="00DB09A6"/>
    <w:rsid w:val="00DB0D70"/>
    <w:rsid w:val="00DB1024"/>
    <w:rsid w:val="00DB11FB"/>
    <w:rsid w:val="00DB1233"/>
    <w:rsid w:val="00DB13D0"/>
    <w:rsid w:val="00DB19F8"/>
    <w:rsid w:val="00DB219F"/>
    <w:rsid w:val="00DB2BC2"/>
    <w:rsid w:val="00DB2C11"/>
    <w:rsid w:val="00DB30E5"/>
    <w:rsid w:val="00DB4876"/>
    <w:rsid w:val="00DB4DE9"/>
    <w:rsid w:val="00DB50B5"/>
    <w:rsid w:val="00DB57D4"/>
    <w:rsid w:val="00DB5CEC"/>
    <w:rsid w:val="00DB5DCC"/>
    <w:rsid w:val="00DB6AF0"/>
    <w:rsid w:val="00DB6DFF"/>
    <w:rsid w:val="00DB7238"/>
    <w:rsid w:val="00DB7269"/>
    <w:rsid w:val="00DC04A9"/>
    <w:rsid w:val="00DC23E0"/>
    <w:rsid w:val="00DC27C6"/>
    <w:rsid w:val="00DC318D"/>
    <w:rsid w:val="00DC322A"/>
    <w:rsid w:val="00DC36A8"/>
    <w:rsid w:val="00DC38B7"/>
    <w:rsid w:val="00DC5085"/>
    <w:rsid w:val="00DC51B4"/>
    <w:rsid w:val="00DC53C8"/>
    <w:rsid w:val="00DC5D6F"/>
    <w:rsid w:val="00DC5E10"/>
    <w:rsid w:val="00DC5F07"/>
    <w:rsid w:val="00DC67FB"/>
    <w:rsid w:val="00DC6822"/>
    <w:rsid w:val="00DC6CF6"/>
    <w:rsid w:val="00DC7E84"/>
    <w:rsid w:val="00DD08D5"/>
    <w:rsid w:val="00DD08F7"/>
    <w:rsid w:val="00DD1010"/>
    <w:rsid w:val="00DD1029"/>
    <w:rsid w:val="00DD13E3"/>
    <w:rsid w:val="00DD155A"/>
    <w:rsid w:val="00DD15D8"/>
    <w:rsid w:val="00DD1B16"/>
    <w:rsid w:val="00DD1C36"/>
    <w:rsid w:val="00DD20FD"/>
    <w:rsid w:val="00DD2371"/>
    <w:rsid w:val="00DD27CD"/>
    <w:rsid w:val="00DD2A81"/>
    <w:rsid w:val="00DD2ED9"/>
    <w:rsid w:val="00DD2FF5"/>
    <w:rsid w:val="00DD3057"/>
    <w:rsid w:val="00DD30BF"/>
    <w:rsid w:val="00DD318B"/>
    <w:rsid w:val="00DD35ED"/>
    <w:rsid w:val="00DD3625"/>
    <w:rsid w:val="00DD4546"/>
    <w:rsid w:val="00DD4FCA"/>
    <w:rsid w:val="00DD58C2"/>
    <w:rsid w:val="00DD5D6F"/>
    <w:rsid w:val="00DD619E"/>
    <w:rsid w:val="00DD6226"/>
    <w:rsid w:val="00DD6265"/>
    <w:rsid w:val="00DD66B5"/>
    <w:rsid w:val="00DD6C36"/>
    <w:rsid w:val="00DD73F7"/>
    <w:rsid w:val="00DD76BB"/>
    <w:rsid w:val="00DE0151"/>
    <w:rsid w:val="00DE021E"/>
    <w:rsid w:val="00DE0DCF"/>
    <w:rsid w:val="00DE1271"/>
    <w:rsid w:val="00DE1338"/>
    <w:rsid w:val="00DE2269"/>
    <w:rsid w:val="00DE2917"/>
    <w:rsid w:val="00DE3641"/>
    <w:rsid w:val="00DE3A86"/>
    <w:rsid w:val="00DE3A9F"/>
    <w:rsid w:val="00DE48AC"/>
    <w:rsid w:val="00DE502B"/>
    <w:rsid w:val="00DE6674"/>
    <w:rsid w:val="00DE6B29"/>
    <w:rsid w:val="00DE6BB2"/>
    <w:rsid w:val="00DE7350"/>
    <w:rsid w:val="00DE78FE"/>
    <w:rsid w:val="00DE7C0C"/>
    <w:rsid w:val="00DF00B7"/>
    <w:rsid w:val="00DF0308"/>
    <w:rsid w:val="00DF06A4"/>
    <w:rsid w:val="00DF0A69"/>
    <w:rsid w:val="00DF0C33"/>
    <w:rsid w:val="00DF1FBB"/>
    <w:rsid w:val="00DF258A"/>
    <w:rsid w:val="00DF26CF"/>
    <w:rsid w:val="00DF3537"/>
    <w:rsid w:val="00DF35EB"/>
    <w:rsid w:val="00DF389A"/>
    <w:rsid w:val="00DF3BE1"/>
    <w:rsid w:val="00DF40CB"/>
    <w:rsid w:val="00DF4488"/>
    <w:rsid w:val="00DF48FA"/>
    <w:rsid w:val="00DF503A"/>
    <w:rsid w:val="00DF513C"/>
    <w:rsid w:val="00DF5244"/>
    <w:rsid w:val="00DF52CE"/>
    <w:rsid w:val="00DF5F23"/>
    <w:rsid w:val="00DF6D03"/>
    <w:rsid w:val="00DF7C80"/>
    <w:rsid w:val="00E004CE"/>
    <w:rsid w:val="00E00745"/>
    <w:rsid w:val="00E00A5C"/>
    <w:rsid w:val="00E00FC4"/>
    <w:rsid w:val="00E015DC"/>
    <w:rsid w:val="00E019F2"/>
    <w:rsid w:val="00E01B8A"/>
    <w:rsid w:val="00E02748"/>
    <w:rsid w:val="00E02AAB"/>
    <w:rsid w:val="00E02F6D"/>
    <w:rsid w:val="00E035E1"/>
    <w:rsid w:val="00E03D46"/>
    <w:rsid w:val="00E0429E"/>
    <w:rsid w:val="00E047DB"/>
    <w:rsid w:val="00E0513C"/>
    <w:rsid w:val="00E052A0"/>
    <w:rsid w:val="00E06868"/>
    <w:rsid w:val="00E06F91"/>
    <w:rsid w:val="00E07253"/>
    <w:rsid w:val="00E0784D"/>
    <w:rsid w:val="00E07884"/>
    <w:rsid w:val="00E07993"/>
    <w:rsid w:val="00E079B1"/>
    <w:rsid w:val="00E10B0B"/>
    <w:rsid w:val="00E10B57"/>
    <w:rsid w:val="00E10BA4"/>
    <w:rsid w:val="00E11210"/>
    <w:rsid w:val="00E112BE"/>
    <w:rsid w:val="00E1180C"/>
    <w:rsid w:val="00E125E0"/>
    <w:rsid w:val="00E12740"/>
    <w:rsid w:val="00E12FF8"/>
    <w:rsid w:val="00E13B9A"/>
    <w:rsid w:val="00E14921"/>
    <w:rsid w:val="00E154AB"/>
    <w:rsid w:val="00E1562C"/>
    <w:rsid w:val="00E15888"/>
    <w:rsid w:val="00E15CC9"/>
    <w:rsid w:val="00E161F0"/>
    <w:rsid w:val="00E16FF6"/>
    <w:rsid w:val="00E17796"/>
    <w:rsid w:val="00E17883"/>
    <w:rsid w:val="00E201D4"/>
    <w:rsid w:val="00E2045A"/>
    <w:rsid w:val="00E204F7"/>
    <w:rsid w:val="00E207DB"/>
    <w:rsid w:val="00E21065"/>
    <w:rsid w:val="00E219C9"/>
    <w:rsid w:val="00E21F73"/>
    <w:rsid w:val="00E22545"/>
    <w:rsid w:val="00E228B7"/>
    <w:rsid w:val="00E22937"/>
    <w:rsid w:val="00E2316D"/>
    <w:rsid w:val="00E2329D"/>
    <w:rsid w:val="00E23DA1"/>
    <w:rsid w:val="00E245A2"/>
    <w:rsid w:val="00E245CF"/>
    <w:rsid w:val="00E24AF5"/>
    <w:rsid w:val="00E264C0"/>
    <w:rsid w:val="00E2662A"/>
    <w:rsid w:val="00E2681D"/>
    <w:rsid w:val="00E27C5A"/>
    <w:rsid w:val="00E27D1A"/>
    <w:rsid w:val="00E27E2E"/>
    <w:rsid w:val="00E3008E"/>
    <w:rsid w:val="00E312E5"/>
    <w:rsid w:val="00E3148F"/>
    <w:rsid w:val="00E31502"/>
    <w:rsid w:val="00E3188F"/>
    <w:rsid w:val="00E32355"/>
    <w:rsid w:val="00E32C61"/>
    <w:rsid w:val="00E338DA"/>
    <w:rsid w:val="00E33E9E"/>
    <w:rsid w:val="00E33FCF"/>
    <w:rsid w:val="00E342D8"/>
    <w:rsid w:val="00E34732"/>
    <w:rsid w:val="00E348AE"/>
    <w:rsid w:val="00E34C78"/>
    <w:rsid w:val="00E351C6"/>
    <w:rsid w:val="00E3531F"/>
    <w:rsid w:val="00E3543B"/>
    <w:rsid w:val="00E3550E"/>
    <w:rsid w:val="00E359CD"/>
    <w:rsid w:val="00E35B3C"/>
    <w:rsid w:val="00E35F33"/>
    <w:rsid w:val="00E36F51"/>
    <w:rsid w:val="00E37A45"/>
    <w:rsid w:val="00E37AE7"/>
    <w:rsid w:val="00E404FA"/>
    <w:rsid w:val="00E413CA"/>
    <w:rsid w:val="00E41A5C"/>
    <w:rsid w:val="00E41DC4"/>
    <w:rsid w:val="00E4227D"/>
    <w:rsid w:val="00E423B0"/>
    <w:rsid w:val="00E42AA3"/>
    <w:rsid w:val="00E431FC"/>
    <w:rsid w:val="00E43572"/>
    <w:rsid w:val="00E43930"/>
    <w:rsid w:val="00E43DB5"/>
    <w:rsid w:val="00E43E64"/>
    <w:rsid w:val="00E4467A"/>
    <w:rsid w:val="00E44A15"/>
    <w:rsid w:val="00E44E7A"/>
    <w:rsid w:val="00E44FB4"/>
    <w:rsid w:val="00E45B3C"/>
    <w:rsid w:val="00E45C11"/>
    <w:rsid w:val="00E4611D"/>
    <w:rsid w:val="00E4697A"/>
    <w:rsid w:val="00E47AC6"/>
    <w:rsid w:val="00E500FA"/>
    <w:rsid w:val="00E50418"/>
    <w:rsid w:val="00E504AC"/>
    <w:rsid w:val="00E50EE6"/>
    <w:rsid w:val="00E51824"/>
    <w:rsid w:val="00E51A6C"/>
    <w:rsid w:val="00E51C28"/>
    <w:rsid w:val="00E51C72"/>
    <w:rsid w:val="00E51FB3"/>
    <w:rsid w:val="00E52103"/>
    <w:rsid w:val="00E52293"/>
    <w:rsid w:val="00E53A1F"/>
    <w:rsid w:val="00E53B89"/>
    <w:rsid w:val="00E53EAC"/>
    <w:rsid w:val="00E54071"/>
    <w:rsid w:val="00E54F63"/>
    <w:rsid w:val="00E550A0"/>
    <w:rsid w:val="00E55216"/>
    <w:rsid w:val="00E5554B"/>
    <w:rsid w:val="00E55608"/>
    <w:rsid w:val="00E556C7"/>
    <w:rsid w:val="00E559C4"/>
    <w:rsid w:val="00E55B94"/>
    <w:rsid w:val="00E55C7D"/>
    <w:rsid w:val="00E571EA"/>
    <w:rsid w:val="00E573B1"/>
    <w:rsid w:val="00E60B5E"/>
    <w:rsid w:val="00E6109C"/>
    <w:rsid w:val="00E61222"/>
    <w:rsid w:val="00E61664"/>
    <w:rsid w:val="00E61BE0"/>
    <w:rsid w:val="00E62240"/>
    <w:rsid w:val="00E62A87"/>
    <w:rsid w:val="00E62D62"/>
    <w:rsid w:val="00E62FA2"/>
    <w:rsid w:val="00E630EF"/>
    <w:rsid w:val="00E6326F"/>
    <w:rsid w:val="00E63C22"/>
    <w:rsid w:val="00E63F34"/>
    <w:rsid w:val="00E643AF"/>
    <w:rsid w:val="00E643B4"/>
    <w:rsid w:val="00E64687"/>
    <w:rsid w:val="00E64906"/>
    <w:rsid w:val="00E64FF6"/>
    <w:rsid w:val="00E6541B"/>
    <w:rsid w:val="00E665CC"/>
    <w:rsid w:val="00E66842"/>
    <w:rsid w:val="00E672C4"/>
    <w:rsid w:val="00E67FF9"/>
    <w:rsid w:val="00E70010"/>
    <w:rsid w:val="00E7043A"/>
    <w:rsid w:val="00E70DAA"/>
    <w:rsid w:val="00E70FCA"/>
    <w:rsid w:val="00E71460"/>
    <w:rsid w:val="00E716CC"/>
    <w:rsid w:val="00E7196A"/>
    <w:rsid w:val="00E71C5E"/>
    <w:rsid w:val="00E7262F"/>
    <w:rsid w:val="00E72BF7"/>
    <w:rsid w:val="00E72CF3"/>
    <w:rsid w:val="00E72D99"/>
    <w:rsid w:val="00E7354D"/>
    <w:rsid w:val="00E739C3"/>
    <w:rsid w:val="00E73D8B"/>
    <w:rsid w:val="00E73EBA"/>
    <w:rsid w:val="00E7451A"/>
    <w:rsid w:val="00E748AA"/>
    <w:rsid w:val="00E74AE4"/>
    <w:rsid w:val="00E74C75"/>
    <w:rsid w:val="00E75063"/>
    <w:rsid w:val="00E75454"/>
    <w:rsid w:val="00E755CE"/>
    <w:rsid w:val="00E75663"/>
    <w:rsid w:val="00E75AA6"/>
    <w:rsid w:val="00E75B7B"/>
    <w:rsid w:val="00E760E4"/>
    <w:rsid w:val="00E7614A"/>
    <w:rsid w:val="00E76264"/>
    <w:rsid w:val="00E76B6C"/>
    <w:rsid w:val="00E76CE0"/>
    <w:rsid w:val="00E76D99"/>
    <w:rsid w:val="00E76E13"/>
    <w:rsid w:val="00E76EFB"/>
    <w:rsid w:val="00E7765B"/>
    <w:rsid w:val="00E77EF9"/>
    <w:rsid w:val="00E80707"/>
    <w:rsid w:val="00E80CEA"/>
    <w:rsid w:val="00E80FD9"/>
    <w:rsid w:val="00E81149"/>
    <w:rsid w:val="00E811C4"/>
    <w:rsid w:val="00E8129F"/>
    <w:rsid w:val="00E816E9"/>
    <w:rsid w:val="00E817F8"/>
    <w:rsid w:val="00E81DCF"/>
    <w:rsid w:val="00E82500"/>
    <w:rsid w:val="00E82FB0"/>
    <w:rsid w:val="00E8336C"/>
    <w:rsid w:val="00E8397A"/>
    <w:rsid w:val="00E83EDF"/>
    <w:rsid w:val="00E83EF4"/>
    <w:rsid w:val="00E8404D"/>
    <w:rsid w:val="00E84B1A"/>
    <w:rsid w:val="00E851F1"/>
    <w:rsid w:val="00E8545A"/>
    <w:rsid w:val="00E85539"/>
    <w:rsid w:val="00E862DD"/>
    <w:rsid w:val="00E866CD"/>
    <w:rsid w:val="00E869ED"/>
    <w:rsid w:val="00E86B09"/>
    <w:rsid w:val="00E86C0E"/>
    <w:rsid w:val="00E86F37"/>
    <w:rsid w:val="00E874D9"/>
    <w:rsid w:val="00E9018B"/>
    <w:rsid w:val="00E90C27"/>
    <w:rsid w:val="00E91358"/>
    <w:rsid w:val="00E91DC5"/>
    <w:rsid w:val="00E921B5"/>
    <w:rsid w:val="00E927A1"/>
    <w:rsid w:val="00E92841"/>
    <w:rsid w:val="00E93345"/>
    <w:rsid w:val="00E934A8"/>
    <w:rsid w:val="00E93F1C"/>
    <w:rsid w:val="00E94410"/>
    <w:rsid w:val="00E949E0"/>
    <w:rsid w:val="00E94BB6"/>
    <w:rsid w:val="00E954E0"/>
    <w:rsid w:val="00E957E0"/>
    <w:rsid w:val="00E95C19"/>
    <w:rsid w:val="00E96912"/>
    <w:rsid w:val="00E96D64"/>
    <w:rsid w:val="00E97683"/>
    <w:rsid w:val="00E9788C"/>
    <w:rsid w:val="00E97990"/>
    <w:rsid w:val="00EA024D"/>
    <w:rsid w:val="00EA060E"/>
    <w:rsid w:val="00EA0F97"/>
    <w:rsid w:val="00EA1164"/>
    <w:rsid w:val="00EA153F"/>
    <w:rsid w:val="00EA1944"/>
    <w:rsid w:val="00EA1BD7"/>
    <w:rsid w:val="00EA2B2C"/>
    <w:rsid w:val="00EA2C14"/>
    <w:rsid w:val="00EA32DA"/>
    <w:rsid w:val="00EA45C7"/>
    <w:rsid w:val="00EA4F73"/>
    <w:rsid w:val="00EA64E4"/>
    <w:rsid w:val="00EA65DE"/>
    <w:rsid w:val="00EA68DA"/>
    <w:rsid w:val="00EA78AB"/>
    <w:rsid w:val="00EB04A4"/>
    <w:rsid w:val="00EB0AB3"/>
    <w:rsid w:val="00EB172E"/>
    <w:rsid w:val="00EB1AB1"/>
    <w:rsid w:val="00EB1D33"/>
    <w:rsid w:val="00EB1ECA"/>
    <w:rsid w:val="00EB1FB3"/>
    <w:rsid w:val="00EB29FC"/>
    <w:rsid w:val="00EB2C03"/>
    <w:rsid w:val="00EB2EBD"/>
    <w:rsid w:val="00EB3441"/>
    <w:rsid w:val="00EB3E9B"/>
    <w:rsid w:val="00EB446D"/>
    <w:rsid w:val="00EB454E"/>
    <w:rsid w:val="00EB49DC"/>
    <w:rsid w:val="00EB4CE2"/>
    <w:rsid w:val="00EB525D"/>
    <w:rsid w:val="00EB5CCC"/>
    <w:rsid w:val="00EB5FE9"/>
    <w:rsid w:val="00EB6C2E"/>
    <w:rsid w:val="00EB6E86"/>
    <w:rsid w:val="00EB7DC6"/>
    <w:rsid w:val="00EC06BA"/>
    <w:rsid w:val="00EC06EE"/>
    <w:rsid w:val="00EC0E49"/>
    <w:rsid w:val="00EC0F10"/>
    <w:rsid w:val="00EC1EDB"/>
    <w:rsid w:val="00EC2609"/>
    <w:rsid w:val="00EC265D"/>
    <w:rsid w:val="00EC2669"/>
    <w:rsid w:val="00EC2728"/>
    <w:rsid w:val="00EC2C7E"/>
    <w:rsid w:val="00EC31BB"/>
    <w:rsid w:val="00EC35E5"/>
    <w:rsid w:val="00EC3EC7"/>
    <w:rsid w:val="00EC43EB"/>
    <w:rsid w:val="00EC44BA"/>
    <w:rsid w:val="00EC474D"/>
    <w:rsid w:val="00EC4850"/>
    <w:rsid w:val="00EC4F3F"/>
    <w:rsid w:val="00EC509D"/>
    <w:rsid w:val="00EC5CC3"/>
    <w:rsid w:val="00EC62BF"/>
    <w:rsid w:val="00EC651E"/>
    <w:rsid w:val="00EC662B"/>
    <w:rsid w:val="00EC6D8C"/>
    <w:rsid w:val="00EC7119"/>
    <w:rsid w:val="00EC71A9"/>
    <w:rsid w:val="00EC7209"/>
    <w:rsid w:val="00EC7396"/>
    <w:rsid w:val="00EC7795"/>
    <w:rsid w:val="00EC7B77"/>
    <w:rsid w:val="00EC7E1E"/>
    <w:rsid w:val="00ED0E61"/>
    <w:rsid w:val="00ED0EA2"/>
    <w:rsid w:val="00ED0F01"/>
    <w:rsid w:val="00ED11B9"/>
    <w:rsid w:val="00ED2AA8"/>
    <w:rsid w:val="00ED32F1"/>
    <w:rsid w:val="00ED33F9"/>
    <w:rsid w:val="00ED3F05"/>
    <w:rsid w:val="00ED430D"/>
    <w:rsid w:val="00ED45F1"/>
    <w:rsid w:val="00ED493B"/>
    <w:rsid w:val="00ED4F39"/>
    <w:rsid w:val="00ED5AB7"/>
    <w:rsid w:val="00ED6179"/>
    <w:rsid w:val="00ED733A"/>
    <w:rsid w:val="00EE000F"/>
    <w:rsid w:val="00EE0811"/>
    <w:rsid w:val="00EE1A0F"/>
    <w:rsid w:val="00EE1B45"/>
    <w:rsid w:val="00EE2590"/>
    <w:rsid w:val="00EE274A"/>
    <w:rsid w:val="00EE2882"/>
    <w:rsid w:val="00EE2AB3"/>
    <w:rsid w:val="00EE2CB1"/>
    <w:rsid w:val="00EE3C4C"/>
    <w:rsid w:val="00EE5639"/>
    <w:rsid w:val="00EE58CE"/>
    <w:rsid w:val="00EE5FDA"/>
    <w:rsid w:val="00EE62B7"/>
    <w:rsid w:val="00EE72F7"/>
    <w:rsid w:val="00EE7502"/>
    <w:rsid w:val="00EE77C4"/>
    <w:rsid w:val="00EE7881"/>
    <w:rsid w:val="00EE7919"/>
    <w:rsid w:val="00EE7BF7"/>
    <w:rsid w:val="00EE7C67"/>
    <w:rsid w:val="00EE7D5D"/>
    <w:rsid w:val="00EF04B6"/>
    <w:rsid w:val="00EF0E3B"/>
    <w:rsid w:val="00EF0F7D"/>
    <w:rsid w:val="00EF1459"/>
    <w:rsid w:val="00EF1AE7"/>
    <w:rsid w:val="00EF42E0"/>
    <w:rsid w:val="00EF5B07"/>
    <w:rsid w:val="00EF5EAF"/>
    <w:rsid w:val="00EF68D4"/>
    <w:rsid w:val="00EF75DF"/>
    <w:rsid w:val="00EF7A5A"/>
    <w:rsid w:val="00F00477"/>
    <w:rsid w:val="00F006B8"/>
    <w:rsid w:val="00F00E63"/>
    <w:rsid w:val="00F00E8B"/>
    <w:rsid w:val="00F01223"/>
    <w:rsid w:val="00F01478"/>
    <w:rsid w:val="00F028FD"/>
    <w:rsid w:val="00F02F5F"/>
    <w:rsid w:val="00F0308B"/>
    <w:rsid w:val="00F032DD"/>
    <w:rsid w:val="00F03C61"/>
    <w:rsid w:val="00F03D75"/>
    <w:rsid w:val="00F03E1D"/>
    <w:rsid w:val="00F04757"/>
    <w:rsid w:val="00F05559"/>
    <w:rsid w:val="00F05586"/>
    <w:rsid w:val="00F0676C"/>
    <w:rsid w:val="00F0734C"/>
    <w:rsid w:val="00F07A35"/>
    <w:rsid w:val="00F07E2B"/>
    <w:rsid w:val="00F10155"/>
    <w:rsid w:val="00F10B8F"/>
    <w:rsid w:val="00F1115C"/>
    <w:rsid w:val="00F12252"/>
    <w:rsid w:val="00F12B74"/>
    <w:rsid w:val="00F12DDA"/>
    <w:rsid w:val="00F12FC0"/>
    <w:rsid w:val="00F14301"/>
    <w:rsid w:val="00F14583"/>
    <w:rsid w:val="00F1480B"/>
    <w:rsid w:val="00F14B0D"/>
    <w:rsid w:val="00F15CF1"/>
    <w:rsid w:val="00F16321"/>
    <w:rsid w:val="00F167CB"/>
    <w:rsid w:val="00F16BCA"/>
    <w:rsid w:val="00F16EF1"/>
    <w:rsid w:val="00F17368"/>
    <w:rsid w:val="00F175A9"/>
    <w:rsid w:val="00F177F8"/>
    <w:rsid w:val="00F17CC2"/>
    <w:rsid w:val="00F2036E"/>
    <w:rsid w:val="00F20F3F"/>
    <w:rsid w:val="00F2139E"/>
    <w:rsid w:val="00F21F51"/>
    <w:rsid w:val="00F22274"/>
    <w:rsid w:val="00F22AB0"/>
    <w:rsid w:val="00F22C62"/>
    <w:rsid w:val="00F2371C"/>
    <w:rsid w:val="00F23D2D"/>
    <w:rsid w:val="00F23E4B"/>
    <w:rsid w:val="00F242B4"/>
    <w:rsid w:val="00F246A8"/>
    <w:rsid w:val="00F2534C"/>
    <w:rsid w:val="00F2574A"/>
    <w:rsid w:val="00F257F7"/>
    <w:rsid w:val="00F258D7"/>
    <w:rsid w:val="00F25C24"/>
    <w:rsid w:val="00F25D5D"/>
    <w:rsid w:val="00F25EB8"/>
    <w:rsid w:val="00F25F23"/>
    <w:rsid w:val="00F26EDA"/>
    <w:rsid w:val="00F26F34"/>
    <w:rsid w:val="00F27871"/>
    <w:rsid w:val="00F30264"/>
    <w:rsid w:val="00F3058A"/>
    <w:rsid w:val="00F308FD"/>
    <w:rsid w:val="00F30DC1"/>
    <w:rsid w:val="00F3103B"/>
    <w:rsid w:val="00F31E77"/>
    <w:rsid w:val="00F324D2"/>
    <w:rsid w:val="00F326D0"/>
    <w:rsid w:val="00F32A36"/>
    <w:rsid w:val="00F3333D"/>
    <w:rsid w:val="00F333D1"/>
    <w:rsid w:val="00F33589"/>
    <w:rsid w:val="00F33C60"/>
    <w:rsid w:val="00F34722"/>
    <w:rsid w:val="00F34FB2"/>
    <w:rsid w:val="00F35264"/>
    <w:rsid w:val="00F358A6"/>
    <w:rsid w:val="00F358BA"/>
    <w:rsid w:val="00F358F2"/>
    <w:rsid w:val="00F35AE6"/>
    <w:rsid w:val="00F35BB7"/>
    <w:rsid w:val="00F35FA3"/>
    <w:rsid w:val="00F363CB"/>
    <w:rsid w:val="00F3704B"/>
    <w:rsid w:val="00F37A67"/>
    <w:rsid w:val="00F37CF9"/>
    <w:rsid w:val="00F4136C"/>
    <w:rsid w:val="00F41436"/>
    <w:rsid w:val="00F41CBF"/>
    <w:rsid w:val="00F42E93"/>
    <w:rsid w:val="00F4315F"/>
    <w:rsid w:val="00F447AF"/>
    <w:rsid w:val="00F449B0"/>
    <w:rsid w:val="00F44D3A"/>
    <w:rsid w:val="00F453AB"/>
    <w:rsid w:val="00F458E8"/>
    <w:rsid w:val="00F45915"/>
    <w:rsid w:val="00F46BC1"/>
    <w:rsid w:val="00F47984"/>
    <w:rsid w:val="00F47CF7"/>
    <w:rsid w:val="00F501E0"/>
    <w:rsid w:val="00F51F22"/>
    <w:rsid w:val="00F520E7"/>
    <w:rsid w:val="00F529E7"/>
    <w:rsid w:val="00F52F39"/>
    <w:rsid w:val="00F54340"/>
    <w:rsid w:val="00F54441"/>
    <w:rsid w:val="00F54DE1"/>
    <w:rsid w:val="00F54DF4"/>
    <w:rsid w:val="00F551CE"/>
    <w:rsid w:val="00F5585B"/>
    <w:rsid w:val="00F57115"/>
    <w:rsid w:val="00F5759D"/>
    <w:rsid w:val="00F57B2D"/>
    <w:rsid w:val="00F6043B"/>
    <w:rsid w:val="00F61AD6"/>
    <w:rsid w:val="00F62098"/>
    <w:rsid w:val="00F62869"/>
    <w:rsid w:val="00F63ABF"/>
    <w:rsid w:val="00F65089"/>
    <w:rsid w:val="00F650D9"/>
    <w:rsid w:val="00F6511D"/>
    <w:rsid w:val="00F65168"/>
    <w:rsid w:val="00F65E3A"/>
    <w:rsid w:val="00F66693"/>
    <w:rsid w:val="00F66843"/>
    <w:rsid w:val="00F66926"/>
    <w:rsid w:val="00F66A5E"/>
    <w:rsid w:val="00F67028"/>
    <w:rsid w:val="00F672FD"/>
    <w:rsid w:val="00F67678"/>
    <w:rsid w:val="00F677B0"/>
    <w:rsid w:val="00F70051"/>
    <w:rsid w:val="00F70292"/>
    <w:rsid w:val="00F702F6"/>
    <w:rsid w:val="00F7070C"/>
    <w:rsid w:val="00F7070D"/>
    <w:rsid w:val="00F70BEB"/>
    <w:rsid w:val="00F7121F"/>
    <w:rsid w:val="00F71775"/>
    <w:rsid w:val="00F71993"/>
    <w:rsid w:val="00F73A76"/>
    <w:rsid w:val="00F73D7C"/>
    <w:rsid w:val="00F73FDB"/>
    <w:rsid w:val="00F7490E"/>
    <w:rsid w:val="00F74914"/>
    <w:rsid w:val="00F749CB"/>
    <w:rsid w:val="00F74B7F"/>
    <w:rsid w:val="00F757DA"/>
    <w:rsid w:val="00F757E4"/>
    <w:rsid w:val="00F75E2F"/>
    <w:rsid w:val="00F75F49"/>
    <w:rsid w:val="00F76106"/>
    <w:rsid w:val="00F768C8"/>
    <w:rsid w:val="00F8021E"/>
    <w:rsid w:val="00F802CD"/>
    <w:rsid w:val="00F80628"/>
    <w:rsid w:val="00F806C6"/>
    <w:rsid w:val="00F809AE"/>
    <w:rsid w:val="00F818FE"/>
    <w:rsid w:val="00F81A92"/>
    <w:rsid w:val="00F81C99"/>
    <w:rsid w:val="00F820BC"/>
    <w:rsid w:val="00F82BE3"/>
    <w:rsid w:val="00F83070"/>
    <w:rsid w:val="00F8326E"/>
    <w:rsid w:val="00F834AE"/>
    <w:rsid w:val="00F83658"/>
    <w:rsid w:val="00F836EA"/>
    <w:rsid w:val="00F838F7"/>
    <w:rsid w:val="00F83CF6"/>
    <w:rsid w:val="00F84059"/>
    <w:rsid w:val="00F843AA"/>
    <w:rsid w:val="00F853EB"/>
    <w:rsid w:val="00F85C28"/>
    <w:rsid w:val="00F860AC"/>
    <w:rsid w:val="00F860D7"/>
    <w:rsid w:val="00F864DD"/>
    <w:rsid w:val="00F86B58"/>
    <w:rsid w:val="00F86BAE"/>
    <w:rsid w:val="00F86F95"/>
    <w:rsid w:val="00F87239"/>
    <w:rsid w:val="00F87809"/>
    <w:rsid w:val="00F903EC"/>
    <w:rsid w:val="00F90528"/>
    <w:rsid w:val="00F91C72"/>
    <w:rsid w:val="00F9205B"/>
    <w:rsid w:val="00F921D6"/>
    <w:rsid w:val="00F92625"/>
    <w:rsid w:val="00F92668"/>
    <w:rsid w:val="00F931A5"/>
    <w:rsid w:val="00F93619"/>
    <w:rsid w:val="00F93C2A"/>
    <w:rsid w:val="00F940C5"/>
    <w:rsid w:val="00F94A2E"/>
    <w:rsid w:val="00F94F1B"/>
    <w:rsid w:val="00F95B05"/>
    <w:rsid w:val="00F95E50"/>
    <w:rsid w:val="00F96566"/>
    <w:rsid w:val="00F968AE"/>
    <w:rsid w:val="00F96950"/>
    <w:rsid w:val="00F9765F"/>
    <w:rsid w:val="00F9799C"/>
    <w:rsid w:val="00F97A47"/>
    <w:rsid w:val="00F97F86"/>
    <w:rsid w:val="00F97FC9"/>
    <w:rsid w:val="00FA0422"/>
    <w:rsid w:val="00FA06AC"/>
    <w:rsid w:val="00FA08E5"/>
    <w:rsid w:val="00FA1022"/>
    <w:rsid w:val="00FA105E"/>
    <w:rsid w:val="00FA1221"/>
    <w:rsid w:val="00FA1BF9"/>
    <w:rsid w:val="00FA1F1A"/>
    <w:rsid w:val="00FA3864"/>
    <w:rsid w:val="00FA3C2E"/>
    <w:rsid w:val="00FA3C6D"/>
    <w:rsid w:val="00FA3DDD"/>
    <w:rsid w:val="00FA49D9"/>
    <w:rsid w:val="00FA4B54"/>
    <w:rsid w:val="00FA504F"/>
    <w:rsid w:val="00FA5344"/>
    <w:rsid w:val="00FA5649"/>
    <w:rsid w:val="00FA56B9"/>
    <w:rsid w:val="00FA5D85"/>
    <w:rsid w:val="00FA6533"/>
    <w:rsid w:val="00FA6F70"/>
    <w:rsid w:val="00FA785E"/>
    <w:rsid w:val="00FA79FA"/>
    <w:rsid w:val="00FA7F36"/>
    <w:rsid w:val="00FB0868"/>
    <w:rsid w:val="00FB15E9"/>
    <w:rsid w:val="00FB1804"/>
    <w:rsid w:val="00FB19A0"/>
    <w:rsid w:val="00FB1EC2"/>
    <w:rsid w:val="00FB1EC8"/>
    <w:rsid w:val="00FB23FE"/>
    <w:rsid w:val="00FB257C"/>
    <w:rsid w:val="00FB2E33"/>
    <w:rsid w:val="00FB3D1B"/>
    <w:rsid w:val="00FB3DFE"/>
    <w:rsid w:val="00FB3E5B"/>
    <w:rsid w:val="00FB3F25"/>
    <w:rsid w:val="00FB40F7"/>
    <w:rsid w:val="00FB4497"/>
    <w:rsid w:val="00FB4DD4"/>
    <w:rsid w:val="00FB5BE0"/>
    <w:rsid w:val="00FB62C3"/>
    <w:rsid w:val="00FB698C"/>
    <w:rsid w:val="00FB69B9"/>
    <w:rsid w:val="00FB7219"/>
    <w:rsid w:val="00FB7B42"/>
    <w:rsid w:val="00FB7E4D"/>
    <w:rsid w:val="00FB7F99"/>
    <w:rsid w:val="00FC043C"/>
    <w:rsid w:val="00FC0888"/>
    <w:rsid w:val="00FC0996"/>
    <w:rsid w:val="00FC0B05"/>
    <w:rsid w:val="00FC1B0A"/>
    <w:rsid w:val="00FC1DA9"/>
    <w:rsid w:val="00FC21EB"/>
    <w:rsid w:val="00FC2658"/>
    <w:rsid w:val="00FC283E"/>
    <w:rsid w:val="00FC2C57"/>
    <w:rsid w:val="00FC2D3B"/>
    <w:rsid w:val="00FC2F2B"/>
    <w:rsid w:val="00FC31FD"/>
    <w:rsid w:val="00FC3232"/>
    <w:rsid w:val="00FC3526"/>
    <w:rsid w:val="00FC365E"/>
    <w:rsid w:val="00FC39BA"/>
    <w:rsid w:val="00FC4112"/>
    <w:rsid w:val="00FC4544"/>
    <w:rsid w:val="00FC45ED"/>
    <w:rsid w:val="00FC4AFB"/>
    <w:rsid w:val="00FC4E16"/>
    <w:rsid w:val="00FC4E1D"/>
    <w:rsid w:val="00FC4E5D"/>
    <w:rsid w:val="00FC5F96"/>
    <w:rsid w:val="00FC6518"/>
    <w:rsid w:val="00FC664F"/>
    <w:rsid w:val="00FC68F3"/>
    <w:rsid w:val="00FC7102"/>
    <w:rsid w:val="00FC783A"/>
    <w:rsid w:val="00FC79A3"/>
    <w:rsid w:val="00FD019C"/>
    <w:rsid w:val="00FD03A0"/>
    <w:rsid w:val="00FD137D"/>
    <w:rsid w:val="00FD14C0"/>
    <w:rsid w:val="00FD1576"/>
    <w:rsid w:val="00FD17AB"/>
    <w:rsid w:val="00FD1CCB"/>
    <w:rsid w:val="00FD22BC"/>
    <w:rsid w:val="00FD26DA"/>
    <w:rsid w:val="00FD2B92"/>
    <w:rsid w:val="00FD3470"/>
    <w:rsid w:val="00FD4AD7"/>
    <w:rsid w:val="00FD4FA6"/>
    <w:rsid w:val="00FD54C9"/>
    <w:rsid w:val="00FD57BE"/>
    <w:rsid w:val="00FD7033"/>
    <w:rsid w:val="00FD73CF"/>
    <w:rsid w:val="00FD7D92"/>
    <w:rsid w:val="00FE01FF"/>
    <w:rsid w:val="00FE043A"/>
    <w:rsid w:val="00FE0AA6"/>
    <w:rsid w:val="00FE0C49"/>
    <w:rsid w:val="00FE0C52"/>
    <w:rsid w:val="00FE1B12"/>
    <w:rsid w:val="00FE1CE6"/>
    <w:rsid w:val="00FE1E9A"/>
    <w:rsid w:val="00FE3276"/>
    <w:rsid w:val="00FE3506"/>
    <w:rsid w:val="00FE387C"/>
    <w:rsid w:val="00FE3A89"/>
    <w:rsid w:val="00FE3D1A"/>
    <w:rsid w:val="00FE4786"/>
    <w:rsid w:val="00FE49B7"/>
    <w:rsid w:val="00FE4B3F"/>
    <w:rsid w:val="00FE5D8B"/>
    <w:rsid w:val="00FE72EA"/>
    <w:rsid w:val="00FE7436"/>
    <w:rsid w:val="00FF0097"/>
    <w:rsid w:val="00FF01E3"/>
    <w:rsid w:val="00FF096E"/>
    <w:rsid w:val="00FF12C1"/>
    <w:rsid w:val="00FF188A"/>
    <w:rsid w:val="00FF2830"/>
    <w:rsid w:val="00FF29DA"/>
    <w:rsid w:val="00FF2CC9"/>
    <w:rsid w:val="00FF2D55"/>
    <w:rsid w:val="00FF2DE1"/>
    <w:rsid w:val="00FF32E0"/>
    <w:rsid w:val="00FF3504"/>
    <w:rsid w:val="00FF39F7"/>
    <w:rsid w:val="00FF40F1"/>
    <w:rsid w:val="00FF60DE"/>
    <w:rsid w:val="00FF73D3"/>
    <w:rsid w:val="00FF7DA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6C52AA"/>
  <w15:chartTrackingRefBased/>
  <w15:docId w15:val="{3B38AF0B-7C49-421F-94B3-34C2FDF51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16"/>
    <w:pPr>
      <w:widowControl w:val="0"/>
      <w:wordWrap w:val="0"/>
      <w:autoSpaceDE w:val="0"/>
      <w:autoSpaceDN w:val="0"/>
      <w:spacing w:after="0" w:line="276" w:lineRule="auto"/>
    </w:pPr>
    <w:rPr>
      <w:rFonts w:ascii="Calibri" w:hAnsi="Calibri" w:cs="Calibri"/>
    </w:rPr>
  </w:style>
  <w:style w:type="paragraph" w:styleId="Heading1">
    <w:name w:val="heading 1"/>
    <w:basedOn w:val="Normal"/>
    <w:next w:val="Normal"/>
    <w:link w:val="Heading1Char"/>
    <w:uiPriority w:val="9"/>
    <w:qFormat/>
    <w:rsid w:val="00855FBD"/>
    <w:pPr>
      <w:keepNext/>
      <w:keepLines/>
      <w:outlineLvl w:val="0"/>
    </w:pPr>
    <w:rPr>
      <w:rFonts w:eastAsiaTheme="majorEastAsia"/>
      <w:b/>
      <w:bCs/>
      <w:sz w:val="36"/>
      <w:szCs w:val="36"/>
    </w:rPr>
  </w:style>
  <w:style w:type="paragraph" w:styleId="Heading2">
    <w:name w:val="heading 2"/>
    <w:basedOn w:val="Heading1"/>
    <w:next w:val="Normal"/>
    <w:link w:val="Heading2Char"/>
    <w:uiPriority w:val="9"/>
    <w:unhideWhenUsed/>
    <w:qFormat/>
    <w:rsid w:val="00D57877"/>
    <w:pPr>
      <w:outlineLvl w:val="1"/>
    </w:pPr>
    <w:rPr>
      <w:i/>
      <w:iCs/>
      <w:sz w:val="32"/>
      <w:szCs w:val="32"/>
    </w:rPr>
  </w:style>
  <w:style w:type="paragraph" w:styleId="Heading3">
    <w:name w:val="heading 3"/>
    <w:basedOn w:val="Heading2"/>
    <w:next w:val="Normal"/>
    <w:link w:val="Heading3Char"/>
    <w:uiPriority w:val="9"/>
    <w:unhideWhenUsed/>
    <w:qFormat/>
    <w:rsid w:val="002E485B"/>
    <w:pPr>
      <w:numPr>
        <w:numId w:val="31"/>
      </w:numPr>
      <w:outlineLvl w:val="2"/>
    </w:pPr>
    <w:rPr>
      <w:i w:val="0"/>
      <w:iCs w:val="0"/>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FBD"/>
    <w:rPr>
      <w:rFonts w:ascii="Calibri" w:eastAsiaTheme="majorEastAsia" w:hAnsi="Calibri" w:cs="Calibri"/>
      <w:b/>
      <w:bCs/>
      <w:sz w:val="36"/>
      <w:szCs w:val="36"/>
    </w:rPr>
  </w:style>
  <w:style w:type="character" w:styleId="Hyperlink">
    <w:name w:val="Hyperlink"/>
    <w:basedOn w:val="DefaultParagraphFont"/>
    <w:uiPriority w:val="99"/>
    <w:unhideWhenUsed/>
    <w:rsid w:val="00F04757"/>
    <w:rPr>
      <w:color w:val="0563C1" w:themeColor="hyperlink"/>
      <w:u w:val="single"/>
    </w:rPr>
  </w:style>
  <w:style w:type="paragraph" w:styleId="FootnoteText">
    <w:name w:val="footnote text"/>
    <w:basedOn w:val="Normal"/>
    <w:link w:val="FootnoteTextChar"/>
    <w:uiPriority w:val="99"/>
    <w:unhideWhenUsed/>
    <w:rsid w:val="00F04757"/>
    <w:pPr>
      <w:spacing w:line="240" w:lineRule="auto"/>
    </w:pPr>
    <w:rPr>
      <w:sz w:val="20"/>
      <w:szCs w:val="20"/>
    </w:rPr>
  </w:style>
  <w:style w:type="character" w:customStyle="1" w:styleId="FootnoteTextChar">
    <w:name w:val="Footnote Text Char"/>
    <w:basedOn w:val="DefaultParagraphFont"/>
    <w:link w:val="FootnoteText"/>
    <w:uiPriority w:val="99"/>
    <w:rsid w:val="00F04757"/>
    <w:rPr>
      <w:rFonts w:ascii="Calibri" w:hAnsi="Calibri" w:cs="Calibri"/>
      <w:sz w:val="20"/>
      <w:szCs w:val="20"/>
    </w:rPr>
  </w:style>
  <w:style w:type="character" w:styleId="FootnoteReference">
    <w:name w:val="footnote reference"/>
    <w:basedOn w:val="DefaultParagraphFont"/>
    <w:uiPriority w:val="99"/>
    <w:semiHidden/>
    <w:unhideWhenUsed/>
    <w:rsid w:val="00F04757"/>
    <w:rPr>
      <w:vertAlign w:val="superscript"/>
    </w:rPr>
  </w:style>
  <w:style w:type="paragraph" w:styleId="ListParagraph">
    <w:name w:val="List Paragraph"/>
    <w:basedOn w:val="Normal"/>
    <w:uiPriority w:val="34"/>
    <w:qFormat/>
    <w:rsid w:val="007A138C"/>
    <w:pPr>
      <w:ind w:left="720"/>
      <w:contextualSpacing/>
    </w:pPr>
  </w:style>
  <w:style w:type="character" w:customStyle="1" w:styleId="Heading2Char">
    <w:name w:val="Heading 2 Char"/>
    <w:basedOn w:val="DefaultParagraphFont"/>
    <w:link w:val="Heading2"/>
    <w:uiPriority w:val="9"/>
    <w:rsid w:val="00D57877"/>
    <w:rPr>
      <w:rFonts w:ascii="Calibri" w:eastAsiaTheme="majorEastAsia" w:hAnsi="Calibri" w:cs="Calibri"/>
      <w:b/>
      <w:bCs/>
      <w:i/>
      <w:iCs/>
      <w:sz w:val="32"/>
      <w:szCs w:val="32"/>
    </w:rPr>
  </w:style>
  <w:style w:type="character" w:customStyle="1" w:styleId="Heading3Char">
    <w:name w:val="Heading 3 Char"/>
    <w:basedOn w:val="DefaultParagraphFont"/>
    <w:link w:val="Heading3"/>
    <w:uiPriority w:val="9"/>
    <w:rsid w:val="002E485B"/>
    <w:rPr>
      <w:rFonts w:ascii="Calibri" w:eastAsiaTheme="majorEastAsia" w:hAnsi="Calibri" w:cs="Calibri"/>
      <w:b/>
      <w:bCs/>
      <w:sz w:val="28"/>
      <w:szCs w:val="28"/>
    </w:rPr>
  </w:style>
  <w:style w:type="paragraph" w:styleId="Header">
    <w:name w:val="header"/>
    <w:basedOn w:val="Normal"/>
    <w:link w:val="HeaderChar"/>
    <w:uiPriority w:val="99"/>
    <w:unhideWhenUsed/>
    <w:rsid w:val="00DD1B16"/>
    <w:pPr>
      <w:tabs>
        <w:tab w:val="center" w:pos="4513"/>
        <w:tab w:val="right" w:pos="9026"/>
      </w:tabs>
      <w:spacing w:line="240" w:lineRule="auto"/>
    </w:pPr>
  </w:style>
  <w:style w:type="character" w:customStyle="1" w:styleId="HeaderChar">
    <w:name w:val="Header Char"/>
    <w:basedOn w:val="DefaultParagraphFont"/>
    <w:link w:val="Header"/>
    <w:uiPriority w:val="99"/>
    <w:rsid w:val="00DD1B16"/>
  </w:style>
  <w:style w:type="paragraph" w:styleId="Footer">
    <w:name w:val="footer"/>
    <w:basedOn w:val="Normal"/>
    <w:link w:val="FooterChar"/>
    <w:uiPriority w:val="99"/>
    <w:unhideWhenUsed/>
    <w:rsid w:val="00DD1B16"/>
    <w:pPr>
      <w:tabs>
        <w:tab w:val="center" w:pos="4513"/>
        <w:tab w:val="right" w:pos="9026"/>
      </w:tabs>
      <w:spacing w:line="240" w:lineRule="auto"/>
    </w:pPr>
  </w:style>
  <w:style w:type="character" w:customStyle="1" w:styleId="FooterChar">
    <w:name w:val="Footer Char"/>
    <w:basedOn w:val="DefaultParagraphFont"/>
    <w:link w:val="Footer"/>
    <w:uiPriority w:val="99"/>
    <w:rsid w:val="00DD1B16"/>
  </w:style>
  <w:style w:type="paragraph" w:styleId="Caption">
    <w:name w:val="caption"/>
    <w:basedOn w:val="Normal"/>
    <w:next w:val="Normal"/>
    <w:uiPriority w:val="35"/>
    <w:unhideWhenUsed/>
    <w:qFormat/>
    <w:rsid w:val="00530E37"/>
    <w:rPr>
      <w:b/>
      <w:bCs/>
    </w:rPr>
  </w:style>
  <w:style w:type="table" w:styleId="GridTable1Light">
    <w:name w:val="Grid Table 1 Light"/>
    <w:basedOn w:val="TableNormal"/>
    <w:uiPriority w:val="46"/>
    <w:rsid w:val="00661E3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661E3D"/>
    <w:pPr>
      <w:widowControl w:val="0"/>
      <w:wordWrap w:val="0"/>
      <w:autoSpaceDE w:val="0"/>
      <w:autoSpaceDN w:val="0"/>
      <w:spacing w:after="0" w:line="240" w:lineRule="auto"/>
    </w:pPr>
  </w:style>
  <w:style w:type="character" w:styleId="EndnoteReference">
    <w:name w:val="endnote reference"/>
    <w:basedOn w:val="DefaultParagraphFont"/>
    <w:uiPriority w:val="99"/>
    <w:semiHidden/>
    <w:unhideWhenUsed/>
    <w:rsid w:val="00500665"/>
    <w:rPr>
      <w:vertAlign w:val="superscript"/>
    </w:rPr>
  </w:style>
  <w:style w:type="character" w:styleId="CommentReference">
    <w:name w:val="annotation reference"/>
    <w:basedOn w:val="DefaultParagraphFont"/>
    <w:uiPriority w:val="99"/>
    <w:semiHidden/>
    <w:unhideWhenUsed/>
    <w:rsid w:val="00834826"/>
    <w:rPr>
      <w:sz w:val="16"/>
      <w:szCs w:val="16"/>
    </w:rPr>
  </w:style>
  <w:style w:type="paragraph" w:styleId="CommentText">
    <w:name w:val="annotation text"/>
    <w:basedOn w:val="Normal"/>
    <w:link w:val="CommentTextChar"/>
    <w:uiPriority w:val="99"/>
    <w:unhideWhenUsed/>
    <w:rsid w:val="00834826"/>
    <w:pPr>
      <w:spacing w:line="240" w:lineRule="auto"/>
    </w:pPr>
    <w:rPr>
      <w:sz w:val="20"/>
      <w:szCs w:val="20"/>
    </w:rPr>
  </w:style>
  <w:style w:type="character" w:customStyle="1" w:styleId="CommentTextChar">
    <w:name w:val="Comment Text Char"/>
    <w:basedOn w:val="DefaultParagraphFont"/>
    <w:link w:val="CommentText"/>
    <w:uiPriority w:val="99"/>
    <w:rsid w:val="00834826"/>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834826"/>
    <w:rPr>
      <w:b/>
      <w:bCs/>
    </w:rPr>
  </w:style>
  <w:style w:type="character" w:customStyle="1" w:styleId="CommentSubjectChar">
    <w:name w:val="Comment Subject Char"/>
    <w:basedOn w:val="CommentTextChar"/>
    <w:link w:val="CommentSubject"/>
    <w:uiPriority w:val="99"/>
    <w:semiHidden/>
    <w:rsid w:val="00834826"/>
    <w:rPr>
      <w:rFonts w:ascii="Calibri" w:hAnsi="Calibri" w:cs="Calibri"/>
      <w:b/>
      <w:bCs/>
      <w:sz w:val="20"/>
      <w:szCs w:val="20"/>
    </w:rPr>
  </w:style>
  <w:style w:type="character" w:styleId="PlaceholderText">
    <w:name w:val="Placeholder Text"/>
    <w:basedOn w:val="DefaultParagraphFont"/>
    <w:uiPriority w:val="99"/>
    <w:semiHidden/>
    <w:rsid w:val="000661B3"/>
    <w:rPr>
      <w:color w:val="808080"/>
    </w:rPr>
  </w:style>
  <w:style w:type="table" w:styleId="TableGrid">
    <w:name w:val="Table Grid"/>
    <w:basedOn w:val="TableNormal"/>
    <w:uiPriority w:val="39"/>
    <w:rsid w:val="00E74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C5298"/>
    <w:pPr>
      <w:spacing w:after="0" w:line="240" w:lineRule="auto"/>
    </w:pPr>
    <w:rPr>
      <w:rFonts w:ascii="Calibri" w:hAnsi="Calibri" w:cs="Calibri"/>
    </w:rPr>
  </w:style>
  <w:style w:type="character" w:styleId="LineNumber">
    <w:name w:val="line number"/>
    <w:basedOn w:val="DefaultParagraphFont"/>
    <w:uiPriority w:val="99"/>
    <w:semiHidden/>
    <w:unhideWhenUsed/>
    <w:rsid w:val="00C478D2"/>
  </w:style>
  <w:style w:type="paragraph" w:styleId="Title">
    <w:name w:val="Title"/>
    <w:basedOn w:val="Heading1"/>
    <w:next w:val="Normal"/>
    <w:link w:val="TitleChar"/>
    <w:uiPriority w:val="10"/>
    <w:qFormat/>
    <w:rsid w:val="00855FBD"/>
    <w:rPr>
      <w:sz w:val="40"/>
      <w:szCs w:val="40"/>
    </w:rPr>
  </w:style>
  <w:style w:type="character" w:customStyle="1" w:styleId="TitleChar">
    <w:name w:val="Title Char"/>
    <w:basedOn w:val="DefaultParagraphFont"/>
    <w:link w:val="Title"/>
    <w:uiPriority w:val="10"/>
    <w:rsid w:val="00855FBD"/>
    <w:rPr>
      <w:rFonts w:ascii="Calibri" w:eastAsiaTheme="majorEastAsia" w:hAnsi="Calibri" w:cs="Calibri"/>
      <w:b/>
      <w:bCs/>
      <w:sz w:val="40"/>
      <w:szCs w:val="40"/>
    </w:rPr>
  </w:style>
  <w:style w:type="character" w:customStyle="1" w:styleId="UnresolvedMention1">
    <w:name w:val="Unresolved Mention1"/>
    <w:basedOn w:val="DefaultParagraphFont"/>
    <w:uiPriority w:val="99"/>
    <w:semiHidden/>
    <w:unhideWhenUsed/>
    <w:rsid w:val="00476210"/>
    <w:rPr>
      <w:color w:val="605E5C"/>
      <w:shd w:val="clear" w:color="auto" w:fill="E1DFDD"/>
    </w:rPr>
  </w:style>
  <w:style w:type="paragraph" w:customStyle="1" w:styleId="pf0">
    <w:name w:val="pf0"/>
    <w:basedOn w:val="Normal"/>
    <w:rsid w:val="00BC2BC8"/>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BC2BC8"/>
    <w:rPr>
      <w:rFonts w:ascii="Segoe UI" w:hAnsi="Segoe UI" w:cs="Segoe UI" w:hint="default"/>
      <w:sz w:val="18"/>
      <w:szCs w:val="18"/>
    </w:rPr>
  </w:style>
  <w:style w:type="paragraph" w:styleId="NormalWeb">
    <w:name w:val="Normal (Web)"/>
    <w:basedOn w:val="Normal"/>
    <w:link w:val="NormalWebChar"/>
    <w:uiPriority w:val="99"/>
    <w:semiHidden/>
    <w:unhideWhenUsed/>
    <w:rsid w:val="00197142"/>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ICE">
    <w:name w:val="NOTICE"/>
    <w:basedOn w:val="NormalWeb"/>
    <w:link w:val="NOTICEChar"/>
    <w:qFormat/>
    <w:rsid w:val="00DD76BB"/>
    <w:pPr>
      <w:spacing w:before="240" w:beforeAutospacing="0" w:after="240" w:afterAutospacing="0" w:line="276" w:lineRule="auto"/>
    </w:pPr>
    <w:rPr>
      <w:b/>
      <w:bCs/>
      <w:color w:val="FF0000"/>
      <w:sz w:val="28"/>
      <w:szCs w:val="28"/>
    </w:rPr>
  </w:style>
  <w:style w:type="character" w:customStyle="1" w:styleId="NormalWebChar">
    <w:name w:val="Normal (Web) Char"/>
    <w:basedOn w:val="DefaultParagraphFont"/>
    <w:link w:val="NormalWeb"/>
    <w:uiPriority w:val="99"/>
    <w:semiHidden/>
    <w:rsid w:val="00197142"/>
    <w:rPr>
      <w:rFonts w:ascii="Times New Roman" w:eastAsia="Times New Roman" w:hAnsi="Times New Roman" w:cs="Times New Roman"/>
      <w:sz w:val="24"/>
      <w:szCs w:val="24"/>
    </w:rPr>
  </w:style>
  <w:style w:type="character" w:customStyle="1" w:styleId="NOTICEChar">
    <w:name w:val="NOTICE Char"/>
    <w:basedOn w:val="NormalWebChar"/>
    <w:link w:val="NOTICE"/>
    <w:rsid w:val="00DD76BB"/>
    <w:rPr>
      <w:rFonts w:ascii="Times New Roman" w:eastAsia="Times New Roman" w:hAnsi="Times New Roman" w:cs="Times New Roman"/>
      <w:b/>
      <w:bCs/>
      <w:color w:val="FF0000"/>
      <w:sz w:val="28"/>
      <w:szCs w:val="28"/>
    </w:rPr>
  </w:style>
  <w:style w:type="paragraph" w:customStyle="1" w:styleId="Default">
    <w:name w:val="Default"/>
    <w:rsid w:val="00CF05FD"/>
    <w:pPr>
      <w:autoSpaceDE w:val="0"/>
      <w:autoSpaceDN w:val="0"/>
      <w:adjustRightInd w:val="0"/>
      <w:spacing w:after="0" w:line="240" w:lineRule="auto"/>
    </w:pPr>
    <w:rPr>
      <w:rFonts w:ascii="Charis SIL" w:eastAsia="Charis SIL" w:cs="Charis SIL"/>
      <w:color w:val="000000"/>
      <w:sz w:val="24"/>
      <w:szCs w:val="24"/>
    </w:rPr>
  </w:style>
  <w:style w:type="character" w:styleId="FollowedHyperlink">
    <w:name w:val="FollowedHyperlink"/>
    <w:basedOn w:val="DefaultParagraphFont"/>
    <w:uiPriority w:val="99"/>
    <w:semiHidden/>
    <w:unhideWhenUsed/>
    <w:rsid w:val="00E8129F"/>
    <w:rPr>
      <w:color w:val="954F72" w:themeColor="followedHyperlink"/>
      <w:u w:val="single"/>
    </w:rPr>
  </w:style>
  <w:style w:type="paragraph" w:styleId="BalloonText">
    <w:name w:val="Balloon Text"/>
    <w:basedOn w:val="Normal"/>
    <w:link w:val="BalloonTextChar"/>
    <w:uiPriority w:val="99"/>
    <w:semiHidden/>
    <w:unhideWhenUsed/>
    <w:rsid w:val="00CE5B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B75"/>
    <w:rPr>
      <w:rFonts w:ascii="Segoe UI" w:hAnsi="Segoe UI" w:cs="Segoe UI"/>
      <w:sz w:val="18"/>
      <w:szCs w:val="18"/>
    </w:rPr>
  </w:style>
  <w:style w:type="character" w:styleId="UnresolvedMention">
    <w:name w:val="Unresolved Mention"/>
    <w:basedOn w:val="DefaultParagraphFont"/>
    <w:uiPriority w:val="99"/>
    <w:semiHidden/>
    <w:unhideWhenUsed/>
    <w:rsid w:val="00F54DF4"/>
    <w:rPr>
      <w:color w:val="605E5C"/>
      <w:shd w:val="clear" w:color="auto" w:fill="E1DFDD"/>
    </w:rPr>
  </w:style>
  <w:style w:type="table" w:styleId="TableGridLight">
    <w:name w:val="Grid Table Light"/>
    <w:basedOn w:val="TableNormal"/>
    <w:uiPriority w:val="40"/>
    <w:rsid w:val="005851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0804">
      <w:bodyDiv w:val="1"/>
      <w:marLeft w:val="0"/>
      <w:marRight w:val="0"/>
      <w:marTop w:val="0"/>
      <w:marBottom w:val="0"/>
      <w:divBdr>
        <w:top w:val="none" w:sz="0" w:space="0" w:color="auto"/>
        <w:left w:val="none" w:sz="0" w:space="0" w:color="auto"/>
        <w:bottom w:val="none" w:sz="0" w:space="0" w:color="auto"/>
        <w:right w:val="none" w:sz="0" w:space="0" w:color="auto"/>
      </w:divBdr>
    </w:div>
    <w:div w:id="19556066">
      <w:bodyDiv w:val="1"/>
      <w:marLeft w:val="0"/>
      <w:marRight w:val="0"/>
      <w:marTop w:val="0"/>
      <w:marBottom w:val="0"/>
      <w:divBdr>
        <w:top w:val="none" w:sz="0" w:space="0" w:color="auto"/>
        <w:left w:val="none" w:sz="0" w:space="0" w:color="auto"/>
        <w:bottom w:val="none" w:sz="0" w:space="0" w:color="auto"/>
        <w:right w:val="none" w:sz="0" w:space="0" w:color="auto"/>
      </w:divBdr>
    </w:div>
    <w:div w:id="112791742">
      <w:bodyDiv w:val="1"/>
      <w:marLeft w:val="0"/>
      <w:marRight w:val="0"/>
      <w:marTop w:val="0"/>
      <w:marBottom w:val="0"/>
      <w:divBdr>
        <w:top w:val="none" w:sz="0" w:space="0" w:color="auto"/>
        <w:left w:val="none" w:sz="0" w:space="0" w:color="auto"/>
        <w:bottom w:val="none" w:sz="0" w:space="0" w:color="auto"/>
        <w:right w:val="none" w:sz="0" w:space="0" w:color="auto"/>
      </w:divBdr>
      <w:divsChild>
        <w:div w:id="1379744848">
          <w:marLeft w:val="0"/>
          <w:marRight w:val="0"/>
          <w:marTop w:val="0"/>
          <w:marBottom w:val="0"/>
          <w:divBdr>
            <w:top w:val="none" w:sz="0" w:space="0" w:color="auto"/>
            <w:left w:val="none" w:sz="0" w:space="0" w:color="auto"/>
            <w:bottom w:val="none" w:sz="0" w:space="0" w:color="auto"/>
            <w:right w:val="none" w:sz="0" w:space="0" w:color="auto"/>
          </w:divBdr>
          <w:divsChild>
            <w:div w:id="728184521">
              <w:marLeft w:val="0"/>
              <w:marRight w:val="0"/>
              <w:marTop w:val="0"/>
              <w:marBottom w:val="120"/>
              <w:divBdr>
                <w:top w:val="none" w:sz="0" w:space="0" w:color="auto"/>
                <w:left w:val="none" w:sz="0" w:space="0" w:color="auto"/>
                <w:bottom w:val="none" w:sz="0" w:space="0" w:color="auto"/>
                <w:right w:val="none" w:sz="0" w:space="0" w:color="auto"/>
              </w:divBdr>
              <w:divsChild>
                <w:div w:id="772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4789">
      <w:bodyDiv w:val="1"/>
      <w:marLeft w:val="0"/>
      <w:marRight w:val="0"/>
      <w:marTop w:val="0"/>
      <w:marBottom w:val="0"/>
      <w:divBdr>
        <w:top w:val="none" w:sz="0" w:space="0" w:color="auto"/>
        <w:left w:val="none" w:sz="0" w:space="0" w:color="auto"/>
        <w:bottom w:val="none" w:sz="0" w:space="0" w:color="auto"/>
        <w:right w:val="none" w:sz="0" w:space="0" w:color="auto"/>
      </w:divBdr>
    </w:div>
    <w:div w:id="411926408">
      <w:bodyDiv w:val="1"/>
      <w:marLeft w:val="0"/>
      <w:marRight w:val="0"/>
      <w:marTop w:val="0"/>
      <w:marBottom w:val="0"/>
      <w:divBdr>
        <w:top w:val="none" w:sz="0" w:space="0" w:color="auto"/>
        <w:left w:val="none" w:sz="0" w:space="0" w:color="auto"/>
        <w:bottom w:val="none" w:sz="0" w:space="0" w:color="auto"/>
        <w:right w:val="none" w:sz="0" w:space="0" w:color="auto"/>
      </w:divBdr>
    </w:div>
    <w:div w:id="416440343">
      <w:bodyDiv w:val="1"/>
      <w:marLeft w:val="0"/>
      <w:marRight w:val="0"/>
      <w:marTop w:val="0"/>
      <w:marBottom w:val="0"/>
      <w:divBdr>
        <w:top w:val="none" w:sz="0" w:space="0" w:color="auto"/>
        <w:left w:val="none" w:sz="0" w:space="0" w:color="auto"/>
        <w:bottom w:val="none" w:sz="0" w:space="0" w:color="auto"/>
        <w:right w:val="none" w:sz="0" w:space="0" w:color="auto"/>
      </w:divBdr>
    </w:div>
    <w:div w:id="472716822">
      <w:bodyDiv w:val="1"/>
      <w:marLeft w:val="0"/>
      <w:marRight w:val="0"/>
      <w:marTop w:val="0"/>
      <w:marBottom w:val="0"/>
      <w:divBdr>
        <w:top w:val="none" w:sz="0" w:space="0" w:color="auto"/>
        <w:left w:val="none" w:sz="0" w:space="0" w:color="auto"/>
        <w:bottom w:val="none" w:sz="0" w:space="0" w:color="auto"/>
        <w:right w:val="none" w:sz="0" w:space="0" w:color="auto"/>
      </w:divBdr>
    </w:div>
    <w:div w:id="587036132">
      <w:bodyDiv w:val="1"/>
      <w:marLeft w:val="0"/>
      <w:marRight w:val="0"/>
      <w:marTop w:val="0"/>
      <w:marBottom w:val="0"/>
      <w:divBdr>
        <w:top w:val="none" w:sz="0" w:space="0" w:color="auto"/>
        <w:left w:val="none" w:sz="0" w:space="0" w:color="auto"/>
        <w:bottom w:val="none" w:sz="0" w:space="0" w:color="auto"/>
        <w:right w:val="none" w:sz="0" w:space="0" w:color="auto"/>
      </w:divBdr>
    </w:div>
    <w:div w:id="606430736">
      <w:bodyDiv w:val="1"/>
      <w:marLeft w:val="0"/>
      <w:marRight w:val="0"/>
      <w:marTop w:val="0"/>
      <w:marBottom w:val="0"/>
      <w:divBdr>
        <w:top w:val="none" w:sz="0" w:space="0" w:color="auto"/>
        <w:left w:val="none" w:sz="0" w:space="0" w:color="auto"/>
        <w:bottom w:val="none" w:sz="0" w:space="0" w:color="auto"/>
        <w:right w:val="none" w:sz="0" w:space="0" w:color="auto"/>
      </w:divBdr>
    </w:div>
    <w:div w:id="687684544">
      <w:bodyDiv w:val="1"/>
      <w:marLeft w:val="0"/>
      <w:marRight w:val="0"/>
      <w:marTop w:val="0"/>
      <w:marBottom w:val="0"/>
      <w:divBdr>
        <w:top w:val="none" w:sz="0" w:space="0" w:color="auto"/>
        <w:left w:val="none" w:sz="0" w:space="0" w:color="auto"/>
        <w:bottom w:val="none" w:sz="0" w:space="0" w:color="auto"/>
        <w:right w:val="none" w:sz="0" w:space="0" w:color="auto"/>
      </w:divBdr>
    </w:div>
    <w:div w:id="890655762">
      <w:bodyDiv w:val="1"/>
      <w:marLeft w:val="0"/>
      <w:marRight w:val="0"/>
      <w:marTop w:val="0"/>
      <w:marBottom w:val="0"/>
      <w:divBdr>
        <w:top w:val="none" w:sz="0" w:space="0" w:color="auto"/>
        <w:left w:val="none" w:sz="0" w:space="0" w:color="auto"/>
        <w:bottom w:val="none" w:sz="0" w:space="0" w:color="auto"/>
        <w:right w:val="none" w:sz="0" w:space="0" w:color="auto"/>
      </w:divBdr>
    </w:div>
    <w:div w:id="992639631">
      <w:bodyDiv w:val="1"/>
      <w:marLeft w:val="0"/>
      <w:marRight w:val="0"/>
      <w:marTop w:val="0"/>
      <w:marBottom w:val="0"/>
      <w:divBdr>
        <w:top w:val="none" w:sz="0" w:space="0" w:color="auto"/>
        <w:left w:val="none" w:sz="0" w:space="0" w:color="auto"/>
        <w:bottom w:val="none" w:sz="0" w:space="0" w:color="auto"/>
        <w:right w:val="none" w:sz="0" w:space="0" w:color="auto"/>
      </w:divBdr>
    </w:div>
    <w:div w:id="1058824218">
      <w:bodyDiv w:val="1"/>
      <w:marLeft w:val="0"/>
      <w:marRight w:val="0"/>
      <w:marTop w:val="0"/>
      <w:marBottom w:val="0"/>
      <w:divBdr>
        <w:top w:val="none" w:sz="0" w:space="0" w:color="auto"/>
        <w:left w:val="none" w:sz="0" w:space="0" w:color="auto"/>
        <w:bottom w:val="none" w:sz="0" w:space="0" w:color="auto"/>
        <w:right w:val="none" w:sz="0" w:space="0" w:color="auto"/>
      </w:divBdr>
    </w:div>
    <w:div w:id="1111703525">
      <w:bodyDiv w:val="1"/>
      <w:marLeft w:val="0"/>
      <w:marRight w:val="0"/>
      <w:marTop w:val="0"/>
      <w:marBottom w:val="0"/>
      <w:divBdr>
        <w:top w:val="none" w:sz="0" w:space="0" w:color="auto"/>
        <w:left w:val="none" w:sz="0" w:space="0" w:color="auto"/>
        <w:bottom w:val="none" w:sz="0" w:space="0" w:color="auto"/>
        <w:right w:val="none" w:sz="0" w:space="0" w:color="auto"/>
      </w:divBdr>
    </w:div>
    <w:div w:id="1223366171">
      <w:bodyDiv w:val="1"/>
      <w:marLeft w:val="0"/>
      <w:marRight w:val="0"/>
      <w:marTop w:val="0"/>
      <w:marBottom w:val="0"/>
      <w:divBdr>
        <w:top w:val="none" w:sz="0" w:space="0" w:color="auto"/>
        <w:left w:val="none" w:sz="0" w:space="0" w:color="auto"/>
        <w:bottom w:val="none" w:sz="0" w:space="0" w:color="auto"/>
        <w:right w:val="none" w:sz="0" w:space="0" w:color="auto"/>
      </w:divBdr>
    </w:div>
    <w:div w:id="1301039549">
      <w:bodyDiv w:val="1"/>
      <w:marLeft w:val="0"/>
      <w:marRight w:val="0"/>
      <w:marTop w:val="0"/>
      <w:marBottom w:val="0"/>
      <w:divBdr>
        <w:top w:val="none" w:sz="0" w:space="0" w:color="auto"/>
        <w:left w:val="none" w:sz="0" w:space="0" w:color="auto"/>
        <w:bottom w:val="none" w:sz="0" w:space="0" w:color="auto"/>
        <w:right w:val="none" w:sz="0" w:space="0" w:color="auto"/>
      </w:divBdr>
    </w:div>
    <w:div w:id="1394811178">
      <w:bodyDiv w:val="1"/>
      <w:marLeft w:val="0"/>
      <w:marRight w:val="0"/>
      <w:marTop w:val="0"/>
      <w:marBottom w:val="0"/>
      <w:divBdr>
        <w:top w:val="none" w:sz="0" w:space="0" w:color="auto"/>
        <w:left w:val="none" w:sz="0" w:space="0" w:color="auto"/>
        <w:bottom w:val="none" w:sz="0" w:space="0" w:color="auto"/>
        <w:right w:val="none" w:sz="0" w:space="0" w:color="auto"/>
      </w:divBdr>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
    <w:div w:id="1970821485">
      <w:bodyDiv w:val="1"/>
      <w:marLeft w:val="0"/>
      <w:marRight w:val="0"/>
      <w:marTop w:val="0"/>
      <w:marBottom w:val="0"/>
      <w:divBdr>
        <w:top w:val="none" w:sz="0" w:space="0" w:color="auto"/>
        <w:left w:val="none" w:sz="0" w:space="0" w:color="auto"/>
        <w:bottom w:val="none" w:sz="0" w:space="0" w:color="auto"/>
        <w:right w:val="none" w:sz="0" w:space="0" w:color="auto"/>
      </w:divBdr>
    </w:div>
    <w:div w:id="198469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wondo.lee@ouce.ox.ac.uk" TargetMode="External"/><Relationship Id="rId24"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yperlink" Target="https://github.com/wondolee/covid19-eng-lockdown" TargetMode="Externa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www.journals.elsevier.com/sustainable-cities-and-society"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12EE5DC-BAFC-4693-B5FE-5718A2048BCC}">
  <we:reference id="f78a3046-9e99-4300-aa2b-5814002b01a2" version="1.28.0.0" store="EXCatalog" storeType="EXCatalog"/>
  <we:alternateReferences>
    <we:reference id="WA104382081" version="1.28.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3F39950B41B664AA5E18A250F8FD3C8" ma:contentTypeVersion="12" ma:contentTypeDescription="Create a new document." ma:contentTypeScope="" ma:versionID="933578452f69afecddc85d74990be510">
  <xsd:schema xmlns:xsd="http://www.w3.org/2001/XMLSchema" xmlns:xs="http://www.w3.org/2001/XMLSchema" xmlns:p="http://schemas.microsoft.com/office/2006/metadata/properties" xmlns:ns3="d9780511-8b1d-4fe6-b9a8-4a5ad247c39b" xmlns:ns4="466b6271-037b-466b-8d16-a9c1b360b248" targetNamespace="http://schemas.microsoft.com/office/2006/metadata/properties" ma:root="true" ma:fieldsID="258e5ffff8470a6e93437d5b25e2072c" ns3:_="" ns4:_="">
    <xsd:import namespace="d9780511-8b1d-4fe6-b9a8-4a5ad247c39b"/>
    <xsd:import namespace="466b6271-037b-466b-8d16-a9c1b360b2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780511-8b1d-4fe6-b9a8-4a5ad247c3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6b6271-037b-466b-8d16-a9c1b360b24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0CB28F-C1F2-4405-9EB2-02AAC9FF2DCA}">
  <ds:schemaRefs>
    <ds:schemaRef ds:uri="http://schemas.microsoft.com/sharepoint/v3/contenttype/forms"/>
  </ds:schemaRefs>
</ds:datastoreItem>
</file>

<file path=customXml/itemProps2.xml><?xml version="1.0" encoding="utf-8"?>
<ds:datastoreItem xmlns:ds="http://schemas.openxmlformats.org/officeDocument/2006/customXml" ds:itemID="{BECF9591-E735-4043-B889-8D516A610972}">
  <ds:schemaRefs>
    <ds:schemaRef ds:uri="http://schemas.openxmlformats.org/officeDocument/2006/bibliography"/>
  </ds:schemaRefs>
</ds:datastoreItem>
</file>

<file path=customXml/itemProps3.xml><?xml version="1.0" encoding="utf-8"?>
<ds:datastoreItem xmlns:ds="http://schemas.openxmlformats.org/officeDocument/2006/customXml" ds:itemID="{67A14B49-F25D-498D-83CA-944FECCAD2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780511-8b1d-4fe6-b9a8-4a5ad247c39b"/>
    <ds:schemaRef ds:uri="466b6271-037b-466b-8d16-a9c1b360b2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002D8E-7A5F-4663-9384-9C5609A1C61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25</Pages>
  <Words>50763</Words>
  <Characters>289355</Characters>
  <Application>Microsoft Office Word</Application>
  <DocSecurity>0</DocSecurity>
  <Lines>2411</Lines>
  <Paragraphs>678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339440</CharactersWithSpaces>
  <SharedDoc>false</SharedDoc>
  <HLinks>
    <vt:vector size="12" baseType="variant">
      <vt:variant>
        <vt:i4>6488077</vt:i4>
      </vt:variant>
      <vt:variant>
        <vt:i4>0</vt:i4>
      </vt:variant>
      <vt:variant>
        <vt:i4>0</vt:i4>
      </vt:variant>
      <vt:variant>
        <vt:i4>5</vt:i4>
      </vt:variant>
      <vt:variant>
        <vt:lpwstr>mailto:wondo.lee@ouce.ox.ac.uk</vt:lpwstr>
      </vt:variant>
      <vt:variant>
        <vt:lpwstr/>
      </vt:variant>
      <vt:variant>
        <vt:i4>4128826</vt:i4>
      </vt:variant>
      <vt:variant>
        <vt:i4>0</vt:i4>
      </vt:variant>
      <vt:variant>
        <vt:i4>0</vt:i4>
      </vt:variant>
      <vt:variant>
        <vt:i4>5</vt:i4>
      </vt:variant>
      <vt:variant>
        <vt:lpwstr>https://www.journals.elsevier.com/transportation-research-part-c-emerging-technologies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 Do Lee</dc:creator>
  <cp:keywords/>
  <dc:description/>
  <cp:lastModifiedBy>Won Do Lee</cp:lastModifiedBy>
  <cp:revision>34</cp:revision>
  <cp:lastPrinted>2023-06-21T23:06:00Z</cp:lastPrinted>
  <dcterms:created xsi:type="dcterms:W3CDTF">2023-07-12T21:14:00Z</dcterms:created>
  <dcterms:modified xsi:type="dcterms:W3CDTF">2023-07-13T04:15:00Z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dae426aa-b82e-3b10-8d3c-4e8c70f6a47c</vt:lpwstr>
  </property>
  <property fmtid="{D5CDD505-2E9C-101B-9397-08002B2CF9AE}" pid="24" name="Mendeley Citation Style_1">
    <vt:lpwstr>http://www.zotero.org/styles/sustainable-cities-and-society</vt:lpwstr>
  </property>
  <property fmtid="{D5CDD505-2E9C-101B-9397-08002B2CF9AE}" pid="25" name="ContentTypeId">
    <vt:lpwstr>0x010100F3F39950B41B664AA5E18A250F8FD3C8</vt:lpwstr>
  </property>
</Properties>
</file>