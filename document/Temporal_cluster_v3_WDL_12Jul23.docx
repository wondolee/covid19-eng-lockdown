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 xml:space="preserve">(Beck &amp; </w:t>
      </w:r>
      <w:proofErr w:type="spellStart"/>
      <w:r w:rsidR="00376C66" w:rsidRPr="00005E6E">
        <w:t>Hensher</w:t>
      </w:r>
      <w:proofErr w:type="spellEnd"/>
      <w:r w:rsidR="00376C66" w:rsidRPr="00005E6E">
        <w:t>,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 xml:space="preserve">(Barbieri et al., 2021; de </w:t>
      </w:r>
      <w:proofErr w:type="spellStart"/>
      <w:r w:rsidR="00416983" w:rsidRPr="00005E6E">
        <w:t>Séjournet</w:t>
      </w:r>
      <w:proofErr w:type="spellEnd"/>
      <w:r w:rsidR="00416983" w:rsidRPr="00005E6E">
        <w:t xml:space="preserve">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proofErr w:type="spellStart"/>
      <w:r w:rsidR="009D1131" w:rsidRPr="00005E6E">
        <w:t>Cartenì</w:t>
      </w:r>
      <w:proofErr w:type="spellEnd"/>
      <w:r w:rsidR="009D1131" w:rsidRPr="00005E6E">
        <w:t xml:space="preserve">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lastRenderedPageBreak/>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w:t>
      </w:r>
      <w:r w:rsidR="00E07993" w:rsidRPr="00005E6E">
        <w:lastRenderedPageBreak/>
        <w:t xml:space="preserve">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0E902586"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547E5C" w:rsidRPr="00005E6E">
        <w:t xml:space="preserve">Table </w:t>
      </w:r>
      <w:r w:rsidR="00547E5C">
        <w:t>3</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w:t>
        </w:r>
        <w:r w:rsidR="000A0377">
          <w:lastRenderedPageBreak/>
          <w:t>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w:t>
      </w:r>
      <w:proofErr w:type="spellStart"/>
      <w:r w:rsidR="00F7070D" w:rsidRPr="00005E6E">
        <w:t>Sardá</w:t>
      </w:r>
      <w:proofErr w:type="spellEnd"/>
      <w:r w:rsidR="00F7070D" w:rsidRPr="00005E6E">
        <w:t>-Espinosa,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w:t>
      </w:r>
      <w:proofErr w:type="spellStart"/>
      <w:r w:rsidR="002169FF" w:rsidRPr="00005E6E">
        <w:t>Aghabozorgi</w:t>
      </w:r>
      <w:proofErr w:type="spellEnd"/>
      <w:r w:rsidR="002169FF" w:rsidRPr="00005E6E">
        <w:t xml:space="preserve">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 xml:space="preserve">(Dau et al., 2016; </w:t>
      </w:r>
      <w:proofErr w:type="spellStart"/>
      <w:r w:rsidR="009A03FF" w:rsidRPr="00005E6E">
        <w:t>Sardá</w:t>
      </w:r>
      <w:proofErr w:type="spellEnd"/>
      <w:r w:rsidR="009A03FF" w:rsidRPr="00005E6E">
        <w:t>-Espinosa,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w:t>
        </w:r>
        <w:proofErr w:type="spellStart"/>
        <w:r w:rsidR="00C025AD" w:rsidRPr="00005E6E">
          <w:t>Rousseeuw</w:t>
        </w:r>
        <w:proofErr w:type="spellEnd"/>
        <w:r w:rsidR="00C025AD" w:rsidRPr="00005E6E">
          <w:t>,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lastRenderedPageBreak/>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w:t>
      </w:r>
      <w:proofErr w:type="spellStart"/>
      <w:r w:rsidR="00A36C97" w:rsidRPr="00005E6E">
        <w:t>Krishnapuram</w:t>
      </w:r>
      <w:proofErr w:type="spellEnd"/>
      <w:r w:rsidR="00A36C97" w:rsidRPr="00005E6E">
        <w:t xml:space="preserve">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6CD02206"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547E5C" w:rsidRPr="00005E6E">
        <w:t xml:space="preserve">Figure </w:t>
      </w:r>
      <w:r w:rsidR="00547E5C">
        <w:t>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547E5C" w:rsidRPr="00005E6E">
        <w:t xml:space="preserve">Figure </w:t>
      </w:r>
      <w:r w:rsidR="00547E5C">
        <w:t>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5"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6" w:author="Won Do Lee" w:date="2023-01-17T22:27:00Z">
        <w:r w:rsidR="00A93152" w:rsidRPr="00005E6E">
          <w:t>ned</w:t>
        </w:r>
      </w:ins>
      <w:r w:rsidR="00DB19F8" w:rsidRPr="00005E6E">
        <w:t xml:space="preserve"> the mass gatherings and all unnecessary social contact</w:t>
      </w:r>
      <w:del w:id="527"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28"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29"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0" w:author="Won Do Lee" w:date="2023-01-17T22:27:00Z">
        <w:r w:rsidR="00A93152" w:rsidRPr="00005E6E">
          <w:t xml:space="preserve">mobility levels gradually </w:t>
        </w:r>
      </w:ins>
      <w:ins w:id="531" w:author="Won Do Lee" w:date="2023-01-17T22:30:00Z">
        <w:r w:rsidR="00A93152" w:rsidRPr="00005E6E">
          <w:t>return</w:t>
        </w:r>
      </w:ins>
      <w:ins w:id="532" w:author="Won Do Lee" w:date="2023-01-17T22:29:00Z">
        <w:r w:rsidR="00A93152" w:rsidRPr="00005E6E">
          <w:t xml:space="preserve"> to normal</w:t>
        </w:r>
      </w:ins>
      <w:ins w:id="533" w:author="Won Do Lee" w:date="2023-01-17T22:30:00Z">
        <w:r w:rsidR="00A93152" w:rsidRPr="00005E6E">
          <w:t>,</w:t>
        </w:r>
      </w:ins>
      <w:ins w:id="534"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5" w:author="Won Do Lee" w:date="2023-01-17T22:31:00Z">
        <w:r w:rsidR="00FC2C57" w:rsidRPr="00005E6E" w:rsidDel="00A93152">
          <w:delText xml:space="preserve">has </w:delText>
        </w:r>
      </w:del>
      <w:ins w:id="536" w:author="Won Do Lee" w:date="2023-01-17T22:31:00Z">
        <w:r w:rsidR="00A93152" w:rsidRPr="00005E6E">
          <w:t>ha</w:t>
        </w:r>
      </w:ins>
      <w:ins w:id="537" w:author="Won Do Lee" w:date="2023-01-17T22:32:00Z">
        <w:r w:rsidR="00A93152" w:rsidRPr="00005E6E">
          <w:t>s</w:t>
        </w:r>
      </w:ins>
      <w:ins w:id="538" w:author="Won Do Lee" w:date="2023-01-17T22:31:00Z">
        <w:r w:rsidR="00A93152" w:rsidRPr="00005E6E">
          <w:t xml:space="preserve"> changed people’s mobility</w:t>
        </w:r>
      </w:ins>
      <w:del w:id="539" w:author="Won Do Lee" w:date="2023-01-17T22:30:00Z">
        <w:r w:rsidR="00FC2C57" w:rsidRPr="00005E6E" w:rsidDel="00A93152">
          <w:delText xml:space="preserve">certainly </w:delText>
        </w:r>
      </w:del>
      <w:del w:id="540"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1" w:author="Won Do Lee" w:date="2023-01-17T22:30:00Z">
        <w:r w:rsidR="002F31D1" w:rsidRPr="00005E6E" w:rsidDel="00A93152">
          <w:delText xml:space="preserve">in the </w:delText>
        </w:r>
      </w:del>
      <w:del w:id="542"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3"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4" w:author="Won Do Lee" w:date="2023-01-17T22:32:00Z">
        <w:r w:rsidR="00A93152" w:rsidRPr="00005E6E">
          <w:t xml:space="preserve">assess the </w:t>
        </w:r>
      </w:ins>
      <w:ins w:id="545" w:author="Won Do Lee" w:date="2023-01-19T23:16:00Z">
        <w:r w:rsidR="00C025AD" w:rsidRPr="00005E6E">
          <w:t xml:space="preserve">effectiveness </w:t>
        </w:r>
      </w:ins>
      <w:ins w:id="546" w:author="Won Do Lee" w:date="2023-01-17T22:32:00Z">
        <w:r w:rsidR="00A93152" w:rsidRPr="00005E6E">
          <w:t xml:space="preserve">of implemented policies </w:t>
        </w:r>
      </w:ins>
      <w:ins w:id="547" w:author="Won Do Lee" w:date="2023-01-17T22:33:00Z">
        <w:r w:rsidR="00A93152" w:rsidRPr="00005E6E">
          <w:t xml:space="preserve">in </w:t>
        </w:r>
      </w:ins>
      <w:ins w:id="548"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49" w:author="Won Do Lee" w:date="2023-01-13T00:06:00Z">
        <w:r w:rsidR="00110D6E" w:rsidRPr="00005E6E" w:rsidDel="006A48DE">
          <w:delText xml:space="preserve">the </w:delText>
        </w:r>
      </w:del>
      <w:ins w:id="550" w:author="Won Do Lee" w:date="2023-01-13T00:05:00Z">
        <w:r w:rsidR="006A48DE" w:rsidRPr="00005E6E">
          <w:t xml:space="preserve">trajectories of </w:t>
        </w:r>
      </w:ins>
      <w:del w:id="551" w:author="Won Do Lee" w:date="2023-01-13T00:06:00Z">
        <w:r w:rsidR="006E47F9" w:rsidRPr="00005E6E" w:rsidDel="006A48DE">
          <w:delText>evolution of mobility levels</w:delText>
        </w:r>
      </w:del>
      <w:ins w:id="552" w:author="Won Do Lee" w:date="2023-01-13T00:06:00Z">
        <w:r w:rsidR="006A48DE" w:rsidRPr="00005E6E">
          <w:t xml:space="preserve">mobility </w:t>
        </w:r>
      </w:ins>
      <w:ins w:id="553" w:author="Won Do Lee" w:date="2023-01-17T22:33:00Z">
        <w:r w:rsidR="00A93152" w:rsidRPr="00005E6E">
          <w:t xml:space="preserve">that </w:t>
        </w:r>
      </w:ins>
      <w:del w:id="554"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5" w:name="OLE_LINK3"/>
      <w:r w:rsidR="00E10B0B" w:rsidRPr="00005E6E">
        <w:t>strongly depend on</w:t>
      </w:r>
      <w:r w:rsidR="004E6D07" w:rsidRPr="00005E6E">
        <w:t xml:space="preserve"> </w:t>
      </w:r>
      <w:bookmarkEnd w:id="555"/>
      <w:del w:id="556" w:author="Won Do Lee" w:date="2023-01-17T22:33:00Z">
        <w:r w:rsidR="00A73534" w:rsidRPr="00005E6E" w:rsidDel="00A93152">
          <w:delText xml:space="preserve">the </w:delText>
        </w:r>
      </w:del>
      <w:r w:rsidR="000A52A3" w:rsidRPr="00005E6E">
        <w:t xml:space="preserve">socioeconomic </w:t>
      </w:r>
      <w:del w:id="557" w:author="Won Do Lee" w:date="2023-01-19T23:20:00Z">
        <w:r w:rsidR="000A52A3" w:rsidRPr="00005E6E" w:rsidDel="001E7E1F">
          <w:delText>and demographic factors</w:delText>
        </w:r>
      </w:del>
      <w:ins w:id="558" w:author="Won Do Lee" w:date="2023-01-19T23:20:00Z">
        <w:r w:rsidR="001E7E1F" w:rsidRPr="00005E6E">
          <w:t>ch</w:t>
        </w:r>
      </w:ins>
      <w:ins w:id="559" w:author="Won Do Lee" w:date="2023-01-19T23:22:00Z">
        <w:r w:rsidR="001E7E1F" w:rsidRPr="00005E6E">
          <w:t>a</w:t>
        </w:r>
      </w:ins>
      <w:ins w:id="560"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lastRenderedPageBreak/>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1D080E07" w:rsidR="00027C49" w:rsidRPr="00005E6E" w:rsidRDefault="00FE3D1A" w:rsidP="000F3486">
      <w:pPr>
        <w:pStyle w:val="Caption"/>
      </w:pPr>
      <w:bookmarkStart w:id="561" w:name="_Ref80970016"/>
      <w:r w:rsidRPr="00005E6E">
        <w:t xml:space="preserve">Figure </w:t>
      </w:r>
      <w:fldSimple w:instr=" SEQ Figure \* ARABIC ">
        <w:r w:rsidR="00547E5C">
          <w:rPr>
            <w:noProof/>
          </w:rPr>
          <w:t>1</w:t>
        </w:r>
      </w:fldSimple>
      <w:bookmarkEnd w:id="561"/>
      <w:r w:rsidR="007D764E" w:rsidRPr="00005E6E">
        <w:t xml:space="preserve">. </w:t>
      </w:r>
      <w:ins w:id="562" w:author="Won Do Lee" w:date="2023-01-13T00:10:00Z">
        <w:r w:rsidR="006A48DE" w:rsidRPr="00005E6E">
          <w:t xml:space="preserve">Changes in </w:t>
        </w:r>
      </w:ins>
      <w:ins w:id="563" w:author="Won Do Lee" w:date="2023-01-17T21:41:00Z">
        <w:r w:rsidR="003A4303" w:rsidRPr="00005E6E">
          <w:t>(</w:t>
        </w:r>
      </w:ins>
      <w:ins w:id="564" w:author="Won Do Lee" w:date="2023-01-13T00:10:00Z">
        <w:r w:rsidR="006A48DE" w:rsidRPr="00005E6E">
          <w:t>the average levels of</w:t>
        </w:r>
      </w:ins>
      <w:ins w:id="565" w:author="Won Do Lee" w:date="2023-01-17T21:41:00Z">
        <w:r w:rsidR="003A4303" w:rsidRPr="00005E6E">
          <w:t>)</w:t>
        </w:r>
      </w:ins>
      <w:ins w:id="566" w:author="Won Do Lee" w:date="2023-01-13T00:10:00Z">
        <w:r w:rsidR="006A48DE" w:rsidRPr="00005E6E">
          <w:t xml:space="preserve"> </w:t>
        </w:r>
      </w:ins>
      <w:del w:id="567"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68" w:author="Won Do Lee" w:date="2023-01-13T00:07:00Z">
        <w:r w:rsidR="007D764E" w:rsidRPr="00005E6E" w:rsidDel="006A48DE">
          <w:delText xml:space="preserve">levels </w:delText>
        </w:r>
      </w:del>
      <w:del w:id="569" w:author="Won Do Lee" w:date="2023-01-13T00:08:00Z">
        <w:r w:rsidR="008B54EA" w:rsidRPr="00005E6E" w:rsidDel="006A48DE">
          <w:delText xml:space="preserve">over time </w:delText>
        </w:r>
        <w:r w:rsidR="007D764E" w:rsidRPr="00005E6E" w:rsidDel="006A48DE">
          <w:delText>in England.</w:delText>
        </w:r>
      </w:del>
      <w:ins w:id="570" w:author="Won Do Lee" w:date="2023-01-13T00:10:00Z">
        <w:r w:rsidR="006A48DE" w:rsidRPr="00005E6E">
          <w:t>m</w:t>
        </w:r>
      </w:ins>
      <w:ins w:id="571" w:author="Won Do Lee" w:date="2023-01-13T00:08:00Z">
        <w:r w:rsidR="006A48DE" w:rsidRPr="00005E6E">
          <w:t>obility</w:t>
        </w:r>
      </w:ins>
      <w:ins w:id="572" w:author="Won Do Lee" w:date="2023-01-13T00:10:00Z">
        <w:r w:rsidR="006A48DE" w:rsidRPr="00005E6E">
          <w:t xml:space="preserve"> across England</w:t>
        </w:r>
      </w:ins>
      <w:ins w:id="573" w:author="Won Do Lee" w:date="2023-01-13T00:08:00Z">
        <w:r w:rsidR="006A48DE" w:rsidRPr="00005E6E">
          <w:t xml:space="preserve"> in </w:t>
        </w:r>
      </w:ins>
      <w:ins w:id="574"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5" w:author="Won Do Lee" w:date="2023-01-13T00:11:00Z">
        <w:r w:rsidR="006A48DE" w:rsidRPr="00005E6E">
          <w:rPr>
            <w:sz w:val="20"/>
            <w:szCs w:val="20"/>
          </w:rPr>
          <w:t xml:space="preserve">the </w:t>
        </w:r>
      </w:ins>
      <w:del w:id="576" w:author="Won Do Lee" w:date="2023-01-13T00:11:00Z">
        <w:r w:rsidR="00D119EB" w:rsidRPr="00005E6E" w:rsidDel="006A48DE">
          <w:rPr>
            <w:sz w:val="20"/>
            <w:szCs w:val="20"/>
          </w:rPr>
          <w:delText xml:space="preserve">temporal </w:delText>
        </w:r>
      </w:del>
      <w:r w:rsidR="00D119EB" w:rsidRPr="00005E6E">
        <w:rPr>
          <w:sz w:val="20"/>
          <w:szCs w:val="20"/>
        </w:rPr>
        <w:t>trend</w:t>
      </w:r>
      <w:ins w:id="577" w:author="Won Do Lee" w:date="2023-01-13T00:11:00Z">
        <w:r w:rsidR="006A48DE" w:rsidRPr="00005E6E">
          <w:rPr>
            <w:sz w:val="20"/>
            <w:szCs w:val="20"/>
          </w:rPr>
          <w:t xml:space="preserve"> </w:t>
        </w:r>
      </w:ins>
      <w:ins w:id="578" w:author="Won Do Lee" w:date="2023-01-17T22:33:00Z">
        <w:r w:rsidR="00A93152" w:rsidRPr="00005E6E">
          <w:rPr>
            <w:sz w:val="20"/>
            <w:szCs w:val="20"/>
          </w:rPr>
          <w:t>in mobility</w:t>
        </w:r>
      </w:ins>
      <w:ins w:id="579" w:author="Won Do Lee" w:date="2023-01-13T00:11:00Z">
        <w:r w:rsidR="006A48DE" w:rsidRPr="00005E6E">
          <w:rPr>
            <w:sz w:val="20"/>
            <w:szCs w:val="20"/>
          </w:rPr>
          <w:t xml:space="preserve"> over time</w:t>
        </w:r>
      </w:ins>
      <w:r w:rsidR="00D119EB" w:rsidRPr="00005E6E">
        <w:rPr>
          <w:sz w:val="20"/>
          <w:szCs w:val="20"/>
        </w:rPr>
        <w:t xml:space="preserve"> </w:t>
      </w:r>
      <w:ins w:id="580"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1"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82"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3" w:author="Won Do Lee" w:date="2023-01-13T00:06:00Z">
        <w:r w:rsidR="006A48DE" w:rsidRPr="00005E6E">
          <w:t xml:space="preserve">Trajectories of mobility </w:t>
        </w:r>
      </w:ins>
      <w:del w:id="584" w:author="Won Do Lee" w:date="2023-01-13T00:19:00Z">
        <w:r w:rsidR="00AC3844" w:rsidRPr="00005E6E" w:rsidDel="00FC3526">
          <w:delText xml:space="preserve"> </w:delText>
        </w:r>
      </w:del>
      <w:del w:id="585" w:author="Won Do Lee" w:date="2023-01-17T21:42:00Z">
        <w:r w:rsidR="00D03F18" w:rsidRPr="00005E6E" w:rsidDel="003A4303">
          <w:delText>during lockdown</w:delText>
        </w:r>
      </w:del>
      <w:ins w:id="586" w:author="Won Do Lee" w:date="2023-01-17T21:42:00Z">
        <w:r w:rsidR="003A4303" w:rsidRPr="00005E6E">
          <w:t>in lockdown phases</w:t>
        </w:r>
      </w:ins>
    </w:p>
    <w:p w14:paraId="22ED0674" w14:textId="6D9B0ABD" w:rsidR="004C6564" w:rsidRPr="00005E6E" w:rsidRDefault="00B66688" w:rsidP="000F3486">
      <w:del w:id="587" w:author="Won Do Lee" w:date="2023-01-17T21:45:00Z">
        <w:r w:rsidRPr="00005E6E" w:rsidDel="003A4303">
          <w:rPr>
            <w:rFonts w:eastAsia="맑은 고딕"/>
          </w:rPr>
          <w:delText xml:space="preserve">Time-series clustering analysis </w:delText>
        </w:r>
      </w:del>
      <w:ins w:id="588"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89" w:author="Won Do Lee" w:date="2023-01-17T21:45:00Z">
        <w:r w:rsidR="00616230" w:rsidRPr="00005E6E" w:rsidDel="003A4303">
          <w:rPr>
            <w:rFonts w:eastAsia="맑은 고딕"/>
          </w:rPr>
          <w:delText xml:space="preserve">was </w:delText>
        </w:r>
      </w:del>
      <w:del w:id="590" w:author="Won Do Lee" w:date="2023-01-13T00:19:00Z">
        <w:r w:rsidR="00033EB4" w:rsidRPr="00005E6E" w:rsidDel="00FC3526">
          <w:rPr>
            <w:rFonts w:eastAsia="맑은 고딕"/>
          </w:rPr>
          <w:delText xml:space="preserve">suggested </w:delText>
        </w:r>
      </w:del>
      <w:del w:id="591"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2" w:author="Won Do Lee" w:date="2023-01-17T21:45:00Z">
        <w:r w:rsidR="003A4303" w:rsidRPr="00005E6E">
          <w:rPr>
            <w:rFonts w:eastAsia="맑은 고딕"/>
          </w:rPr>
          <w:t>has been identified by employing time-series clustering analysis</w:t>
        </w:r>
      </w:ins>
      <w:ins w:id="593" w:author="Won Do Lee" w:date="2023-01-17T21:46:00Z">
        <w:r w:rsidR="003A4303" w:rsidRPr="00005E6E">
          <w:rPr>
            <w:rFonts w:eastAsia="맑은 고딕"/>
          </w:rPr>
          <w:t>.</w:t>
        </w:r>
      </w:ins>
      <w:ins w:id="594"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5" w:author="Won Do Lee" w:date="2023-01-17T22:34:00Z">
        <w:r w:rsidR="00A93152" w:rsidRPr="00005E6E">
          <w:rPr>
            <w:rFonts w:eastAsia="맑은 고딕"/>
          </w:rPr>
          <w:t>us</w:t>
        </w:r>
      </w:ins>
      <w:ins w:id="596" w:author="Won Do Lee" w:date="2023-01-17T21:48:00Z">
        <w:r w:rsidR="003A4303" w:rsidRPr="00005E6E">
          <w:rPr>
            <w:rFonts w:eastAsia="맑은 고딕"/>
          </w:rPr>
          <w:t>ing e</w:t>
        </w:r>
      </w:ins>
      <w:del w:id="597"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598" w:author="Won Do Lee" w:date="2023-01-17T21:46:00Z">
        <w:r w:rsidR="00EF0E3B" w:rsidRPr="00005E6E" w:rsidDel="003A4303">
          <w:rPr>
            <w:rFonts w:eastAsia="맑은 고딕"/>
          </w:rPr>
          <w:delText>.</w:delText>
        </w:r>
      </w:del>
      <w:ins w:id="599" w:author="Won Do Lee" w:date="2023-01-17T21:46:00Z">
        <w:r w:rsidR="003A4303" w:rsidRPr="00005E6E">
          <w:rPr>
            <w:rFonts w:eastAsia="맑은 고딕"/>
          </w:rPr>
          <w:t>ight agglomerative hierarchical clustering algorithms</w:t>
        </w:r>
      </w:ins>
      <w:ins w:id="600" w:author="Won Do Lee" w:date="2023-01-17T21:47:00Z">
        <w:r w:rsidR="003A4303" w:rsidRPr="00005E6E">
          <w:rPr>
            <w:rStyle w:val="FootnoteReference"/>
          </w:rPr>
          <w:footnoteReference w:id="8"/>
        </w:r>
      </w:ins>
      <w:del w:id="601" w:author="Won Do Lee" w:date="2023-01-17T21:48:00Z">
        <w:r w:rsidR="00EF0E3B" w:rsidRPr="00005E6E" w:rsidDel="003A4303">
          <w:rPr>
            <w:rFonts w:eastAsia="맑은 고딕"/>
          </w:rPr>
          <w:delText xml:space="preserve"> </w:delText>
        </w:r>
      </w:del>
      <w:del w:id="602"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3" w:author="Won Do Lee" w:date="2023-01-17T21:46:00Z">
        <w:r w:rsidR="00FA79FA" w:rsidRPr="00005E6E" w:rsidDel="003A4303">
          <w:rPr>
            <w:rFonts w:eastAsia="맑은 고딕"/>
          </w:rPr>
          <w:delText xml:space="preserve">tested </w:delText>
        </w:r>
      </w:del>
      <w:del w:id="604"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5"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6"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08" w:author="Won Do Lee" w:date="2023-01-17T22:34:00Z">
        <w:r w:rsidR="007066B2" w:rsidRPr="00005E6E" w:rsidDel="00A93152">
          <w:rPr>
            <w:rFonts w:eastAsia="맑은 고딕"/>
          </w:rPr>
          <w:delText xml:space="preserve">have </w:delText>
        </w:r>
      </w:del>
      <w:ins w:id="609" w:author="Won Do Lee" w:date="2023-01-17T22:34:00Z">
        <w:r w:rsidR="00A93152" w:rsidRPr="00005E6E">
          <w:rPr>
            <w:rFonts w:eastAsia="맑은 고딕"/>
          </w:rPr>
          <w:t xml:space="preserve">has </w:t>
        </w:r>
      </w:ins>
      <w:r w:rsidR="00FA79FA" w:rsidRPr="00005E6E">
        <w:rPr>
          <w:rFonts w:eastAsia="맑은 고딕"/>
        </w:rPr>
        <w:t xml:space="preserve">been </w:t>
      </w:r>
      <w:ins w:id="610" w:author="Won Do Lee" w:date="2023-01-17T21:48:00Z">
        <w:r w:rsidR="003A4303" w:rsidRPr="00005E6E">
          <w:rPr>
            <w:rFonts w:eastAsia="맑은 고딕"/>
          </w:rPr>
          <w:t xml:space="preserve">selected </w:t>
        </w:r>
      </w:ins>
      <w:del w:id="611"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2" w:author="Won Do Lee" w:date="2023-01-17T21:48:00Z">
        <w:r w:rsidR="003A4303" w:rsidRPr="00005E6E">
          <w:rPr>
            <w:rFonts w:eastAsia="맑은 고딕"/>
          </w:rPr>
          <w:t xml:space="preserve">levels of performance, i.e., </w:t>
        </w:r>
      </w:ins>
      <w:del w:id="613"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8753F4">
        <w:rPr>
          <w:rFonts w:eastAsia="맑은 고딕"/>
        </w:rPr>
        <w:fldChar w:fldCharType="begin"/>
      </w:r>
      <w:r w:rsidR="008753F4">
        <w:rPr>
          <w:rFonts w:eastAsia="맑은 고딕"/>
        </w:rPr>
        <w:instrText xml:space="preserve"> REF _Ref80806617 \h </w:instrText>
      </w:r>
      <w:r w:rsidR="008753F4">
        <w:rPr>
          <w:rFonts w:eastAsia="맑은 고딕"/>
        </w:rPr>
      </w:r>
      <w:r w:rsidR="008753F4">
        <w:rPr>
          <w:rFonts w:eastAsia="맑은 고딕"/>
        </w:rPr>
        <w:fldChar w:fldCharType="separate"/>
      </w:r>
      <w:r w:rsidR="008753F4" w:rsidRPr="00005E6E">
        <w:t xml:space="preserve">Figure </w:t>
      </w:r>
      <w:r w:rsidR="008753F4">
        <w:rPr>
          <w:noProof/>
        </w:rPr>
        <w:t>2</w:t>
      </w:r>
      <w:r w:rsidR="008753F4">
        <w:rPr>
          <w:rFonts w:eastAsia="맑은 고딕"/>
        </w:rPr>
        <w:fldChar w:fldCharType="end"/>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000000">
        <w:rPr>
          <w:rFonts w:eastAsia="맑은 고딕"/>
        </w:rPr>
        <w:fldChar w:fldCharType="separate"/>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4"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5"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6"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992D06">
        <w:rPr>
          <w:rFonts w:eastAsia="맑은 고딕"/>
        </w:rPr>
        <w:fldChar w:fldCharType="begin"/>
      </w:r>
      <w:r w:rsidR="00992D06">
        <w:rPr>
          <w:rFonts w:eastAsia="맑은 고딕"/>
        </w:rPr>
        <w:instrText xml:space="preserve"> REF _Ref80806617 \h </w:instrText>
      </w:r>
      <w:r w:rsidR="00992D06">
        <w:rPr>
          <w:rFonts w:eastAsia="맑은 고딕"/>
        </w:rPr>
      </w:r>
      <w:r w:rsidR="00992D06">
        <w:rPr>
          <w:rFonts w:eastAsia="맑은 고딕"/>
        </w:rPr>
        <w:fldChar w:fldCharType="separate"/>
      </w:r>
      <w:r w:rsidR="00992D06" w:rsidRPr="00005E6E">
        <w:t xml:space="preserve">Figure </w:t>
      </w:r>
      <w:r w:rsidR="00992D06">
        <w:rPr>
          <w:noProof/>
        </w:rPr>
        <w:t>2</w:t>
      </w:r>
      <w:r w:rsidR="00992D06">
        <w:rPr>
          <w:rFonts w:eastAsia="맑은 고딕"/>
        </w:rPr>
        <w:fldChar w:fldCharType="end"/>
      </w:r>
      <w:r w:rsidR="00992D06">
        <w:rPr>
          <w:rFonts w:eastAsia="맑은 고딕"/>
        </w:rPr>
        <w:t xml:space="preserve"> presents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000000">
        <w:rPr>
          <w:rFonts w:eastAsia="맑은 고딕"/>
        </w:rPr>
        <w:fldChar w:fldCharType="separate"/>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lastRenderedPageBreak/>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3DBEC83F" w:rsidR="008B7BF7" w:rsidRPr="00005E6E" w:rsidRDefault="008B7BF7" w:rsidP="000F3486">
      <w:pPr>
        <w:pStyle w:val="Caption"/>
      </w:pPr>
      <w:bookmarkStart w:id="617" w:name="_Ref80806617"/>
      <w:bookmarkStart w:id="618" w:name="_Ref80806614"/>
      <w:r w:rsidRPr="00005E6E">
        <w:t xml:space="preserve">Figure </w:t>
      </w:r>
      <w:fldSimple w:instr=" SEQ Figure \* ARABIC ">
        <w:r w:rsidR="00547E5C">
          <w:rPr>
            <w:noProof/>
          </w:rPr>
          <w:t>2</w:t>
        </w:r>
      </w:fldSimple>
      <w:bookmarkEnd w:id="617"/>
      <w:r w:rsidRPr="00005E6E">
        <w:t xml:space="preserve">. </w:t>
      </w:r>
      <w:r w:rsidR="00766098" w:rsidRPr="00005E6E">
        <w:t>Variation</w:t>
      </w:r>
      <w:ins w:id="619"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18"/>
      <w:r w:rsidRPr="00005E6E">
        <w:t xml:space="preserve"> </w:t>
      </w:r>
    </w:p>
    <w:p w14:paraId="1355C5CC" w14:textId="77777777" w:rsidR="008B7BF7" w:rsidRPr="00005E6E" w:rsidRDefault="008B7BF7" w:rsidP="000F3486"/>
    <w:p w14:paraId="1809C842" w14:textId="621989FC"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547E5C" w:rsidRPr="00005E6E">
        <w:t xml:space="preserve">Figure </w:t>
      </w:r>
      <w:r w:rsidR="00547E5C">
        <w:t>3</w:t>
      </w:r>
      <w:r w:rsidR="00DB6DFF" w:rsidRPr="00005E6E">
        <w:fldChar w:fldCharType="end"/>
      </w:r>
      <w:r w:rsidR="00992D06">
        <w:t xml:space="preserve"> and </w:t>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separate"/>
      </w:r>
      <w:r w:rsidR="00547E5C" w:rsidRPr="00005E6E">
        <w:t xml:space="preserve">Figure </w:t>
      </w:r>
      <w:r w:rsidR="00547E5C">
        <w:rPr>
          <w:noProof/>
        </w:rPr>
        <w:t>4</w: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0"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1" w:author="Won Do Lee" w:date="2023-01-19T23:17:00Z">
        <w:r w:rsidR="00C025AD" w:rsidRPr="00005E6E">
          <w:t xml:space="preserve"> trajectories</w:t>
        </w:r>
      </w:ins>
      <w:r w:rsidR="005C10ED" w:rsidRPr="00005E6E">
        <w:t xml:space="preserve"> </w:t>
      </w:r>
      <w:ins w:id="622" w:author="Won Do Lee" w:date="2023-01-19T23:17:00Z">
        <w:r w:rsidR="00C025AD" w:rsidRPr="00005E6E">
          <w:t xml:space="preserve">of mobility </w:t>
        </w:r>
      </w:ins>
      <w:del w:id="623" w:author="Won Do Lee" w:date="2023-01-19T23:16:00Z">
        <w:r w:rsidR="005C10ED" w:rsidRPr="00005E6E" w:rsidDel="00C025AD">
          <w:delText>reduction</w:delText>
        </w:r>
        <w:r w:rsidR="007C556F" w:rsidRPr="00005E6E" w:rsidDel="00C025AD">
          <w:delText xml:space="preserve"> </w:delText>
        </w:r>
      </w:del>
      <w:del w:id="624" w:author="Won Do Lee" w:date="2023-01-19T23:17:00Z">
        <w:r w:rsidR="00DF3537" w:rsidRPr="00005E6E" w:rsidDel="00C025AD">
          <w:delText>under</w:delText>
        </w:r>
        <w:r w:rsidR="000C1A3D" w:rsidRPr="00005E6E" w:rsidDel="00C025AD">
          <w:delText xml:space="preserve"> the lockdow</w:delText>
        </w:r>
      </w:del>
      <w:ins w:id="625" w:author="Won Do Lee" w:date="2023-01-19T23:17:00Z">
        <w:r w:rsidR="00C025AD" w:rsidRPr="00005E6E">
          <w:t>in lockdown phase</w:t>
        </w:r>
      </w:ins>
      <w:del w:id="626" w:author="Won Do Lee" w:date="2023-01-19T23:17:00Z">
        <w:r w:rsidR="000C1A3D" w:rsidRPr="00005E6E" w:rsidDel="00C025AD">
          <w:delText>n</w:delText>
        </w:r>
      </w:del>
      <w:r w:rsidR="000C1A3D" w:rsidRPr="00005E6E">
        <w:t>.</w:t>
      </w:r>
      <w:del w:id="627" w:author="Won Do Lee" w:date="2023-01-19T23:17:00Z">
        <w:r w:rsidR="000C1A3D" w:rsidRPr="00005E6E" w:rsidDel="00C025AD">
          <w:delText xml:space="preserve"> </w:delText>
        </w:r>
      </w:del>
      <w:del w:id="628"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29" w:author="Won Do Lee" w:date="2023-01-19T23:17:00Z">
        <w:r w:rsidR="00C025AD" w:rsidRPr="00005E6E">
          <w:t xml:space="preserve"> It was </w:t>
        </w:r>
      </w:ins>
      <w:del w:id="630" w:author="Won Do Lee" w:date="2023-01-13T00:21:00Z">
        <w:r w:rsidR="005C10ED" w:rsidRPr="00005E6E" w:rsidDel="00FC3526">
          <w:delText xml:space="preserve"> </w:delText>
        </w:r>
      </w:del>
      <w:del w:id="631" w:author="Won Do Lee" w:date="2023-01-19T23:17:00Z">
        <w:r w:rsidR="005C10ED" w:rsidRPr="00005E6E" w:rsidDel="00C025AD">
          <w:delText>during lockdown</w:delText>
        </w:r>
        <w:r w:rsidR="00AF0FD1" w:rsidRPr="00005E6E" w:rsidDel="00C025AD">
          <w:delText xml:space="preserve"> </w:delText>
        </w:r>
      </w:del>
      <w:bookmarkStart w:id="632" w:name="OLE_LINK2"/>
      <w:del w:id="633"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2"/>
      <w:r w:rsidR="00FD4FA6" w:rsidRPr="00005E6E">
        <w:t>in the timestamps</w:t>
      </w:r>
      <w:r w:rsidR="000C62EC" w:rsidRPr="00005E6E">
        <w:t xml:space="preserve"> </w:t>
      </w:r>
      <w:r w:rsidR="005B2678" w:rsidRPr="00005E6E">
        <w:t xml:space="preserve">of </w:t>
      </w:r>
      <w:commentRangeStart w:id="634"/>
      <w:r w:rsidR="005B2678" w:rsidRPr="00005E6E">
        <w:t>generated</w:t>
      </w:r>
      <w:r w:rsidR="000C62EC" w:rsidRPr="00005E6E">
        <w:t xml:space="preserve"> clusters</w:t>
      </w:r>
      <w:r w:rsidR="00D62420" w:rsidRPr="00005E6E">
        <w:t xml:space="preserve"> </w:t>
      </w:r>
      <w:commentRangeEnd w:id="634"/>
      <w:r w:rsidR="008E4BBE">
        <w:rPr>
          <w:rStyle w:val="CommentReference"/>
        </w:rPr>
        <w:commentReference w:id="634"/>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547E5C" w:rsidRPr="00005E6E">
        <w:t xml:space="preserve">Figure </w:t>
      </w:r>
      <w:r w:rsidR="00547E5C">
        <w:t>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547E5C" w:rsidRPr="00005E6E">
        <w:t xml:space="preserve">Table </w:t>
      </w:r>
      <w:r w:rsidR="00547E5C">
        <w:t>1</w:t>
      </w:r>
      <w:r w:rsidR="00224FEF" w:rsidRPr="00005E6E">
        <w:fldChar w:fldCharType="end"/>
      </w:r>
      <w:r w:rsidR="00224FEF" w:rsidRPr="00005E6E">
        <w:t xml:space="preserve"> </w:t>
      </w:r>
      <w:r w:rsidR="005A33B7" w:rsidRPr="00005E6E">
        <w:t>presents</w:t>
      </w:r>
      <w:r w:rsidR="00035407" w:rsidRPr="00005E6E">
        <w:t xml:space="preserve"> </w:t>
      </w:r>
      <w:ins w:id="635" w:author="Won Do Lee [2]" w:date="2023-07-13T06:21:00Z">
        <w:r w:rsidR="00DC5F07">
          <w:t xml:space="preserve">average monthly reductions in mobility </w:t>
        </w:r>
      </w:ins>
      <w:del w:id="636" w:author="Won Do Lee [2]" w:date="2023-07-13T06:21:00Z">
        <w:r w:rsidR="00035407" w:rsidRPr="00005E6E" w:rsidDel="00DC5F07">
          <w:delText xml:space="preserve">the </w:delText>
        </w:r>
        <w:r w:rsidR="00224FEF" w:rsidRPr="00005E6E" w:rsidDel="00DC5F07">
          <w:delText>characteristics of change in mobility</w:delText>
        </w:r>
        <w:r w:rsidR="00E55B94" w:rsidRPr="00005E6E" w:rsidDel="00DC5F07">
          <w:delText xml:space="preserve"> 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300F0212" w:rsidR="00ED430D" w:rsidRPr="00005E6E" w:rsidRDefault="00CB03B1" w:rsidP="000F3486">
      <w:pPr>
        <w:spacing w:after="240"/>
        <w:rPr>
          <w:iCs/>
          <w:color w:val="000000"/>
        </w:rPr>
      </w:pPr>
      <w:commentRangeStart w:id="637"/>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del w:id="638" w:author="Won Do Lee [2]" w:date="2023-07-13T06:18:00Z">
                <w:rPr>
                  <w:rFonts w:ascii="Cambria Math" w:eastAsia="Times New Roman" w:hAnsi="Cambria Math"/>
                  <w:i/>
                  <w:iCs/>
                  <w:color w:val="000000"/>
                </w:rPr>
              </w:del>
            </m:ctrlPr>
          </m:sSubPr>
          <m:e>
            <m:r>
              <w:del w:id="639" w:author="Won Do Lee [2]" w:date="2023-07-13T06:18:00Z">
                <w:rPr>
                  <w:rFonts w:ascii="Cambria Math" w:eastAsia="Times New Roman" w:hAnsi="Cambria Math"/>
                  <w:color w:val="000000"/>
                </w:rPr>
                <m:t>Mob</m:t>
              </w:del>
            </m:r>
          </m:e>
          <m:sub>
            <m:r>
              <w:del w:id="640" w:author="Won Do Lee [2]" w:date="2023-07-13T06:18:00Z">
                <w:rPr>
                  <w:rFonts w:ascii="Cambria Math" w:eastAsia="Times New Roman" w:hAnsi="Cambria Math"/>
                  <w:color w:val="000000"/>
                </w:rPr>
                <m:t>min</m:t>
              </w:del>
            </m:r>
          </m:sub>
        </m:sSub>
      </m:oMath>
      <w:del w:id="641" w:author="Won Do Lee [2]" w:date="2023-07-13T06:18:00Z">
        <w:r w:rsidR="00F35FA3" w:rsidRPr="00005E6E" w:rsidDel="0006202D">
          <w:rPr>
            <w:iCs/>
            <w:color w:val="000000"/>
          </w:rPr>
          <w:delText xml:space="preserve"> </w:delText>
        </w:r>
      </w:del>
      <w:r w:rsidR="00F35FA3" w:rsidRPr="00005E6E">
        <w:rPr>
          <w:iCs/>
          <w:color w:val="000000"/>
        </w:rPr>
        <w:t xml:space="preserve">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42"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43"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44"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del w:id="645" w:author="Won Do Lee [2]" w:date="2023-07-13T06:18:00Z">
                <w:rPr>
                  <w:rFonts w:ascii="Cambria Math" w:eastAsia="Times New Roman" w:hAnsi="Cambria Math"/>
                  <w:i/>
                  <w:iCs/>
                  <w:color w:val="000000"/>
                </w:rPr>
              </w:del>
            </m:ctrlPr>
          </m:sSubPr>
          <m:e>
            <m:r>
              <w:del w:id="646" w:author="Won Do Lee [2]" w:date="2023-07-13T06:18:00Z">
                <w:rPr>
                  <w:rFonts w:ascii="Cambria Math" w:eastAsia="Times New Roman" w:hAnsi="Cambria Math"/>
                  <w:color w:val="000000"/>
                </w:rPr>
                <m:t>R</m:t>
              </w:del>
            </m:r>
          </m:e>
          <m:sub>
            <m:r>
              <w:del w:id="647" w:author="Won Do Lee [2]" w:date="2023-07-13T06:18:00Z">
                <w:rPr>
                  <w:rFonts w:ascii="Cambria Math" w:eastAsia="Times New Roman" w:hAnsi="Cambria Math"/>
                  <w:color w:val="000000"/>
                </w:rPr>
                <m:t>max</m:t>
              </w:del>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48" w:author="Won Do Lee" w:date="2023-01-17T22:35:00Z">
        <w:r w:rsidR="00B97F5A" w:rsidRPr="00005E6E">
          <w:rPr>
            <w:iCs/>
            <w:color w:val="000000"/>
          </w:rPr>
          <w:t xml:space="preserve">the </w:t>
        </w:r>
      </w:ins>
      <w:r w:rsidR="00F66843" w:rsidRPr="00005E6E">
        <w:rPr>
          <w:iCs/>
          <w:color w:val="000000"/>
        </w:rPr>
        <w:t>lockdown</w:t>
      </w:r>
      <w:del w:id="649" w:author="Won Do Lee [2]" w:date="2023-07-13T06:18:00Z">
        <w:r w:rsidR="00962A18" w:rsidRPr="00005E6E" w:rsidDel="0006202D">
          <w:rPr>
            <w:iCs/>
            <w:color w:val="000000"/>
          </w:rPr>
          <w:delText xml:space="preserve"> </w:delText>
        </w:r>
      </w:del>
      <w:ins w:id="650" w:author="Won Do Lee [2]" w:date="2023-07-13T06:18:00Z">
        <w:r w:rsidR="0006202D">
          <w:rPr>
            <w:iCs/>
            <w:color w:val="000000"/>
          </w:rPr>
          <w:t xml:space="preserve"> </w:t>
        </w:r>
      </w:ins>
      <m:oMath>
        <m:sSub>
          <m:sSubPr>
            <m:ctrlPr>
              <w:del w:id="651" w:author="Won Do Lee [2]" w:date="2023-07-13T06:18:00Z">
                <w:rPr>
                  <w:rFonts w:ascii="Cambria Math" w:eastAsia="Times New Roman" w:hAnsi="Cambria Math"/>
                  <w:i/>
                  <w:iCs/>
                  <w:color w:val="000000"/>
                </w:rPr>
              </w:del>
            </m:ctrlPr>
          </m:sSubPr>
          <m:e>
            <m:r>
              <w:del w:id="652" w:author="Won Do Lee [2]" w:date="2023-07-13T06:18:00Z">
                <w:rPr>
                  <w:rFonts w:ascii="Cambria Math" w:eastAsia="Times New Roman" w:hAnsi="Cambria Math"/>
                  <w:color w:val="000000"/>
                </w:rPr>
                <m:t>Mob</m:t>
              </w:del>
            </m:r>
          </m:e>
          <m:sub>
            <m:r>
              <w:del w:id="653" w:author="Won Do Lee [2]" w:date="2023-07-13T06:18:00Z">
                <w:rPr>
                  <w:rFonts w:ascii="Cambria Math" w:eastAsia="Times New Roman" w:hAnsi="Cambria Math"/>
                  <w:color w:val="000000"/>
                </w:rPr>
                <m:t>t=0</m:t>
              </w:del>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separate"/>
      </w:r>
      <w:r w:rsidR="00547E5C" w:rsidRPr="00005E6E">
        <w:t xml:space="preserve">Table </w:t>
      </w:r>
      <w:r w:rsidR="00547E5C">
        <w:rPr>
          <w:noProof/>
        </w:rPr>
        <w:t>1</w:t>
      </w:r>
      <w:r w:rsidR="00547E5C" w:rsidRPr="00005E6E">
        <w:rPr>
          <w:noProof/>
        </w:rPr>
        <w:t>.</w:t>
      </w:r>
      <w:r w:rsidR="00547E5C" w:rsidRPr="00005E6E">
        <w:t xml:space="preserve"> Characteristics of change in mobility during lockdown by clusters.</w:t>
      </w:r>
      <w:r w:rsidRPr="00005E6E">
        <w:fldChar w:fldCharType="end"/>
      </w:r>
      <w:r w:rsidR="00547E5C">
        <w:t xml:space="preserve"> </w:t>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4" w:author="Won Do Lee" w:date="2023-01-17T22:35:00Z">
        <w:r w:rsidR="0091676F" w:rsidRPr="00005E6E" w:rsidDel="00B97F5A">
          <w:delText xml:space="preserve">as </w:delText>
        </w:r>
      </w:del>
      <w:ins w:id="655"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commentRangeEnd w:id="637"/>
      <w:r w:rsidR="0006202D">
        <w:rPr>
          <w:rStyle w:val="CommentReference"/>
        </w:rPr>
        <w:commentReference w:id="637"/>
      </w:r>
    </w:p>
    <w:p w14:paraId="55DBEF88" w14:textId="59393344"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6" w:author="Won Do Lee" w:date="2023-01-13T00:21:00Z">
        <w:r w:rsidR="00FC3526" w:rsidRPr="00005E6E">
          <w:t>group he</w:t>
        </w:r>
      </w:ins>
      <w:ins w:id="657" w:author="Won Do Lee" w:date="2023-01-13T00:22:00Z">
        <w:r w:rsidR="00FC3526" w:rsidRPr="00005E6E">
          <w:t xml:space="preserve">terogeneity in </w:t>
        </w:r>
      </w:ins>
      <w:del w:id="658"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59" w:author="Won Do Lee" w:date="2023-01-13T00:22:00Z">
        <w:r w:rsidR="00FD2B92" w:rsidRPr="00005E6E" w:rsidDel="00FC3526">
          <w:delText>reduction</w:delText>
        </w:r>
        <w:r w:rsidR="008E04E2" w:rsidRPr="00005E6E" w:rsidDel="00FC3526">
          <w:delText xml:space="preserve"> </w:delText>
        </w:r>
      </w:del>
      <w:ins w:id="660"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47E5C" w:rsidRPr="00005E6E">
        <w:t xml:space="preserve">Figure </w:t>
      </w:r>
      <w:r w:rsidR="00547E5C">
        <w:t>5</w:t>
      </w:r>
      <w:r w:rsidR="005C656C" w:rsidRPr="00005E6E">
        <w:fldChar w:fldCharType="end"/>
      </w:r>
      <w:r w:rsidR="005C656C" w:rsidRPr="00005E6E">
        <w:t xml:space="preserve"> </w:t>
      </w:r>
      <w:del w:id="661"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2"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lastRenderedPageBreak/>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 MERGEFORMAT </w:instrText>
      </w:r>
      <w:r w:rsidR="00EE77C4">
        <w:fldChar w:fldCharType="separate"/>
      </w:r>
      <w:r w:rsidR="00547E5C">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G3</w:t>
      </w:r>
      <w:r w:rsidR="00EE77C4" w:rsidRPr="00005E6E">
        <w:t xml:space="preserve"> (105 LTLAs) </w:t>
      </w:r>
      <w:r w:rsidR="00C26FF1" w:rsidRPr="00005E6E">
        <w:t>represent</w:t>
      </w:r>
      <w:del w:id="663"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64"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r w:rsidR="00D93E73" w:rsidRPr="00005E6E">
        <w:t xml:space="preserve">fairly </w:t>
      </w:r>
      <w:r w:rsidR="00A733A9" w:rsidRPr="00005E6E">
        <w:t>affluent</w:t>
      </w:r>
      <w:r w:rsidR="0081114E" w:rsidRPr="00005E6E">
        <w:t xml:space="preserve"> local authorities in Outer London and Southern England</w:t>
      </w:r>
      <w:commentRangeStart w:id="665"/>
      <w:commentRangeEnd w:id="665"/>
      <w:r w:rsidR="0081114E" w:rsidRPr="00005E6E">
        <w:commentReference w:id="665"/>
      </w:r>
      <w:commentRangeStart w:id="666"/>
      <w:commentRangeEnd w:id="666"/>
      <w:r w:rsidR="0081114E" w:rsidRPr="00005E6E">
        <w:commentReference w:id="666"/>
      </w:r>
      <w:r w:rsidR="00A733A9" w:rsidRPr="00005E6E">
        <w:t xml:space="preserve">. Descriptive statistics </w:t>
      </w:r>
      <w:del w:id="667"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8" w:author="Won Do Lee" w:date="2023-01-19T23:21:00Z">
        <w:r w:rsidR="001E7E1F" w:rsidRPr="00005E6E">
          <w:t xml:space="preserve">showed </w:t>
        </w:r>
      </w:ins>
      <w:ins w:id="669" w:author="Won Do Lee" w:date="2023-01-19T23:22:00Z">
        <w:r w:rsidR="001E7E1F" w:rsidRPr="00005E6E">
          <w:t xml:space="preserve">that </w:t>
        </w:r>
      </w:ins>
      <w:del w:id="670"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1" w:author="Won Do Lee" w:date="2023-01-19T23:21:00Z">
        <w:r w:rsidR="001E7E1F" w:rsidRPr="00005E6E">
          <w:t>l</w:t>
        </w:r>
      </w:ins>
      <w:del w:id="672" w:author="Won Do Lee" w:date="2023-01-17T22:36:00Z">
        <w:r w:rsidR="00A733A9" w:rsidRPr="00005E6E" w:rsidDel="00B97F5A">
          <w:delText>or</w:delText>
        </w:r>
      </w:del>
      <w:ins w:id="673" w:author="Won Do Lee" w:date="2023-01-17T22:36:00Z">
        <w:r w:rsidR="00B97F5A" w:rsidRPr="00005E6E">
          <w:t xml:space="preserve">ocal socioeconomic </w:t>
        </w:r>
      </w:ins>
      <w:ins w:id="674" w:author="Won Do Lee" w:date="2023-01-19T23:21:00Z">
        <w:r w:rsidR="001E7E1F" w:rsidRPr="00005E6E">
          <w:t>characteristics</w:t>
        </w:r>
      </w:ins>
      <w:ins w:id="675" w:author="Won Do Lee" w:date="2023-01-19T23:20:00Z">
        <w:r w:rsidR="001E7E1F" w:rsidRPr="00005E6E">
          <w:t xml:space="preserve"> </w:t>
        </w:r>
      </w:ins>
      <w:ins w:id="676" w:author="Won Do Lee" w:date="2023-01-19T23:21:00Z">
        <w:r w:rsidR="001E7E1F" w:rsidRPr="00005E6E">
          <w:t>differed</w:t>
        </w:r>
      </w:ins>
      <w:ins w:id="677" w:author="Won Do Lee" w:date="2023-01-19T23:20:00Z">
        <w:r w:rsidR="001E7E1F" w:rsidRPr="00005E6E">
          <w:t xml:space="preserve"> </w:t>
        </w:r>
      </w:ins>
      <w:del w:id="678"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547E5C" w:rsidRPr="00005E6E">
        <w:t xml:space="preserve">Table </w:t>
      </w:r>
      <w:r w:rsidR="00547E5C">
        <w:t>3</w:t>
      </w:r>
      <w:r w:rsidR="006336B2" w:rsidRPr="00005E6E">
        <w:fldChar w:fldCharType="end"/>
      </w:r>
      <w:r w:rsidR="00A733A9" w:rsidRPr="00005E6E">
        <w:t>).</w:t>
      </w:r>
    </w:p>
    <w:p w14:paraId="38320C75" w14:textId="752B430B"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79"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0"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47E5C" w:rsidRPr="00005E6E">
        <w:t xml:space="preserve">Figure </w:t>
      </w:r>
      <w:r w:rsidR="00547E5C">
        <w:t>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47E5C" w:rsidRPr="00005E6E">
        <w:t xml:space="preserve">Figure </w:t>
      </w:r>
      <w:r w:rsidR="00547E5C">
        <w:t>4</w:t>
      </w:r>
      <w:r w:rsidR="00583E35" w:rsidRPr="00005E6E">
        <w:fldChar w:fldCharType="end"/>
      </w:r>
      <w:r w:rsidR="00877F4C" w:rsidRPr="00005E6E">
        <w:t xml:space="preserve">. </w:t>
      </w:r>
      <w:r w:rsidR="005A2158" w:rsidRPr="00005E6E">
        <w:t>Also, w</w:t>
      </w:r>
      <w:r w:rsidR="009B3839" w:rsidRPr="00005E6E">
        <w:t xml:space="preserve">e revealed </w:t>
      </w:r>
      <w:ins w:id="681" w:author="Won Do Lee" w:date="2023-01-17T22:36:00Z">
        <w:r w:rsidR="00B97F5A" w:rsidRPr="00005E6E">
          <w:t xml:space="preserve">that </w:t>
        </w:r>
      </w:ins>
      <w:r w:rsidR="009B3839" w:rsidRPr="00005E6E">
        <w:t>the lowest mobility reduction before the lockdown</w:t>
      </w:r>
      <w:del w:id="682"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3"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46F91C4A" w:rsidR="00AE40C9" w:rsidRPr="00005E6E" w:rsidDel="00147789" w:rsidRDefault="00AE40C9" w:rsidP="000F3486">
      <w:pPr>
        <w:pStyle w:val="Caption"/>
        <w:keepNext/>
        <w:rPr>
          <w:del w:id="684" w:author="Won Do Lee [2]" w:date="2023-07-13T06:15:00Z"/>
        </w:rPr>
      </w:pPr>
      <w:bookmarkStart w:id="685" w:name="_Ref81157865"/>
      <w:bookmarkStart w:id="686" w:name="_Ref81167577"/>
      <w:bookmarkStart w:id="687" w:name="_Hlk71705036"/>
      <w:del w:id="688" w:author="Won Do Lee [2]" w:date="2023-07-13T06:15:00Z">
        <w:r w:rsidRPr="00005E6E" w:rsidDel="00147789">
          <w:delText xml:space="preserve">Table </w:delText>
        </w:r>
        <w:r w:rsidR="00652E4E" w:rsidDel="00147789">
          <w:rPr>
            <w:b w:val="0"/>
            <w:bCs w:val="0"/>
          </w:rPr>
          <w:fldChar w:fldCharType="begin"/>
        </w:r>
        <w:r w:rsidR="00652E4E" w:rsidDel="00147789">
          <w:delInstrText xml:space="preserve"> SEQ Table \* ARABIC </w:delInstrText>
        </w:r>
        <w:r w:rsidR="00652E4E" w:rsidDel="00147789">
          <w:rPr>
            <w:b w:val="0"/>
            <w:bCs w:val="0"/>
          </w:rPr>
          <w:fldChar w:fldCharType="separate"/>
        </w:r>
        <w:r w:rsidR="00547E5C" w:rsidDel="00147789">
          <w:rPr>
            <w:noProof/>
          </w:rPr>
          <w:delText>1</w:delText>
        </w:r>
        <w:r w:rsidR="00652E4E" w:rsidDel="00147789">
          <w:rPr>
            <w:b w:val="0"/>
            <w:bCs w:val="0"/>
            <w:noProof/>
          </w:rPr>
          <w:fldChar w:fldCharType="end"/>
        </w:r>
        <w:bookmarkEnd w:id="685"/>
        <w:r w:rsidRPr="00005E6E" w:rsidDel="00147789">
          <w:delText xml:space="preserve">. </w:delText>
        </w:r>
        <w:bookmarkStart w:id="689" w:name="_Hlk125059417"/>
        <w:r w:rsidR="00730525" w:rsidRPr="00005E6E" w:rsidDel="00147789">
          <w:delText xml:space="preserve">Characteristics </w:delText>
        </w:r>
        <w:r w:rsidRPr="00005E6E" w:rsidDel="00147789">
          <w:delText xml:space="preserve">of </w:delText>
        </w:r>
        <w:r w:rsidR="00730525" w:rsidRPr="00005E6E" w:rsidDel="00147789">
          <w:delText>change in mobility levels</w:delText>
        </w:r>
        <w:r w:rsidRPr="00005E6E" w:rsidDel="00147789">
          <w:delText xml:space="preserve"> during lockdown by clusters</w:delText>
        </w:r>
        <w:r w:rsidR="00B97F5A" w:rsidRPr="00005E6E" w:rsidDel="00147789">
          <w:delText>.</w:delText>
        </w:r>
        <w:bookmarkEnd w:id="686"/>
        <w:bookmarkEnd w:id="689"/>
      </w:del>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rsidDel="00147789" w14:paraId="53812418" w14:textId="2AD703A1" w:rsidTr="00CA60E3">
        <w:trPr>
          <w:trHeight w:val="567"/>
          <w:del w:id="690" w:author="Won Do Lee [2]" w:date="2023-07-13T06:15:00Z"/>
        </w:trPr>
        <w:tc>
          <w:tcPr>
            <w:tcW w:w="0" w:type="auto"/>
            <w:tcBorders>
              <w:top w:val="single" w:sz="12" w:space="0" w:color="auto"/>
              <w:left w:val="nil"/>
              <w:bottom w:val="single" w:sz="12" w:space="0" w:color="auto"/>
            </w:tcBorders>
            <w:shd w:val="clear" w:color="auto" w:fill="A5A5A5" w:themeFill="accent3"/>
            <w:noWrap/>
            <w:hideMark/>
          </w:tcPr>
          <w:p w14:paraId="01599BBE" w14:textId="0705BF29" w:rsidR="00CA60E3" w:rsidRPr="00005E6E" w:rsidDel="00147789" w:rsidRDefault="00CA60E3" w:rsidP="00CA60E3">
            <w:pPr>
              <w:widowControl/>
              <w:wordWrap/>
              <w:autoSpaceDE/>
              <w:autoSpaceDN/>
              <w:cnfStyle w:val="101000000000" w:firstRow="1" w:lastRow="0" w:firstColumn="1" w:lastColumn="0" w:oddVBand="0" w:evenVBand="0" w:oddHBand="0" w:evenHBand="0" w:firstRowFirstColumn="0" w:firstRowLastColumn="0" w:lastRowFirstColumn="0" w:lastRowLastColumn="0"/>
              <w:rPr>
                <w:del w:id="691" w:author="Won Do Lee [2]" w:date="2023-07-13T06:15:00Z"/>
                <w:rFonts w:eastAsia="Times New Roman"/>
                <w:color w:val="000000"/>
                <w:sz w:val="20"/>
                <w:szCs w:val="20"/>
              </w:rPr>
            </w:pPr>
            <w:del w:id="692" w:author="Won Do Lee [2]" w:date="2023-07-13T06:15:00Z">
              <w:r w:rsidRPr="00005E6E" w:rsidDel="00147789">
                <w:rPr>
                  <w:rFonts w:eastAsia="Times New Roman" w:cs="Times New Roman"/>
                  <w:color w:val="000000"/>
                  <w:sz w:val="20"/>
                  <w:szCs w:val="20"/>
                </w:rPr>
                <w:delText>Characteristics</w:delText>
              </w:r>
            </w:del>
          </w:p>
        </w:tc>
        <w:tc>
          <w:tcPr>
            <w:tcW w:w="0" w:type="auto"/>
            <w:tcBorders>
              <w:top w:val="single" w:sz="12" w:space="0" w:color="auto"/>
              <w:bottom w:val="single" w:sz="12" w:space="0" w:color="auto"/>
            </w:tcBorders>
            <w:shd w:val="clear" w:color="auto" w:fill="A5A5A5" w:themeFill="accent3"/>
          </w:tcPr>
          <w:p w14:paraId="46EFE744" w14:textId="3153591F"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3" w:author="Won Do Lee [2]" w:date="2023-07-13T06:15:00Z"/>
                <w:sz w:val="18"/>
                <w:szCs w:val="18"/>
              </w:rPr>
            </w:pPr>
            <w:del w:id="694" w:author="Won Do Lee [2]" w:date="2023-07-13T06:15:00Z">
              <w:r w:rsidRPr="00005E6E" w:rsidDel="00147789">
                <w:rPr>
                  <w:sz w:val="18"/>
                  <w:szCs w:val="18"/>
                </w:rPr>
                <w:delText>G</w:delText>
              </w:r>
              <w:r w:rsidDel="00147789">
                <w:rPr>
                  <w:rFonts w:hint="eastAsia"/>
                  <w:sz w:val="18"/>
                  <w:szCs w:val="18"/>
                </w:rPr>
                <w:delText>1</w:delText>
              </w:r>
            </w:del>
          </w:p>
          <w:p w14:paraId="6373CE7C" w14:textId="313294BA"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5" w:author="Won Do Lee [2]" w:date="2023-07-13T06:15:00Z"/>
                <w:sz w:val="18"/>
                <w:szCs w:val="18"/>
              </w:rPr>
            </w:pPr>
            <w:del w:id="696" w:author="Won Do Lee [2]" w:date="2023-07-13T06:15:00Z">
              <w:r w:rsidRPr="00005E6E" w:rsidDel="00147789">
                <w:rPr>
                  <w:sz w:val="18"/>
                  <w:szCs w:val="18"/>
                </w:rPr>
                <w:delText>(45 LTLAs)</w:delText>
              </w:r>
            </w:del>
          </w:p>
        </w:tc>
        <w:tc>
          <w:tcPr>
            <w:tcW w:w="0" w:type="auto"/>
            <w:tcBorders>
              <w:top w:val="single" w:sz="12" w:space="0" w:color="auto"/>
              <w:bottom w:val="single" w:sz="12" w:space="0" w:color="auto"/>
            </w:tcBorders>
            <w:shd w:val="clear" w:color="auto" w:fill="A5A5A5" w:themeFill="accent3"/>
          </w:tcPr>
          <w:p w14:paraId="0975E98E" w14:textId="611F5B03"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7" w:author="Won Do Lee [2]" w:date="2023-07-13T06:15:00Z"/>
                <w:sz w:val="18"/>
                <w:szCs w:val="18"/>
              </w:rPr>
            </w:pPr>
            <w:del w:id="698" w:author="Won Do Lee [2]" w:date="2023-07-13T06:15:00Z">
              <w:r w:rsidRPr="00005E6E" w:rsidDel="00147789">
                <w:rPr>
                  <w:sz w:val="18"/>
                  <w:szCs w:val="18"/>
                </w:rPr>
                <w:delText>G</w:delText>
              </w:r>
              <w:r w:rsidDel="00147789">
                <w:rPr>
                  <w:rFonts w:hint="eastAsia"/>
                  <w:sz w:val="18"/>
                  <w:szCs w:val="18"/>
                </w:rPr>
                <w:delText>2</w:delText>
              </w:r>
            </w:del>
          </w:p>
          <w:p w14:paraId="6CC55AC3" w14:textId="371D13FC"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9" w:author="Won Do Lee [2]" w:date="2023-07-13T06:15:00Z"/>
                <w:sz w:val="18"/>
                <w:szCs w:val="18"/>
              </w:rPr>
            </w:pPr>
            <w:del w:id="700" w:author="Won Do Lee [2]" w:date="2023-07-13T06:15:00Z">
              <w:r w:rsidRPr="00005E6E" w:rsidDel="00147789">
                <w:rPr>
                  <w:sz w:val="18"/>
                  <w:szCs w:val="18"/>
                </w:rPr>
                <w:delText>(96 LTLAs)</w:delText>
              </w:r>
            </w:del>
          </w:p>
        </w:tc>
        <w:tc>
          <w:tcPr>
            <w:tcW w:w="0" w:type="auto"/>
            <w:tcBorders>
              <w:top w:val="single" w:sz="12" w:space="0" w:color="auto"/>
              <w:bottom w:val="single" w:sz="12" w:space="0" w:color="auto"/>
            </w:tcBorders>
            <w:shd w:val="clear" w:color="auto" w:fill="A5A5A5" w:themeFill="accent3"/>
            <w:noWrap/>
            <w:hideMark/>
          </w:tcPr>
          <w:p w14:paraId="256FDDA2" w14:textId="6235B520"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1" w:author="Won Do Lee [2]" w:date="2023-07-13T06:15:00Z"/>
                <w:sz w:val="18"/>
                <w:szCs w:val="18"/>
              </w:rPr>
            </w:pPr>
            <w:del w:id="702" w:author="Won Do Lee [2]" w:date="2023-07-13T06:15:00Z">
              <w:r w:rsidRPr="00005E6E" w:rsidDel="00147789">
                <w:rPr>
                  <w:sz w:val="18"/>
                  <w:szCs w:val="18"/>
                </w:rPr>
                <w:delText>G</w:delText>
              </w:r>
              <w:r w:rsidDel="00147789">
                <w:rPr>
                  <w:rFonts w:hint="eastAsia"/>
                  <w:sz w:val="18"/>
                  <w:szCs w:val="18"/>
                </w:rPr>
                <w:delText>3</w:delText>
              </w:r>
            </w:del>
          </w:p>
          <w:p w14:paraId="73779760" w14:textId="60B72806"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3" w:author="Won Do Lee [2]" w:date="2023-07-13T06:15:00Z"/>
                <w:rFonts w:eastAsia="Times New Roman"/>
                <w:color w:val="000000"/>
                <w:sz w:val="18"/>
                <w:szCs w:val="18"/>
              </w:rPr>
            </w:pPr>
            <w:del w:id="704" w:author="Won Do Lee [2]" w:date="2023-07-13T06:15:00Z">
              <w:r w:rsidRPr="00005E6E" w:rsidDel="00147789">
                <w:rPr>
                  <w:rFonts w:eastAsia="Times New Roman"/>
                  <w:sz w:val="18"/>
                  <w:szCs w:val="18"/>
                </w:rPr>
                <w:delText>(105 LTLAs)</w:delText>
              </w:r>
            </w:del>
          </w:p>
        </w:tc>
        <w:tc>
          <w:tcPr>
            <w:tcW w:w="0" w:type="auto"/>
            <w:tcBorders>
              <w:top w:val="single" w:sz="12" w:space="0" w:color="auto"/>
              <w:bottom w:val="single" w:sz="12" w:space="0" w:color="auto"/>
            </w:tcBorders>
            <w:shd w:val="clear" w:color="auto" w:fill="A5A5A5" w:themeFill="accent3"/>
          </w:tcPr>
          <w:p w14:paraId="356DF925" w14:textId="4457C3F7"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5" w:author="Won Do Lee [2]" w:date="2023-07-13T06:15:00Z"/>
                <w:b w:val="0"/>
                <w:bCs w:val="0"/>
                <w:sz w:val="18"/>
                <w:szCs w:val="18"/>
              </w:rPr>
            </w:pPr>
            <w:del w:id="706" w:author="Won Do Lee [2]" w:date="2023-07-13T06:15:00Z">
              <w:r w:rsidRPr="00005E6E" w:rsidDel="00147789">
                <w:rPr>
                  <w:sz w:val="18"/>
                  <w:szCs w:val="18"/>
                </w:rPr>
                <w:delText>G</w:delText>
              </w:r>
              <w:r w:rsidDel="00147789">
                <w:rPr>
                  <w:rFonts w:hint="eastAsia"/>
                  <w:sz w:val="18"/>
                  <w:szCs w:val="18"/>
                </w:rPr>
                <w:delText>4</w:delText>
              </w:r>
            </w:del>
          </w:p>
          <w:p w14:paraId="24B24CE9" w14:textId="567C7939"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7" w:author="Won Do Lee [2]" w:date="2023-07-13T06:15:00Z"/>
                <w:sz w:val="18"/>
                <w:szCs w:val="18"/>
              </w:rPr>
            </w:pPr>
            <w:del w:id="708" w:author="Won Do Lee [2]" w:date="2023-07-13T06:15:00Z">
              <w:r w:rsidRPr="00005E6E" w:rsidDel="00147789">
                <w:rPr>
                  <w:rFonts w:eastAsia="Times New Roman"/>
                  <w:sz w:val="18"/>
                  <w:szCs w:val="18"/>
                </w:rPr>
                <w:delText>(69 LTLAs)</w:delText>
              </w:r>
            </w:del>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5AF006D"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9" w:author="Won Do Lee [2]" w:date="2023-07-13T06:15:00Z"/>
                <w:sz w:val="18"/>
                <w:szCs w:val="18"/>
              </w:rPr>
            </w:pPr>
            <w:del w:id="710" w:author="Won Do Lee [2]" w:date="2023-07-13T06:15:00Z">
              <w:r w:rsidRPr="00005E6E" w:rsidDel="00147789">
                <w:rPr>
                  <w:sz w:val="18"/>
                  <w:szCs w:val="18"/>
                </w:rPr>
                <w:delText>National level</w:delText>
              </w:r>
            </w:del>
          </w:p>
          <w:p w14:paraId="4157771B" w14:textId="20279DA2"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1" w:author="Won Do Lee [2]" w:date="2023-07-13T06:15:00Z"/>
                <w:sz w:val="18"/>
                <w:szCs w:val="18"/>
              </w:rPr>
            </w:pPr>
            <w:del w:id="712" w:author="Won Do Lee [2]" w:date="2023-07-13T06:15:00Z">
              <w:r w:rsidRPr="00005E6E" w:rsidDel="00147789">
                <w:rPr>
                  <w:sz w:val="18"/>
                  <w:szCs w:val="18"/>
                </w:rPr>
                <w:delText>(315 LTLAs)</w:delText>
              </w:r>
            </w:del>
          </w:p>
        </w:tc>
      </w:tr>
      <w:tr w:rsidR="00CA60E3" w:rsidRPr="00005E6E" w:rsidDel="00147789" w14:paraId="31628A30" w14:textId="3D61CBC9" w:rsidTr="00CA60E3">
        <w:trPr>
          <w:trHeight w:val="567"/>
          <w:del w:id="713" w:author="Won Do Lee [2]" w:date="2023-07-13T06:15:00Z"/>
        </w:trPr>
        <w:tc>
          <w:tcPr>
            <w:tcW w:w="0" w:type="auto"/>
            <w:tcBorders>
              <w:top w:val="single" w:sz="4" w:space="0" w:color="auto"/>
              <w:left w:val="nil"/>
            </w:tcBorders>
            <w:noWrap/>
            <w:hideMark/>
          </w:tcPr>
          <w:p w14:paraId="3A33A786" w14:textId="0EE0D565"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14" w:author="Won Do Lee [2]" w:date="2023-07-13T06:15:00Z"/>
                <w:rFonts w:eastAsia="Times New Roman"/>
                <w:b w:val="0"/>
                <w:bCs w:val="0"/>
                <w:color w:val="000000"/>
                <w:sz w:val="20"/>
                <w:szCs w:val="20"/>
              </w:rPr>
            </w:pPr>
            <w:del w:id="715" w:author="Won Do Lee [2]" w:date="2023-07-13T06:15:00Z">
              <w:r w:rsidRPr="00005E6E" w:rsidDel="00147789">
                <w:rPr>
                  <w:rFonts w:eastAsia="Times New Roman"/>
                  <w:b w:val="0"/>
                  <w:bCs w:val="0"/>
                  <w:color w:val="000000"/>
                  <w:sz w:val="20"/>
                  <w:szCs w:val="20"/>
                </w:rPr>
                <w:delText>Mobility level on the first day of lockdown</w:delText>
              </w:r>
            </w:del>
          </w:p>
          <w:p w14:paraId="6AAE93AC" w14:textId="7C9B4B2B"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16" w:author="Won Do Lee [2]" w:date="2023-07-13T06:15:00Z"/>
                <w:rFonts w:eastAsia="Times New Roman"/>
                <w:b w:val="0"/>
                <w:bCs w:val="0"/>
                <w:i/>
                <w:iCs/>
                <w:color w:val="000000"/>
                <w:sz w:val="20"/>
                <w:szCs w:val="20"/>
              </w:rPr>
            </w:pPr>
            <w:del w:id="717" w:author="Won Do Lee [2]" w:date="2023-07-13T06:15:00Z">
              <w:r w:rsidRPr="00005E6E" w:rsidDel="00147789">
                <w:rPr>
                  <w:rFonts w:eastAsia="Times New Roman"/>
                  <w:b w:val="0"/>
                  <w:bCs w:val="0"/>
                  <w:color w:val="000000"/>
                  <w:sz w:val="20"/>
                  <w:szCs w:val="20"/>
                </w:rPr>
                <w:delText xml:space="preserve"> </w:delText>
              </w:r>
            </w:del>
            <m:oMath>
              <m:r>
                <w:del w:id="718" w:author="Won Do Lee [2]" w:date="2023-07-13T06:15:00Z">
                  <m:rPr>
                    <m:sty m:val="bi"/>
                  </m:rPr>
                  <w:rPr>
                    <w:rFonts w:ascii="Cambria Math" w:eastAsia="Times New Roman" w:hAnsi="Cambria Math"/>
                    <w:color w:val="000000"/>
                    <w:sz w:val="20"/>
                    <w:szCs w:val="20"/>
                  </w:rPr>
                  <m:t>(</m:t>
                </w:del>
              </m:r>
              <m:sSub>
                <m:sSubPr>
                  <m:ctrlPr>
                    <w:del w:id="719" w:author="Won Do Lee [2]" w:date="2023-07-13T06:15:00Z">
                      <w:rPr>
                        <w:rFonts w:ascii="Cambria Math" w:eastAsia="Times New Roman" w:hAnsi="Cambria Math"/>
                        <w:b w:val="0"/>
                        <w:bCs w:val="0"/>
                        <w:i/>
                        <w:iCs/>
                        <w:color w:val="000000"/>
                        <w:sz w:val="20"/>
                        <w:szCs w:val="20"/>
                      </w:rPr>
                    </w:del>
                  </m:ctrlPr>
                </m:sSubPr>
                <m:e>
                  <m:r>
                    <w:del w:id="720" w:author="Won Do Lee [2]" w:date="2023-07-13T06:15:00Z">
                      <m:rPr>
                        <m:sty m:val="bi"/>
                      </m:rPr>
                      <w:rPr>
                        <w:rFonts w:ascii="Cambria Math" w:eastAsia="Times New Roman" w:hAnsi="Cambria Math"/>
                        <w:color w:val="000000"/>
                        <w:sz w:val="20"/>
                        <w:szCs w:val="20"/>
                      </w:rPr>
                      <m:t>Mob</m:t>
                    </w:del>
                  </m:r>
                </m:e>
                <m:sub>
                  <m:r>
                    <w:del w:id="721" w:author="Won Do Lee [2]" w:date="2023-07-13T06:15:00Z">
                      <m:rPr>
                        <m:sty m:val="bi"/>
                      </m:rPr>
                      <w:rPr>
                        <w:rFonts w:ascii="Cambria Math" w:eastAsia="Times New Roman" w:hAnsi="Cambria Math"/>
                        <w:color w:val="000000"/>
                        <w:sz w:val="20"/>
                        <w:szCs w:val="20"/>
                      </w:rPr>
                      <m:t>t=0</m:t>
                    </w:del>
                  </m:r>
                </m:sub>
              </m:sSub>
              <m:r>
                <w:del w:id="722" w:author="Won Do Lee [2]" w:date="2023-07-13T06:15:00Z">
                  <m:rPr>
                    <m:sty m:val="bi"/>
                  </m:rPr>
                  <w:rPr>
                    <w:rFonts w:ascii="Cambria Math" w:eastAsia="Times New Roman" w:hAnsi="Cambria Math"/>
                    <w:color w:val="000000"/>
                    <w:sz w:val="20"/>
                    <w:szCs w:val="20"/>
                  </w:rPr>
                  <m:t>)</m:t>
                </w:del>
              </m:r>
            </m:oMath>
          </w:p>
        </w:tc>
        <w:tc>
          <w:tcPr>
            <w:tcW w:w="0" w:type="auto"/>
            <w:tcBorders>
              <w:top w:val="single" w:sz="4" w:space="0" w:color="auto"/>
            </w:tcBorders>
          </w:tcPr>
          <w:p w14:paraId="7D410253" w14:textId="442D0D89" w:rsidR="00CA60E3" w:rsidRPr="00005E6E" w:rsidDel="00147789" w:rsidRDefault="00CA60E3" w:rsidP="00CA60E3">
            <w:pPr>
              <w:widowControl/>
              <w:wordWrap/>
              <w:autoSpaceDE/>
              <w:autoSpaceDN/>
              <w:jc w:val="right"/>
              <w:rPr>
                <w:del w:id="723" w:author="Won Do Lee [2]" w:date="2023-07-13T06:15:00Z"/>
                <w:sz w:val="20"/>
                <w:szCs w:val="20"/>
              </w:rPr>
            </w:pPr>
            <w:del w:id="724" w:author="Won Do Lee [2]" w:date="2023-07-13T06:15:00Z">
              <w:r w:rsidRPr="00005E6E" w:rsidDel="00147789">
                <w:rPr>
                  <w:sz w:val="20"/>
                  <w:szCs w:val="20"/>
                </w:rPr>
                <w:delText>-67.1%</w:delText>
              </w:r>
            </w:del>
          </w:p>
        </w:tc>
        <w:tc>
          <w:tcPr>
            <w:tcW w:w="0" w:type="auto"/>
            <w:tcBorders>
              <w:top w:val="single" w:sz="4" w:space="0" w:color="auto"/>
            </w:tcBorders>
          </w:tcPr>
          <w:p w14:paraId="420326FC" w14:textId="68CD96E4" w:rsidR="00CA60E3" w:rsidRPr="00005E6E" w:rsidDel="00147789" w:rsidRDefault="00CA60E3" w:rsidP="00CA60E3">
            <w:pPr>
              <w:widowControl/>
              <w:wordWrap/>
              <w:autoSpaceDE/>
              <w:autoSpaceDN/>
              <w:jc w:val="right"/>
              <w:rPr>
                <w:del w:id="725" w:author="Won Do Lee [2]" w:date="2023-07-13T06:15:00Z"/>
                <w:sz w:val="20"/>
                <w:szCs w:val="20"/>
              </w:rPr>
            </w:pPr>
            <w:del w:id="726" w:author="Won Do Lee [2]" w:date="2023-07-13T06:15:00Z">
              <w:r w:rsidRPr="00005E6E" w:rsidDel="00147789">
                <w:rPr>
                  <w:sz w:val="20"/>
                  <w:szCs w:val="20"/>
                </w:rPr>
                <w:delText>-57.7%</w:delText>
              </w:r>
            </w:del>
          </w:p>
        </w:tc>
        <w:tc>
          <w:tcPr>
            <w:tcW w:w="0" w:type="auto"/>
            <w:tcBorders>
              <w:top w:val="single" w:sz="4" w:space="0" w:color="auto"/>
            </w:tcBorders>
            <w:noWrap/>
            <w:hideMark/>
          </w:tcPr>
          <w:p w14:paraId="0A0903D5" w14:textId="75AD35BB" w:rsidR="00CA60E3" w:rsidRPr="00005E6E" w:rsidDel="00147789" w:rsidRDefault="00CA60E3" w:rsidP="00CA60E3">
            <w:pPr>
              <w:widowControl/>
              <w:wordWrap/>
              <w:autoSpaceDE/>
              <w:autoSpaceDN/>
              <w:jc w:val="right"/>
              <w:rPr>
                <w:del w:id="727" w:author="Won Do Lee [2]" w:date="2023-07-13T06:15:00Z"/>
                <w:rFonts w:eastAsia="Times New Roman"/>
                <w:color w:val="000000"/>
                <w:sz w:val="20"/>
                <w:szCs w:val="20"/>
              </w:rPr>
            </w:pPr>
            <w:del w:id="728" w:author="Won Do Lee [2]" w:date="2023-07-13T06:15:00Z">
              <w:r w:rsidRPr="00005E6E" w:rsidDel="00147789">
                <w:rPr>
                  <w:sz w:val="20"/>
                  <w:szCs w:val="20"/>
                </w:rPr>
                <w:delText>-44.2%</w:delText>
              </w:r>
            </w:del>
          </w:p>
        </w:tc>
        <w:tc>
          <w:tcPr>
            <w:tcW w:w="0" w:type="auto"/>
            <w:tcBorders>
              <w:top w:val="single" w:sz="4" w:space="0" w:color="auto"/>
            </w:tcBorders>
          </w:tcPr>
          <w:p w14:paraId="334A64AB" w14:textId="607B55C5" w:rsidR="00CA60E3" w:rsidRPr="00005E6E" w:rsidDel="00147789" w:rsidRDefault="00CA60E3" w:rsidP="00CA60E3">
            <w:pPr>
              <w:widowControl/>
              <w:wordWrap/>
              <w:autoSpaceDE/>
              <w:autoSpaceDN/>
              <w:jc w:val="right"/>
              <w:rPr>
                <w:del w:id="729" w:author="Won Do Lee [2]" w:date="2023-07-13T06:15:00Z"/>
                <w:sz w:val="20"/>
                <w:szCs w:val="20"/>
              </w:rPr>
            </w:pPr>
            <w:del w:id="730" w:author="Won Do Lee [2]" w:date="2023-07-13T06:15:00Z">
              <w:r w:rsidRPr="00005E6E" w:rsidDel="00147789">
                <w:rPr>
                  <w:sz w:val="20"/>
                  <w:szCs w:val="20"/>
                </w:rPr>
                <w:delText>-36.2%</w:delText>
              </w:r>
            </w:del>
          </w:p>
        </w:tc>
        <w:tc>
          <w:tcPr>
            <w:tcW w:w="0" w:type="auto"/>
            <w:tcBorders>
              <w:top w:val="single" w:sz="4" w:space="0" w:color="auto"/>
              <w:left w:val="double" w:sz="4" w:space="0" w:color="auto"/>
              <w:right w:val="nil"/>
            </w:tcBorders>
            <w:noWrap/>
            <w:hideMark/>
          </w:tcPr>
          <w:p w14:paraId="67FB5E6E" w14:textId="7FBE2A18" w:rsidR="00CA60E3" w:rsidRPr="00005E6E" w:rsidDel="00147789" w:rsidRDefault="00CA60E3" w:rsidP="00CA60E3">
            <w:pPr>
              <w:widowControl/>
              <w:wordWrap/>
              <w:autoSpaceDE/>
              <w:autoSpaceDN/>
              <w:jc w:val="right"/>
              <w:rPr>
                <w:del w:id="731" w:author="Won Do Lee [2]" w:date="2023-07-13T06:15:00Z"/>
                <w:rFonts w:eastAsia="Times New Roman"/>
                <w:color w:val="000000"/>
                <w:sz w:val="20"/>
                <w:szCs w:val="20"/>
              </w:rPr>
            </w:pPr>
            <w:del w:id="732" w:author="Won Do Lee [2]" w:date="2023-07-13T06:15:00Z">
              <w:r w:rsidRPr="00005E6E" w:rsidDel="00147789">
                <w:rPr>
                  <w:sz w:val="20"/>
                  <w:szCs w:val="20"/>
                </w:rPr>
                <w:delText>-47.7%</w:delText>
              </w:r>
            </w:del>
          </w:p>
        </w:tc>
      </w:tr>
      <w:tr w:rsidR="00CA60E3" w:rsidRPr="00005E6E" w:rsidDel="00147789" w14:paraId="7A1EE8B0" w14:textId="2F6B6B46" w:rsidTr="00CA60E3">
        <w:trPr>
          <w:trHeight w:val="567"/>
          <w:del w:id="733" w:author="Won Do Lee [2]" w:date="2023-07-13T06:15:00Z"/>
        </w:trPr>
        <w:tc>
          <w:tcPr>
            <w:tcW w:w="0" w:type="auto"/>
            <w:tcBorders>
              <w:left w:val="nil"/>
            </w:tcBorders>
            <w:noWrap/>
            <w:hideMark/>
          </w:tcPr>
          <w:p w14:paraId="2C5C2051" w14:textId="34D0FE2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34" w:author="Won Do Lee [2]" w:date="2023-07-13T06:15:00Z"/>
                <w:rFonts w:eastAsia="Times New Roman"/>
                <w:b w:val="0"/>
                <w:bCs w:val="0"/>
                <w:color w:val="000000"/>
                <w:sz w:val="20"/>
                <w:szCs w:val="20"/>
              </w:rPr>
            </w:pPr>
            <w:del w:id="735" w:author="Won Do Lee [2]" w:date="2023-07-13T06:15:00Z">
              <w:r w:rsidRPr="00005E6E" w:rsidDel="00147789">
                <w:rPr>
                  <w:rFonts w:eastAsia="Times New Roman"/>
                  <w:b w:val="0"/>
                  <w:bCs w:val="0"/>
                  <w:color w:val="000000"/>
                  <w:sz w:val="20"/>
                  <w:szCs w:val="20"/>
                </w:rPr>
                <w:delText>Minimum level of mobility</w:delText>
              </w:r>
            </w:del>
          </w:p>
          <w:p w14:paraId="655084D6" w14:textId="24A6EA6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36" w:author="Won Do Lee [2]" w:date="2023-07-13T06:15:00Z"/>
                <w:rFonts w:eastAsia="Times New Roman"/>
                <w:b w:val="0"/>
                <w:bCs w:val="0"/>
                <w:color w:val="000000"/>
                <w:sz w:val="20"/>
                <w:szCs w:val="20"/>
              </w:rPr>
            </w:pPr>
            <m:oMath>
              <m:r>
                <w:del w:id="737" w:author="Won Do Lee [2]" w:date="2023-07-13T06:15:00Z">
                  <m:rPr>
                    <m:sty m:val="bi"/>
                  </m:rPr>
                  <w:rPr>
                    <w:rFonts w:ascii="Cambria Math" w:eastAsia="Times New Roman" w:hAnsi="Cambria Math"/>
                    <w:color w:val="000000"/>
                    <w:sz w:val="20"/>
                    <w:szCs w:val="20"/>
                  </w:rPr>
                  <m:t>(</m:t>
                </w:del>
              </m:r>
              <m:sSub>
                <m:sSubPr>
                  <m:ctrlPr>
                    <w:del w:id="738" w:author="Won Do Lee [2]" w:date="2023-07-13T06:15:00Z">
                      <w:rPr>
                        <w:rFonts w:ascii="Cambria Math" w:eastAsia="Times New Roman" w:hAnsi="Cambria Math"/>
                        <w:b w:val="0"/>
                        <w:bCs w:val="0"/>
                        <w:i/>
                        <w:iCs/>
                        <w:color w:val="000000"/>
                        <w:sz w:val="20"/>
                        <w:szCs w:val="20"/>
                      </w:rPr>
                    </w:del>
                  </m:ctrlPr>
                </m:sSubPr>
                <m:e>
                  <m:r>
                    <w:del w:id="739" w:author="Won Do Lee [2]" w:date="2023-07-13T06:15:00Z">
                      <m:rPr>
                        <m:sty m:val="bi"/>
                      </m:rPr>
                      <w:rPr>
                        <w:rFonts w:ascii="Cambria Math" w:eastAsia="Times New Roman" w:hAnsi="Cambria Math"/>
                        <w:color w:val="000000"/>
                        <w:sz w:val="20"/>
                        <w:szCs w:val="20"/>
                      </w:rPr>
                      <m:t>Mob</m:t>
                    </w:del>
                  </m:r>
                </m:e>
                <m:sub>
                  <m:r>
                    <w:del w:id="740" w:author="Won Do Lee [2]" w:date="2023-07-13T06:15:00Z">
                      <m:rPr>
                        <m:sty m:val="bi"/>
                      </m:rPr>
                      <w:rPr>
                        <w:rFonts w:ascii="Cambria Math" w:eastAsia="Times New Roman" w:hAnsi="Cambria Math"/>
                        <w:color w:val="000000"/>
                        <w:sz w:val="20"/>
                        <w:szCs w:val="20"/>
                      </w:rPr>
                      <m:t>min</m:t>
                    </w:del>
                  </m:r>
                </m:sub>
              </m:sSub>
              <m:r>
                <w:del w:id="741" w:author="Won Do Lee [2]" w:date="2023-07-13T06:15:00Z">
                  <m:rPr>
                    <m:sty m:val="bi"/>
                  </m:rPr>
                  <w:rPr>
                    <w:rFonts w:ascii="Cambria Math" w:eastAsia="Times New Roman" w:hAnsi="Cambria Math"/>
                    <w:color w:val="000000"/>
                    <w:sz w:val="20"/>
                    <w:szCs w:val="20"/>
                  </w:rPr>
                  <m:t>)</m:t>
                </w:del>
              </m:r>
            </m:oMath>
            <w:del w:id="742" w:author="Won Do Lee [2]" w:date="2023-07-13T06:15:00Z">
              <w:r w:rsidRPr="00005E6E" w:rsidDel="00147789">
                <w:rPr>
                  <w:rFonts w:eastAsia="Times New Roman"/>
                  <w:b w:val="0"/>
                  <w:bCs w:val="0"/>
                  <w:color w:val="000000"/>
                  <w:sz w:val="20"/>
                  <w:szCs w:val="20"/>
                </w:rPr>
                <w:delText xml:space="preserve"> </w:delText>
              </w:r>
            </w:del>
          </w:p>
          <w:p w14:paraId="5D04F589" w14:textId="327A5C03"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43" w:author="Won Do Lee [2]" w:date="2023-07-13T06:15:00Z"/>
                <w:rFonts w:eastAsia="Times New Roman"/>
                <w:b w:val="0"/>
                <w:bCs w:val="0"/>
                <w:color w:val="000000"/>
                <w:sz w:val="20"/>
                <w:szCs w:val="20"/>
              </w:rPr>
            </w:pPr>
          </w:p>
        </w:tc>
        <w:tc>
          <w:tcPr>
            <w:tcW w:w="0" w:type="auto"/>
          </w:tcPr>
          <w:p w14:paraId="7F201FFB" w14:textId="0331A0D0" w:rsidR="00CA60E3" w:rsidRPr="00005E6E" w:rsidDel="00147789" w:rsidRDefault="00CA60E3" w:rsidP="00CA60E3">
            <w:pPr>
              <w:widowControl/>
              <w:wordWrap/>
              <w:autoSpaceDE/>
              <w:autoSpaceDN/>
              <w:jc w:val="right"/>
              <w:rPr>
                <w:del w:id="744" w:author="Won Do Lee [2]" w:date="2023-07-13T06:15:00Z"/>
                <w:sz w:val="20"/>
                <w:szCs w:val="20"/>
              </w:rPr>
            </w:pPr>
            <w:del w:id="745" w:author="Won Do Lee [2]" w:date="2023-07-13T06:15:00Z">
              <w:r w:rsidRPr="00005E6E" w:rsidDel="00147789">
                <w:rPr>
                  <w:sz w:val="20"/>
                  <w:szCs w:val="20"/>
                </w:rPr>
                <w:delText>-88.5%</w:delText>
              </w:r>
            </w:del>
          </w:p>
        </w:tc>
        <w:tc>
          <w:tcPr>
            <w:tcW w:w="0" w:type="auto"/>
          </w:tcPr>
          <w:p w14:paraId="0E77E20A" w14:textId="7F661460" w:rsidR="00CA60E3" w:rsidRPr="00005E6E" w:rsidDel="00147789" w:rsidRDefault="00CA60E3" w:rsidP="00CA60E3">
            <w:pPr>
              <w:widowControl/>
              <w:wordWrap/>
              <w:autoSpaceDE/>
              <w:autoSpaceDN/>
              <w:jc w:val="right"/>
              <w:rPr>
                <w:del w:id="746" w:author="Won Do Lee [2]" w:date="2023-07-13T06:15:00Z"/>
                <w:sz w:val="20"/>
                <w:szCs w:val="20"/>
              </w:rPr>
            </w:pPr>
            <w:del w:id="747" w:author="Won Do Lee [2]" w:date="2023-07-13T06:15:00Z">
              <w:r w:rsidRPr="00005E6E" w:rsidDel="00147789">
                <w:rPr>
                  <w:sz w:val="20"/>
                  <w:szCs w:val="20"/>
                </w:rPr>
                <w:delText>-82.6%</w:delText>
              </w:r>
            </w:del>
          </w:p>
        </w:tc>
        <w:tc>
          <w:tcPr>
            <w:tcW w:w="0" w:type="auto"/>
            <w:noWrap/>
            <w:hideMark/>
          </w:tcPr>
          <w:p w14:paraId="677B4BD3" w14:textId="55EECCCE" w:rsidR="00CA60E3" w:rsidRPr="00005E6E" w:rsidDel="00147789" w:rsidRDefault="00CA60E3" w:rsidP="00CA60E3">
            <w:pPr>
              <w:widowControl/>
              <w:wordWrap/>
              <w:autoSpaceDE/>
              <w:autoSpaceDN/>
              <w:jc w:val="right"/>
              <w:rPr>
                <w:del w:id="748" w:author="Won Do Lee [2]" w:date="2023-07-13T06:15:00Z"/>
                <w:rFonts w:eastAsia="Times New Roman"/>
                <w:color w:val="000000"/>
                <w:sz w:val="20"/>
                <w:szCs w:val="20"/>
              </w:rPr>
            </w:pPr>
            <w:del w:id="749" w:author="Won Do Lee [2]" w:date="2023-07-13T06:15:00Z">
              <w:r w:rsidRPr="00005E6E" w:rsidDel="00147789">
                <w:rPr>
                  <w:sz w:val="20"/>
                  <w:szCs w:val="20"/>
                </w:rPr>
                <w:delText>-75.4%</w:delText>
              </w:r>
            </w:del>
          </w:p>
        </w:tc>
        <w:tc>
          <w:tcPr>
            <w:tcW w:w="0" w:type="auto"/>
          </w:tcPr>
          <w:p w14:paraId="782AECE5" w14:textId="72DCC6B6" w:rsidR="00CA60E3" w:rsidRPr="00005E6E" w:rsidDel="00147789" w:rsidRDefault="00CA60E3" w:rsidP="00CA60E3">
            <w:pPr>
              <w:widowControl/>
              <w:wordWrap/>
              <w:autoSpaceDE/>
              <w:autoSpaceDN/>
              <w:jc w:val="right"/>
              <w:rPr>
                <w:del w:id="750" w:author="Won Do Lee [2]" w:date="2023-07-13T06:15:00Z"/>
                <w:sz w:val="20"/>
                <w:szCs w:val="20"/>
              </w:rPr>
            </w:pPr>
            <w:del w:id="751" w:author="Won Do Lee [2]" w:date="2023-07-13T06:15:00Z">
              <w:r w:rsidRPr="00005E6E" w:rsidDel="00147789">
                <w:rPr>
                  <w:sz w:val="20"/>
                  <w:szCs w:val="20"/>
                </w:rPr>
                <w:delText>-67.3%</w:delText>
              </w:r>
            </w:del>
          </w:p>
        </w:tc>
        <w:tc>
          <w:tcPr>
            <w:tcW w:w="0" w:type="auto"/>
            <w:tcBorders>
              <w:left w:val="double" w:sz="4" w:space="0" w:color="auto"/>
              <w:right w:val="nil"/>
            </w:tcBorders>
            <w:noWrap/>
            <w:hideMark/>
          </w:tcPr>
          <w:p w14:paraId="3860F189" w14:textId="5A05E693" w:rsidR="00CA60E3" w:rsidRPr="00005E6E" w:rsidDel="00147789" w:rsidRDefault="00CA60E3" w:rsidP="00CA60E3">
            <w:pPr>
              <w:widowControl/>
              <w:wordWrap/>
              <w:autoSpaceDE/>
              <w:autoSpaceDN/>
              <w:jc w:val="right"/>
              <w:rPr>
                <w:del w:id="752" w:author="Won Do Lee [2]" w:date="2023-07-13T06:15:00Z"/>
                <w:rFonts w:eastAsia="Times New Roman"/>
                <w:color w:val="000000"/>
                <w:sz w:val="20"/>
                <w:szCs w:val="20"/>
              </w:rPr>
            </w:pPr>
            <w:del w:id="753" w:author="Won Do Lee [2]" w:date="2023-07-13T06:15:00Z">
              <w:r w:rsidRPr="00005E6E" w:rsidDel="00147789">
                <w:rPr>
                  <w:sz w:val="20"/>
                  <w:szCs w:val="20"/>
                </w:rPr>
                <w:delText>-78.4%</w:delText>
              </w:r>
            </w:del>
          </w:p>
        </w:tc>
      </w:tr>
      <w:tr w:rsidR="00CA60E3" w:rsidRPr="00005E6E" w:rsidDel="00147789" w14:paraId="23784AA9" w14:textId="69B8870C" w:rsidTr="00CA60E3">
        <w:trPr>
          <w:trHeight w:val="567"/>
          <w:del w:id="754" w:author="Won Do Lee [2]" w:date="2023-07-13T06:15:00Z"/>
        </w:trPr>
        <w:tc>
          <w:tcPr>
            <w:tcW w:w="0" w:type="auto"/>
            <w:tcBorders>
              <w:left w:val="nil"/>
            </w:tcBorders>
            <w:noWrap/>
            <w:hideMark/>
          </w:tcPr>
          <w:p w14:paraId="0ED19290" w14:textId="42FDBE59"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55" w:author="Won Do Lee [2]" w:date="2023-07-13T06:15:00Z"/>
                <w:rFonts w:eastAsia="Times New Roman"/>
                <w:b w:val="0"/>
                <w:bCs w:val="0"/>
                <w:color w:val="000000"/>
                <w:sz w:val="20"/>
                <w:szCs w:val="20"/>
              </w:rPr>
            </w:pPr>
            <w:del w:id="756" w:author="Won Do Lee [2]" w:date="2023-07-13T06:15:00Z">
              <w:r w:rsidRPr="00005E6E" w:rsidDel="00147789">
                <w:rPr>
                  <w:rFonts w:eastAsia="Times New Roman"/>
                  <w:b w:val="0"/>
                  <w:bCs w:val="0"/>
                  <w:color w:val="000000"/>
                  <w:sz w:val="20"/>
                  <w:szCs w:val="20"/>
                </w:rPr>
                <w:delText>Maximum reduction</w:delText>
              </w:r>
            </w:del>
          </w:p>
          <w:p w14:paraId="18F06413" w14:textId="09F5A99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57" w:author="Won Do Lee [2]" w:date="2023-07-13T06:15:00Z"/>
                <w:rFonts w:eastAsia="Times New Roman"/>
                <w:b w:val="0"/>
                <w:bCs w:val="0"/>
                <w:color w:val="000000"/>
                <w:sz w:val="20"/>
                <w:szCs w:val="20"/>
              </w:rPr>
            </w:pPr>
            <m:oMath>
              <m:r>
                <w:del w:id="758" w:author="Won Do Lee [2]" w:date="2023-07-13T06:15:00Z">
                  <m:rPr>
                    <m:sty m:val="bi"/>
                  </m:rPr>
                  <w:rPr>
                    <w:rFonts w:ascii="Cambria Math" w:eastAsia="Times New Roman" w:hAnsi="Cambria Math"/>
                    <w:color w:val="000000"/>
                    <w:sz w:val="20"/>
                    <w:szCs w:val="20"/>
                  </w:rPr>
                  <m:t>(</m:t>
                </w:del>
              </m:r>
              <m:sSub>
                <m:sSubPr>
                  <m:ctrlPr>
                    <w:del w:id="759" w:author="Won Do Lee [2]" w:date="2023-07-13T06:15:00Z">
                      <w:rPr>
                        <w:rFonts w:ascii="Cambria Math" w:eastAsia="Times New Roman" w:hAnsi="Cambria Math"/>
                        <w:b w:val="0"/>
                        <w:bCs w:val="0"/>
                        <w:i/>
                        <w:iCs/>
                        <w:color w:val="000000"/>
                        <w:sz w:val="20"/>
                        <w:szCs w:val="20"/>
                      </w:rPr>
                    </w:del>
                  </m:ctrlPr>
                </m:sSubPr>
                <m:e>
                  <m:r>
                    <w:del w:id="760" w:author="Won Do Lee [2]" w:date="2023-07-13T06:15:00Z">
                      <m:rPr>
                        <m:sty m:val="bi"/>
                      </m:rPr>
                      <w:rPr>
                        <w:rFonts w:ascii="Cambria Math" w:eastAsia="Times New Roman" w:hAnsi="Cambria Math"/>
                        <w:color w:val="000000"/>
                        <w:sz w:val="20"/>
                        <w:szCs w:val="20"/>
                      </w:rPr>
                      <m:t>R</m:t>
                    </w:del>
                  </m:r>
                </m:e>
                <m:sub>
                  <m:r>
                    <w:del w:id="761" w:author="Won Do Lee [2]" w:date="2023-07-13T06:15:00Z">
                      <m:rPr>
                        <m:sty m:val="bi"/>
                      </m:rPr>
                      <w:rPr>
                        <w:rFonts w:ascii="Cambria Math" w:eastAsia="Times New Roman" w:hAnsi="Cambria Math"/>
                        <w:color w:val="000000"/>
                        <w:sz w:val="20"/>
                        <w:szCs w:val="20"/>
                      </w:rPr>
                      <m:t>max</m:t>
                    </w:del>
                  </m:r>
                </m:sub>
              </m:sSub>
              <m:r>
                <w:del w:id="762" w:author="Won Do Lee [2]" w:date="2023-07-13T06:15:00Z">
                  <m:rPr>
                    <m:sty m:val="bi"/>
                  </m:rPr>
                  <w:rPr>
                    <w:rFonts w:ascii="Cambria Math" w:eastAsia="Times New Roman" w:hAnsi="Cambria Math"/>
                    <w:color w:val="000000"/>
                    <w:sz w:val="20"/>
                    <w:szCs w:val="20"/>
                  </w:rPr>
                  <m:t>=(</m:t>
                </w:del>
              </m:r>
              <m:sSub>
                <m:sSubPr>
                  <m:ctrlPr>
                    <w:del w:id="763" w:author="Won Do Lee [2]" w:date="2023-07-13T06:15:00Z">
                      <w:rPr>
                        <w:rFonts w:ascii="Cambria Math" w:eastAsia="Times New Roman" w:hAnsi="Cambria Math"/>
                        <w:b w:val="0"/>
                        <w:bCs w:val="0"/>
                        <w:i/>
                        <w:iCs/>
                        <w:color w:val="000000"/>
                        <w:sz w:val="20"/>
                        <w:szCs w:val="20"/>
                      </w:rPr>
                    </w:del>
                  </m:ctrlPr>
                </m:sSubPr>
                <m:e>
                  <m:r>
                    <w:del w:id="764" w:author="Won Do Lee [2]" w:date="2023-07-13T06:15:00Z">
                      <m:rPr>
                        <m:sty m:val="bi"/>
                      </m:rPr>
                      <w:rPr>
                        <w:rFonts w:ascii="Cambria Math" w:eastAsia="Times New Roman" w:hAnsi="Cambria Math"/>
                        <w:color w:val="000000"/>
                        <w:sz w:val="20"/>
                        <w:szCs w:val="20"/>
                      </w:rPr>
                      <m:t>Mob</m:t>
                    </w:del>
                  </m:r>
                </m:e>
                <m:sub>
                  <m:r>
                    <w:del w:id="765" w:author="Won Do Lee [2]" w:date="2023-07-13T06:15:00Z">
                      <m:rPr>
                        <m:sty m:val="bi"/>
                      </m:rPr>
                      <w:rPr>
                        <w:rFonts w:ascii="Cambria Math" w:eastAsia="Times New Roman" w:hAnsi="Cambria Math"/>
                        <w:color w:val="000000"/>
                        <w:sz w:val="20"/>
                        <w:szCs w:val="20"/>
                      </w:rPr>
                      <m:t>min</m:t>
                    </w:del>
                  </m:r>
                </m:sub>
              </m:sSub>
              <m:r>
                <w:del w:id="766" w:author="Won Do Lee [2]" w:date="2023-07-13T06:15:00Z">
                  <m:rPr>
                    <m:sty m:val="bi"/>
                  </m:rPr>
                  <w:rPr>
                    <w:rFonts w:ascii="Cambria Math" w:eastAsia="Times New Roman" w:hAnsi="Cambria Math"/>
                    <w:color w:val="000000"/>
                    <w:sz w:val="20"/>
                    <w:szCs w:val="20"/>
                  </w:rPr>
                  <m:t>-</m:t>
                </w:del>
              </m:r>
              <m:sSub>
                <m:sSubPr>
                  <m:ctrlPr>
                    <w:del w:id="767" w:author="Won Do Lee [2]" w:date="2023-07-13T06:15:00Z">
                      <w:rPr>
                        <w:rFonts w:ascii="Cambria Math" w:eastAsia="Times New Roman" w:hAnsi="Cambria Math"/>
                        <w:b w:val="0"/>
                        <w:bCs w:val="0"/>
                        <w:i/>
                        <w:iCs/>
                        <w:color w:val="000000"/>
                        <w:sz w:val="20"/>
                        <w:szCs w:val="20"/>
                      </w:rPr>
                    </w:del>
                  </m:ctrlPr>
                </m:sSubPr>
                <m:e>
                  <m:r>
                    <w:del w:id="768" w:author="Won Do Lee [2]" w:date="2023-07-13T06:15:00Z">
                      <m:rPr>
                        <m:sty m:val="bi"/>
                      </m:rPr>
                      <w:rPr>
                        <w:rFonts w:ascii="Cambria Math" w:eastAsia="Times New Roman" w:hAnsi="Cambria Math"/>
                        <w:color w:val="000000"/>
                        <w:sz w:val="20"/>
                        <w:szCs w:val="20"/>
                      </w:rPr>
                      <m:t>Mob</m:t>
                    </w:del>
                  </m:r>
                </m:e>
                <m:sub>
                  <m:r>
                    <w:del w:id="769" w:author="Won Do Lee [2]" w:date="2023-07-13T06:15:00Z">
                      <m:rPr>
                        <m:sty m:val="bi"/>
                      </m:rPr>
                      <w:rPr>
                        <w:rFonts w:ascii="Cambria Math" w:eastAsia="Times New Roman" w:hAnsi="Cambria Math"/>
                        <w:color w:val="000000"/>
                        <w:sz w:val="20"/>
                        <w:szCs w:val="20"/>
                      </w:rPr>
                      <m:t>t=0</m:t>
                    </w:del>
                  </m:r>
                </m:sub>
              </m:sSub>
              <m:r>
                <w:del w:id="770" w:author="Won Do Lee [2]" w:date="2023-07-13T06:15:00Z">
                  <m:rPr>
                    <m:sty m:val="bi"/>
                  </m:rPr>
                  <w:rPr>
                    <w:rFonts w:ascii="Cambria Math" w:eastAsia="Times New Roman" w:hAnsi="Cambria Math"/>
                    <w:color w:val="000000"/>
                    <w:sz w:val="20"/>
                    <w:szCs w:val="20"/>
                  </w:rPr>
                  <m:t>)/</m:t>
                </w:del>
              </m:r>
              <m:sSub>
                <m:sSubPr>
                  <m:ctrlPr>
                    <w:del w:id="771" w:author="Won Do Lee [2]" w:date="2023-07-13T06:15:00Z">
                      <w:rPr>
                        <w:rFonts w:ascii="Cambria Math" w:eastAsia="Times New Roman" w:hAnsi="Cambria Math"/>
                        <w:b w:val="0"/>
                        <w:bCs w:val="0"/>
                        <w:i/>
                        <w:iCs/>
                        <w:color w:val="000000"/>
                        <w:sz w:val="20"/>
                        <w:szCs w:val="20"/>
                      </w:rPr>
                    </w:del>
                  </m:ctrlPr>
                </m:sSubPr>
                <m:e>
                  <m:r>
                    <w:del w:id="772" w:author="Won Do Lee [2]" w:date="2023-07-13T06:15:00Z">
                      <m:rPr>
                        <m:sty m:val="bi"/>
                      </m:rPr>
                      <w:rPr>
                        <w:rFonts w:ascii="Cambria Math" w:eastAsia="Times New Roman" w:hAnsi="Cambria Math"/>
                        <w:color w:val="000000"/>
                        <w:sz w:val="20"/>
                        <w:szCs w:val="20"/>
                      </w:rPr>
                      <m:t>Mob</m:t>
                    </w:del>
                  </m:r>
                </m:e>
                <m:sub>
                  <m:r>
                    <w:del w:id="773" w:author="Won Do Lee [2]" w:date="2023-07-13T06:15:00Z">
                      <m:rPr>
                        <m:sty m:val="bi"/>
                      </m:rPr>
                      <w:rPr>
                        <w:rFonts w:ascii="Cambria Math" w:eastAsia="Times New Roman" w:hAnsi="Cambria Math"/>
                        <w:color w:val="000000"/>
                        <w:sz w:val="20"/>
                        <w:szCs w:val="20"/>
                      </w:rPr>
                      <m:t>t=0</m:t>
                    </w:del>
                  </m:r>
                </m:sub>
              </m:sSub>
              <m:r>
                <w:del w:id="774" w:author="Won Do Lee [2]" w:date="2023-07-13T06:15:00Z">
                  <m:rPr>
                    <m:sty m:val="bi"/>
                  </m:rPr>
                  <w:rPr>
                    <w:rFonts w:ascii="Cambria Math" w:eastAsia="Times New Roman" w:hAnsi="Cambria Math"/>
                    <w:color w:val="000000"/>
                    <w:sz w:val="20"/>
                    <w:szCs w:val="20"/>
                  </w:rPr>
                  <m:t>)</m:t>
                </w:del>
              </m:r>
            </m:oMath>
            <w:del w:id="775"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0589CB13" w14:textId="1FD3E785" w:rsidR="00CA60E3" w:rsidRPr="00005E6E" w:rsidDel="00147789" w:rsidRDefault="00CA60E3" w:rsidP="00CA60E3">
            <w:pPr>
              <w:widowControl/>
              <w:wordWrap/>
              <w:autoSpaceDE/>
              <w:autoSpaceDN/>
              <w:jc w:val="right"/>
              <w:rPr>
                <w:del w:id="776" w:author="Won Do Lee [2]" w:date="2023-07-13T06:15:00Z"/>
                <w:sz w:val="20"/>
                <w:szCs w:val="20"/>
              </w:rPr>
            </w:pPr>
            <w:del w:id="777" w:author="Won Do Lee [2]" w:date="2023-07-13T06:15:00Z">
              <w:r w:rsidRPr="00005E6E" w:rsidDel="00147789">
                <w:rPr>
                  <w:sz w:val="20"/>
                  <w:szCs w:val="20"/>
                </w:rPr>
                <w:delText>21.4%</w:delText>
              </w:r>
            </w:del>
          </w:p>
        </w:tc>
        <w:tc>
          <w:tcPr>
            <w:tcW w:w="0" w:type="auto"/>
          </w:tcPr>
          <w:p w14:paraId="124043E3" w14:textId="1A1B6847" w:rsidR="00CA60E3" w:rsidRPr="00005E6E" w:rsidDel="00147789" w:rsidRDefault="00CA60E3" w:rsidP="00CA60E3">
            <w:pPr>
              <w:widowControl/>
              <w:wordWrap/>
              <w:autoSpaceDE/>
              <w:autoSpaceDN/>
              <w:jc w:val="right"/>
              <w:rPr>
                <w:del w:id="778" w:author="Won Do Lee [2]" w:date="2023-07-13T06:15:00Z"/>
                <w:sz w:val="20"/>
                <w:szCs w:val="20"/>
              </w:rPr>
            </w:pPr>
            <w:del w:id="779" w:author="Won Do Lee [2]" w:date="2023-07-13T06:15:00Z">
              <w:r w:rsidRPr="00005E6E" w:rsidDel="00147789">
                <w:rPr>
                  <w:sz w:val="20"/>
                  <w:szCs w:val="20"/>
                </w:rPr>
                <w:delText>24.9%</w:delText>
              </w:r>
            </w:del>
          </w:p>
        </w:tc>
        <w:tc>
          <w:tcPr>
            <w:tcW w:w="0" w:type="auto"/>
            <w:noWrap/>
            <w:hideMark/>
          </w:tcPr>
          <w:p w14:paraId="69B9D3CC" w14:textId="3DBFA09E" w:rsidR="00CA60E3" w:rsidRPr="00005E6E" w:rsidDel="00147789" w:rsidRDefault="00CA60E3" w:rsidP="00CA60E3">
            <w:pPr>
              <w:widowControl/>
              <w:wordWrap/>
              <w:autoSpaceDE/>
              <w:autoSpaceDN/>
              <w:jc w:val="right"/>
              <w:rPr>
                <w:del w:id="780" w:author="Won Do Lee [2]" w:date="2023-07-13T06:15:00Z"/>
                <w:rFonts w:eastAsia="Times New Roman"/>
                <w:color w:val="000000"/>
                <w:sz w:val="20"/>
                <w:szCs w:val="20"/>
              </w:rPr>
            </w:pPr>
            <w:del w:id="781" w:author="Won Do Lee [2]" w:date="2023-07-13T06:15:00Z">
              <w:r w:rsidRPr="00005E6E" w:rsidDel="00147789">
                <w:rPr>
                  <w:sz w:val="20"/>
                  <w:szCs w:val="20"/>
                </w:rPr>
                <w:delText>31.2%</w:delText>
              </w:r>
            </w:del>
          </w:p>
        </w:tc>
        <w:tc>
          <w:tcPr>
            <w:tcW w:w="0" w:type="auto"/>
          </w:tcPr>
          <w:p w14:paraId="1CFA279E" w14:textId="3689B163" w:rsidR="00CA60E3" w:rsidRPr="00005E6E" w:rsidDel="00147789" w:rsidRDefault="00CA60E3" w:rsidP="00CA60E3">
            <w:pPr>
              <w:widowControl/>
              <w:wordWrap/>
              <w:autoSpaceDE/>
              <w:autoSpaceDN/>
              <w:jc w:val="right"/>
              <w:rPr>
                <w:del w:id="782" w:author="Won Do Lee [2]" w:date="2023-07-13T06:15:00Z"/>
                <w:sz w:val="20"/>
                <w:szCs w:val="20"/>
              </w:rPr>
            </w:pPr>
            <w:del w:id="783" w:author="Won Do Lee [2]" w:date="2023-07-13T06:15:00Z">
              <w:r w:rsidRPr="00005E6E" w:rsidDel="00147789">
                <w:rPr>
                  <w:sz w:val="20"/>
                  <w:szCs w:val="20"/>
                </w:rPr>
                <w:delText>31.1%</w:delText>
              </w:r>
            </w:del>
          </w:p>
        </w:tc>
        <w:tc>
          <w:tcPr>
            <w:tcW w:w="0" w:type="auto"/>
            <w:tcBorders>
              <w:left w:val="double" w:sz="4" w:space="0" w:color="auto"/>
              <w:right w:val="nil"/>
            </w:tcBorders>
            <w:noWrap/>
            <w:hideMark/>
          </w:tcPr>
          <w:p w14:paraId="52ABCA2F" w14:textId="1781CD95" w:rsidR="00CA60E3" w:rsidRPr="00005E6E" w:rsidDel="00147789" w:rsidRDefault="00CA60E3" w:rsidP="00CA60E3">
            <w:pPr>
              <w:widowControl/>
              <w:wordWrap/>
              <w:autoSpaceDE/>
              <w:autoSpaceDN/>
              <w:jc w:val="right"/>
              <w:rPr>
                <w:del w:id="784" w:author="Won Do Lee [2]" w:date="2023-07-13T06:15:00Z"/>
                <w:rFonts w:eastAsia="Times New Roman"/>
                <w:color w:val="000000"/>
                <w:sz w:val="20"/>
                <w:szCs w:val="20"/>
              </w:rPr>
            </w:pPr>
            <w:del w:id="785" w:author="Won Do Lee [2]" w:date="2023-07-13T06:15:00Z">
              <w:r w:rsidRPr="00005E6E" w:rsidDel="00147789">
                <w:rPr>
                  <w:sz w:val="20"/>
                  <w:szCs w:val="20"/>
                </w:rPr>
                <w:delText>30.7%</w:delText>
              </w:r>
            </w:del>
          </w:p>
        </w:tc>
      </w:tr>
      <w:tr w:rsidR="00CA60E3" w:rsidRPr="00005E6E" w:rsidDel="00147789" w14:paraId="05455E39" w14:textId="0FD8071A" w:rsidTr="00CA60E3">
        <w:trPr>
          <w:trHeight w:val="567"/>
          <w:del w:id="786" w:author="Won Do Lee [2]" w:date="2023-07-13T06:15:00Z"/>
        </w:trPr>
        <w:tc>
          <w:tcPr>
            <w:tcW w:w="0" w:type="auto"/>
            <w:tcBorders>
              <w:left w:val="nil"/>
            </w:tcBorders>
            <w:noWrap/>
            <w:hideMark/>
          </w:tcPr>
          <w:p w14:paraId="58D50A36" w14:textId="14F0882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87" w:author="Won Do Lee [2]" w:date="2023-07-13T06:15:00Z"/>
                <w:rFonts w:eastAsia="Times New Roman"/>
                <w:b w:val="0"/>
                <w:bCs w:val="0"/>
                <w:color w:val="000000"/>
                <w:sz w:val="20"/>
                <w:szCs w:val="20"/>
              </w:rPr>
            </w:pPr>
            <w:del w:id="788" w:author="Won Do Lee [2]" w:date="2023-07-13T06:15:00Z">
              <w:r w:rsidRPr="00005E6E" w:rsidDel="00147789">
                <w:rPr>
                  <w:rFonts w:eastAsia="Times New Roman"/>
                  <w:b w:val="0"/>
                  <w:bCs w:val="0"/>
                  <w:color w:val="000000"/>
                  <w:sz w:val="20"/>
                  <w:szCs w:val="20"/>
                </w:rPr>
                <w:delText>Mobility level on the last day of lockdown</w:delText>
              </w:r>
            </w:del>
          </w:p>
          <w:p w14:paraId="7FF5AB21" w14:textId="74C284E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89" w:author="Won Do Lee [2]" w:date="2023-07-13T06:15:00Z"/>
                <w:rFonts w:eastAsia="Times New Roman"/>
                <w:b w:val="0"/>
                <w:bCs w:val="0"/>
                <w:color w:val="000000"/>
                <w:sz w:val="20"/>
                <w:szCs w:val="20"/>
              </w:rPr>
            </w:pPr>
            <m:oMath>
              <m:r>
                <w:del w:id="790" w:author="Won Do Lee [2]" w:date="2023-07-13T06:15:00Z">
                  <m:rPr>
                    <m:sty m:val="bi"/>
                  </m:rPr>
                  <w:rPr>
                    <w:rFonts w:ascii="Cambria Math" w:eastAsia="Times New Roman" w:hAnsi="Cambria Math"/>
                    <w:color w:val="000000"/>
                    <w:sz w:val="20"/>
                    <w:szCs w:val="20"/>
                  </w:rPr>
                  <m:t>(</m:t>
                </w:del>
              </m:r>
              <m:sSub>
                <m:sSubPr>
                  <m:ctrlPr>
                    <w:del w:id="791" w:author="Won Do Lee [2]" w:date="2023-07-13T06:15:00Z">
                      <w:rPr>
                        <w:rFonts w:ascii="Cambria Math" w:eastAsia="Times New Roman" w:hAnsi="Cambria Math"/>
                        <w:b w:val="0"/>
                        <w:bCs w:val="0"/>
                        <w:i/>
                        <w:iCs/>
                        <w:color w:val="000000"/>
                        <w:sz w:val="20"/>
                        <w:szCs w:val="20"/>
                      </w:rPr>
                    </w:del>
                  </m:ctrlPr>
                </m:sSubPr>
                <m:e>
                  <m:r>
                    <w:del w:id="792" w:author="Won Do Lee [2]" w:date="2023-07-13T06:15:00Z">
                      <m:rPr>
                        <m:sty m:val="bi"/>
                      </m:rPr>
                      <w:rPr>
                        <w:rFonts w:ascii="Cambria Math" w:eastAsia="Times New Roman" w:hAnsi="Cambria Math"/>
                        <w:color w:val="000000"/>
                        <w:sz w:val="20"/>
                        <w:szCs w:val="20"/>
                      </w:rPr>
                      <m:t>Mob</m:t>
                    </w:del>
                  </m:r>
                </m:e>
                <m:sub>
                  <m:r>
                    <w:del w:id="793" w:author="Won Do Lee [2]" w:date="2023-07-13T06:15:00Z">
                      <m:rPr>
                        <m:sty m:val="bi"/>
                      </m:rPr>
                      <w:rPr>
                        <w:rFonts w:ascii="Cambria Math" w:eastAsia="Times New Roman" w:hAnsi="Cambria Math"/>
                        <w:color w:val="000000"/>
                        <w:sz w:val="20"/>
                        <w:szCs w:val="20"/>
                      </w:rPr>
                      <m:t>t=T</m:t>
                    </w:del>
                  </m:r>
                </m:sub>
              </m:sSub>
              <m:r>
                <w:del w:id="794" w:author="Won Do Lee [2]" w:date="2023-07-13T06:15:00Z">
                  <m:rPr>
                    <m:sty m:val="bi"/>
                  </m:rPr>
                  <w:rPr>
                    <w:rFonts w:ascii="Cambria Math" w:eastAsia="Times New Roman" w:hAnsi="Cambria Math"/>
                    <w:color w:val="000000"/>
                    <w:sz w:val="20"/>
                    <w:szCs w:val="20"/>
                  </w:rPr>
                  <m:t>)</m:t>
                </w:del>
              </m:r>
            </m:oMath>
            <w:del w:id="795"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30D3FBF8" w14:textId="6B00D57D" w:rsidR="00CA60E3" w:rsidRPr="00005E6E" w:rsidDel="00147789" w:rsidRDefault="00CA60E3" w:rsidP="00CA60E3">
            <w:pPr>
              <w:widowControl/>
              <w:wordWrap/>
              <w:autoSpaceDE/>
              <w:autoSpaceDN/>
              <w:jc w:val="right"/>
              <w:rPr>
                <w:del w:id="796" w:author="Won Do Lee [2]" w:date="2023-07-13T06:15:00Z"/>
                <w:sz w:val="20"/>
                <w:szCs w:val="20"/>
              </w:rPr>
            </w:pPr>
            <w:del w:id="797" w:author="Won Do Lee [2]" w:date="2023-07-13T06:15:00Z">
              <w:r w:rsidRPr="00005E6E" w:rsidDel="00147789">
                <w:rPr>
                  <w:sz w:val="20"/>
                  <w:szCs w:val="20"/>
                </w:rPr>
                <w:delText>-75.0%</w:delText>
              </w:r>
            </w:del>
          </w:p>
        </w:tc>
        <w:tc>
          <w:tcPr>
            <w:tcW w:w="0" w:type="auto"/>
          </w:tcPr>
          <w:p w14:paraId="4F762838" w14:textId="33C64DDB" w:rsidR="00CA60E3" w:rsidRPr="00005E6E" w:rsidDel="00147789" w:rsidRDefault="00CA60E3" w:rsidP="00CA60E3">
            <w:pPr>
              <w:widowControl/>
              <w:wordWrap/>
              <w:autoSpaceDE/>
              <w:autoSpaceDN/>
              <w:jc w:val="right"/>
              <w:rPr>
                <w:del w:id="798" w:author="Won Do Lee [2]" w:date="2023-07-13T06:15:00Z"/>
                <w:sz w:val="20"/>
                <w:szCs w:val="20"/>
              </w:rPr>
            </w:pPr>
            <w:del w:id="799" w:author="Won Do Lee [2]" w:date="2023-07-13T06:15:00Z">
              <w:r w:rsidRPr="00005E6E" w:rsidDel="00147789">
                <w:rPr>
                  <w:sz w:val="20"/>
                  <w:szCs w:val="20"/>
                </w:rPr>
                <w:delText>-64.7%</w:delText>
              </w:r>
            </w:del>
          </w:p>
        </w:tc>
        <w:tc>
          <w:tcPr>
            <w:tcW w:w="0" w:type="auto"/>
            <w:noWrap/>
            <w:hideMark/>
          </w:tcPr>
          <w:p w14:paraId="07B86A57" w14:textId="3F33F62C" w:rsidR="00CA60E3" w:rsidRPr="00005E6E" w:rsidDel="00147789" w:rsidRDefault="00CA60E3" w:rsidP="00CA60E3">
            <w:pPr>
              <w:widowControl/>
              <w:wordWrap/>
              <w:autoSpaceDE/>
              <w:autoSpaceDN/>
              <w:jc w:val="right"/>
              <w:rPr>
                <w:del w:id="800" w:author="Won Do Lee [2]" w:date="2023-07-13T06:15:00Z"/>
                <w:rFonts w:eastAsia="Times New Roman"/>
                <w:color w:val="000000"/>
                <w:sz w:val="20"/>
                <w:szCs w:val="20"/>
              </w:rPr>
            </w:pPr>
            <w:del w:id="801" w:author="Won Do Lee [2]" w:date="2023-07-13T06:15:00Z">
              <w:r w:rsidRPr="00005E6E" w:rsidDel="00147789">
                <w:rPr>
                  <w:sz w:val="20"/>
                  <w:szCs w:val="20"/>
                </w:rPr>
                <w:delText>-51.8%</w:delText>
              </w:r>
            </w:del>
          </w:p>
        </w:tc>
        <w:tc>
          <w:tcPr>
            <w:tcW w:w="0" w:type="auto"/>
          </w:tcPr>
          <w:p w14:paraId="6A6ACD69" w14:textId="58FF93BF" w:rsidR="00CA60E3" w:rsidRPr="00005E6E" w:rsidDel="00147789" w:rsidRDefault="00CA60E3" w:rsidP="00CA60E3">
            <w:pPr>
              <w:widowControl/>
              <w:wordWrap/>
              <w:autoSpaceDE/>
              <w:autoSpaceDN/>
              <w:jc w:val="right"/>
              <w:rPr>
                <w:del w:id="802" w:author="Won Do Lee [2]" w:date="2023-07-13T06:15:00Z"/>
                <w:sz w:val="20"/>
                <w:szCs w:val="20"/>
              </w:rPr>
            </w:pPr>
            <w:del w:id="803" w:author="Won Do Lee [2]" w:date="2023-07-13T06:15:00Z">
              <w:r w:rsidRPr="00005E6E" w:rsidDel="00147789">
                <w:rPr>
                  <w:sz w:val="20"/>
                  <w:szCs w:val="20"/>
                </w:rPr>
                <w:delText>-40.0%</w:delText>
              </w:r>
            </w:del>
          </w:p>
        </w:tc>
        <w:tc>
          <w:tcPr>
            <w:tcW w:w="0" w:type="auto"/>
            <w:tcBorders>
              <w:left w:val="double" w:sz="4" w:space="0" w:color="auto"/>
              <w:right w:val="nil"/>
            </w:tcBorders>
            <w:noWrap/>
            <w:hideMark/>
          </w:tcPr>
          <w:p w14:paraId="7F589B29" w14:textId="61EE58F8" w:rsidR="00CA60E3" w:rsidRPr="00005E6E" w:rsidDel="00147789" w:rsidRDefault="00CA60E3" w:rsidP="00CA60E3">
            <w:pPr>
              <w:widowControl/>
              <w:wordWrap/>
              <w:autoSpaceDE/>
              <w:autoSpaceDN/>
              <w:jc w:val="right"/>
              <w:rPr>
                <w:del w:id="804" w:author="Won Do Lee [2]" w:date="2023-07-13T06:15:00Z"/>
                <w:rFonts w:eastAsia="Times New Roman"/>
                <w:color w:val="000000"/>
                <w:sz w:val="20"/>
                <w:szCs w:val="20"/>
              </w:rPr>
            </w:pPr>
            <w:del w:id="805" w:author="Won Do Lee [2]" w:date="2023-07-13T06:15:00Z">
              <w:r w:rsidRPr="00005E6E" w:rsidDel="00147789">
                <w:rPr>
                  <w:sz w:val="20"/>
                  <w:szCs w:val="20"/>
                </w:rPr>
                <w:delText>-57.1%</w:delText>
              </w:r>
            </w:del>
          </w:p>
        </w:tc>
      </w:tr>
      <w:tr w:rsidR="00CA60E3" w:rsidRPr="00005E6E" w:rsidDel="00147789" w14:paraId="3D7E2FD9" w14:textId="11B4BDDE" w:rsidTr="00CA60E3">
        <w:trPr>
          <w:trHeight w:val="567"/>
          <w:del w:id="806" w:author="Won Do Lee [2]" w:date="2023-07-13T06:15:00Z"/>
        </w:trPr>
        <w:tc>
          <w:tcPr>
            <w:tcW w:w="0" w:type="auto"/>
            <w:tcBorders>
              <w:left w:val="nil"/>
              <w:bottom w:val="single" w:sz="4" w:space="0" w:color="999999" w:themeColor="text1" w:themeTint="66"/>
            </w:tcBorders>
            <w:noWrap/>
            <w:hideMark/>
          </w:tcPr>
          <w:p w14:paraId="513C5A97" w14:textId="0CB5703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07" w:author="Won Do Lee [2]" w:date="2023-07-13T06:15:00Z"/>
                <w:rFonts w:eastAsia="Times New Roman"/>
                <w:b w:val="0"/>
                <w:bCs w:val="0"/>
                <w:color w:val="000000"/>
                <w:sz w:val="20"/>
                <w:szCs w:val="20"/>
              </w:rPr>
            </w:pPr>
            <w:del w:id="808" w:author="Won Do Lee [2]" w:date="2023-07-13T06:15:00Z">
              <w:r w:rsidRPr="00005E6E" w:rsidDel="00147789">
                <w:rPr>
                  <w:rFonts w:eastAsia="Times New Roman"/>
                  <w:b w:val="0"/>
                  <w:bCs w:val="0"/>
                  <w:color w:val="000000"/>
                  <w:sz w:val="20"/>
                  <w:szCs w:val="20"/>
                </w:rPr>
                <w:delText>Mobility recovery</w:delText>
              </w:r>
            </w:del>
          </w:p>
          <w:p w14:paraId="136C414E" w14:textId="1CA75498"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09" w:author="Won Do Lee [2]" w:date="2023-07-13T06:15:00Z"/>
                <w:rFonts w:eastAsia="Times New Roman"/>
                <w:b w:val="0"/>
                <w:bCs w:val="0"/>
                <w:color w:val="000000"/>
                <w:sz w:val="20"/>
                <w:szCs w:val="20"/>
              </w:rPr>
            </w:pPr>
            <m:oMath>
              <m:r>
                <w:del w:id="810" w:author="Won Do Lee [2]" w:date="2023-07-13T06:15:00Z">
                  <m:rPr>
                    <m:sty m:val="bi"/>
                  </m:rPr>
                  <w:rPr>
                    <w:rFonts w:ascii="Cambria Math" w:eastAsia="Times New Roman" w:hAnsi="Cambria Math"/>
                    <w:color w:val="000000"/>
                    <w:sz w:val="20"/>
                    <w:szCs w:val="20"/>
                  </w:rPr>
                  <m:t>(</m:t>
                </w:del>
              </m:r>
              <m:sSub>
                <m:sSubPr>
                  <m:ctrlPr>
                    <w:del w:id="811" w:author="Won Do Lee [2]" w:date="2023-07-13T06:15:00Z">
                      <w:rPr>
                        <w:rFonts w:ascii="Cambria Math" w:eastAsia="Times New Roman" w:hAnsi="Cambria Math"/>
                        <w:b w:val="0"/>
                        <w:bCs w:val="0"/>
                        <w:i/>
                        <w:color w:val="000000"/>
                        <w:sz w:val="20"/>
                        <w:szCs w:val="20"/>
                      </w:rPr>
                    </w:del>
                  </m:ctrlPr>
                </m:sSubPr>
                <m:e>
                  <m:r>
                    <w:del w:id="812" w:author="Won Do Lee [2]" w:date="2023-07-13T06:15:00Z">
                      <m:rPr>
                        <m:sty m:val="bi"/>
                      </m:rPr>
                      <w:rPr>
                        <w:rFonts w:ascii="Cambria Math" w:eastAsia="Times New Roman" w:hAnsi="Cambria Math"/>
                        <w:color w:val="000000"/>
                        <w:sz w:val="20"/>
                        <w:szCs w:val="20"/>
                      </w:rPr>
                      <m:t>Mob</m:t>
                    </w:del>
                  </m:r>
                </m:e>
                <m:sub>
                  <m:r>
                    <w:del w:id="813" w:author="Won Do Lee [2]" w:date="2023-07-13T06:15:00Z">
                      <m:rPr>
                        <m:sty m:val="bi"/>
                      </m:rPr>
                      <w:rPr>
                        <w:rFonts w:ascii="Cambria Math" w:eastAsia="Times New Roman" w:hAnsi="Cambria Math"/>
                        <w:color w:val="000000"/>
                        <w:sz w:val="20"/>
                        <w:szCs w:val="20"/>
                      </w:rPr>
                      <m:t>B</m:t>
                    </w:del>
                  </m:r>
                </m:sub>
              </m:sSub>
              <m:r>
                <w:del w:id="814" w:author="Won Do Lee [2]" w:date="2023-07-13T06:15:00Z">
                  <m:rPr>
                    <m:sty m:val="bi"/>
                  </m:rPr>
                  <w:rPr>
                    <w:rFonts w:ascii="Cambria Math" w:eastAsia="Times New Roman" w:hAnsi="Cambria Math"/>
                    <w:color w:val="000000"/>
                    <w:sz w:val="20"/>
                    <w:szCs w:val="20"/>
                  </w:rPr>
                  <m:t>=(</m:t>
                </w:del>
              </m:r>
              <m:sSub>
                <m:sSubPr>
                  <m:ctrlPr>
                    <w:del w:id="815" w:author="Won Do Lee [2]" w:date="2023-07-13T06:15:00Z">
                      <w:rPr>
                        <w:rFonts w:ascii="Cambria Math" w:eastAsia="Times New Roman" w:hAnsi="Cambria Math"/>
                        <w:b w:val="0"/>
                        <w:bCs w:val="0"/>
                        <w:i/>
                        <w:color w:val="000000"/>
                        <w:sz w:val="20"/>
                        <w:szCs w:val="20"/>
                      </w:rPr>
                    </w:del>
                  </m:ctrlPr>
                </m:sSubPr>
                <m:e>
                  <m:r>
                    <w:del w:id="816" w:author="Won Do Lee [2]" w:date="2023-07-13T06:15:00Z">
                      <m:rPr>
                        <m:sty m:val="bi"/>
                      </m:rPr>
                      <w:rPr>
                        <w:rFonts w:ascii="Cambria Math" w:eastAsia="Times New Roman" w:hAnsi="Cambria Math"/>
                        <w:color w:val="000000"/>
                        <w:sz w:val="20"/>
                        <w:szCs w:val="20"/>
                      </w:rPr>
                      <m:t>Mob</m:t>
                    </w:del>
                  </m:r>
                </m:e>
                <m:sub>
                  <m:r>
                    <w:del w:id="817" w:author="Won Do Lee [2]" w:date="2023-07-13T06:15:00Z">
                      <m:rPr>
                        <m:sty m:val="bi"/>
                      </m:rPr>
                      <w:rPr>
                        <w:rFonts w:ascii="Cambria Math" w:eastAsia="Times New Roman" w:hAnsi="Cambria Math"/>
                        <w:color w:val="000000"/>
                        <w:sz w:val="20"/>
                        <w:szCs w:val="20"/>
                      </w:rPr>
                      <m:t>t=T</m:t>
                    </w:del>
                  </m:r>
                </m:sub>
              </m:sSub>
              <m:r>
                <w:del w:id="818" w:author="Won Do Lee [2]" w:date="2023-07-13T06:15:00Z">
                  <m:rPr>
                    <m:sty m:val="bi"/>
                  </m:rPr>
                  <w:rPr>
                    <w:rFonts w:ascii="Cambria Math" w:eastAsia="Times New Roman" w:hAnsi="Cambria Math"/>
                    <w:color w:val="000000"/>
                    <w:sz w:val="20"/>
                    <w:szCs w:val="20"/>
                  </w:rPr>
                  <m:t>-</m:t>
                </w:del>
              </m:r>
              <m:sSub>
                <m:sSubPr>
                  <m:ctrlPr>
                    <w:del w:id="819" w:author="Won Do Lee [2]" w:date="2023-07-13T06:15:00Z">
                      <w:rPr>
                        <w:rFonts w:ascii="Cambria Math" w:eastAsia="Times New Roman" w:hAnsi="Cambria Math"/>
                        <w:b w:val="0"/>
                        <w:bCs w:val="0"/>
                        <w:i/>
                        <w:color w:val="000000"/>
                        <w:sz w:val="20"/>
                        <w:szCs w:val="20"/>
                      </w:rPr>
                    </w:del>
                  </m:ctrlPr>
                </m:sSubPr>
                <m:e>
                  <m:r>
                    <w:del w:id="820" w:author="Won Do Lee [2]" w:date="2023-07-13T06:15:00Z">
                      <m:rPr>
                        <m:sty m:val="bi"/>
                      </m:rPr>
                      <w:rPr>
                        <w:rFonts w:ascii="Cambria Math" w:eastAsia="Times New Roman" w:hAnsi="Cambria Math"/>
                        <w:color w:val="000000"/>
                        <w:sz w:val="20"/>
                        <w:szCs w:val="20"/>
                      </w:rPr>
                      <m:t>Mob</m:t>
                    </w:del>
                  </m:r>
                </m:e>
                <m:sub>
                  <m:r>
                    <w:del w:id="821" w:author="Won Do Lee [2]" w:date="2023-07-13T06:15:00Z">
                      <m:rPr>
                        <m:sty m:val="bi"/>
                      </m:rPr>
                      <w:rPr>
                        <w:rFonts w:ascii="Cambria Math" w:eastAsia="Times New Roman" w:hAnsi="Cambria Math"/>
                        <w:color w:val="000000"/>
                        <w:sz w:val="20"/>
                        <w:szCs w:val="20"/>
                      </w:rPr>
                      <m:t>min</m:t>
                    </w:del>
                  </m:r>
                </m:sub>
              </m:sSub>
              <m:r>
                <w:del w:id="822" w:author="Won Do Lee [2]" w:date="2023-07-13T06:15:00Z">
                  <m:rPr>
                    <m:sty m:val="bi"/>
                  </m:rPr>
                  <w:rPr>
                    <w:rFonts w:ascii="Cambria Math" w:eastAsia="Times New Roman" w:hAnsi="Cambria Math"/>
                    <w:color w:val="000000"/>
                    <w:sz w:val="20"/>
                    <w:szCs w:val="20"/>
                  </w:rPr>
                  <m:t>)/</m:t>
                </w:del>
              </m:r>
              <m:sSub>
                <m:sSubPr>
                  <m:ctrlPr>
                    <w:del w:id="823" w:author="Won Do Lee [2]" w:date="2023-07-13T06:15:00Z">
                      <w:rPr>
                        <w:rFonts w:ascii="Cambria Math" w:eastAsia="Times New Roman" w:hAnsi="Cambria Math"/>
                        <w:b w:val="0"/>
                        <w:bCs w:val="0"/>
                        <w:i/>
                        <w:color w:val="000000"/>
                        <w:sz w:val="20"/>
                        <w:szCs w:val="20"/>
                      </w:rPr>
                    </w:del>
                  </m:ctrlPr>
                </m:sSubPr>
                <m:e>
                  <m:r>
                    <w:del w:id="824" w:author="Won Do Lee [2]" w:date="2023-07-13T06:15:00Z">
                      <m:rPr>
                        <m:sty m:val="bi"/>
                      </m:rPr>
                      <w:rPr>
                        <w:rFonts w:ascii="Cambria Math" w:eastAsia="Times New Roman" w:hAnsi="Cambria Math"/>
                        <w:color w:val="000000"/>
                        <w:sz w:val="20"/>
                        <w:szCs w:val="20"/>
                      </w:rPr>
                      <m:t>Mob</m:t>
                    </w:del>
                  </m:r>
                </m:e>
                <m:sub>
                  <m:r>
                    <w:del w:id="825" w:author="Won Do Lee [2]" w:date="2023-07-13T06:15:00Z">
                      <m:rPr>
                        <m:sty m:val="bi"/>
                      </m:rPr>
                      <w:rPr>
                        <w:rFonts w:ascii="Cambria Math" w:eastAsia="Times New Roman" w:hAnsi="Cambria Math"/>
                        <w:color w:val="000000"/>
                        <w:sz w:val="20"/>
                        <w:szCs w:val="20"/>
                      </w:rPr>
                      <m:t>min</m:t>
                    </w:del>
                  </m:r>
                </m:sub>
              </m:sSub>
              <m:r>
                <w:del w:id="826" w:author="Won Do Lee [2]" w:date="2023-07-13T06:15:00Z">
                  <m:rPr>
                    <m:sty m:val="bi"/>
                  </m:rPr>
                  <w:rPr>
                    <w:rFonts w:ascii="Cambria Math" w:eastAsia="Times New Roman" w:hAnsi="Cambria Math"/>
                    <w:color w:val="000000"/>
                    <w:sz w:val="20"/>
                    <w:szCs w:val="20"/>
                  </w:rPr>
                  <m:t>)</m:t>
                </w:del>
              </m:r>
            </m:oMath>
            <w:del w:id="827"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4" w:space="0" w:color="999999" w:themeColor="text1" w:themeTint="66"/>
            </w:tcBorders>
          </w:tcPr>
          <w:p w14:paraId="0F38D72A" w14:textId="6EE7EBB4" w:rsidR="00CA60E3" w:rsidRPr="00005E6E" w:rsidDel="00147789" w:rsidRDefault="00CA60E3" w:rsidP="00CA60E3">
            <w:pPr>
              <w:widowControl/>
              <w:wordWrap/>
              <w:autoSpaceDE/>
              <w:autoSpaceDN/>
              <w:jc w:val="right"/>
              <w:rPr>
                <w:del w:id="828" w:author="Won Do Lee [2]" w:date="2023-07-13T06:15:00Z"/>
                <w:sz w:val="20"/>
                <w:szCs w:val="20"/>
              </w:rPr>
            </w:pPr>
            <w:del w:id="829" w:author="Won Do Lee [2]" w:date="2023-07-13T06:15:00Z">
              <w:r w:rsidRPr="00005E6E" w:rsidDel="00147789">
                <w:rPr>
                  <w:sz w:val="20"/>
                  <w:szCs w:val="20"/>
                </w:rPr>
                <w:delText>15.3%</w:delText>
              </w:r>
            </w:del>
          </w:p>
        </w:tc>
        <w:tc>
          <w:tcPr>
            <w:tcW w:w="0" w:type="auto"/>
            <w:tcBorders>
              <w:bottom w:val="single" w:sz="4" w:space="0" w:color="999999" w:themeColor="text1" w:themeTint="66"/>
            </w:tcBorders>
          </w:tcPr>
          <w:p w14:paraId="12A32547" w14:textId="09D96986" w:rsidR="00CA60E3" w:rsidRPr="00005E6E" w:rsidDel="00147789" w:rsidRDefault="00CA60E3" w:rsidP="00CA60E3">
            <w:pPr>
              <w:widowControl/>
              <w:wordWrap/>
              <w:autoSpaceDE/>
              <w:autoSpaceDN/>
              <w:jc w:val="right"/>
              <w:rPr>
                <w:del w:id="830" w:author="Won Do Lee [2]" w:date="2023-07-13T06:15:00Z"/>
                <w:sz w:val="20"/>
                <w:szCs w:val="20"/>
              </w:rPr>
            </w:pPr>
            <w:del w:id="831" w:author="Won Do Lee [2]" w:date="2023-07-13T06:15:00Z">
              <w:r w:rsidRPr="00005E6E" w:rsidDel="00147789">
                <w:rPr>
                  <w:sz w:val="20"/>
                  <w:szCs w:val="20"/>
                </w:rPr>
                <w:delText>21.7%</w:delText>
              </w:r>
            </w:del>
          </w:p>
        </w:tc>
        <w:tc>
          <w:tcPr>
            <w:tcW w:w="0" w:type="auto"/>
            <w:tcBorders>
              <w:bottom w:val="single" w:sz="4" w:space="0" w:color="999999" w:themeColor="text1" w:themeTint="66"/>
            </w:tcBorders>
            <w:noWrap/>
            <w:hideMark/>
          </w:tcPr>
          <w:p w14:paraId="3B34CE91" w14:textId="681D9220" w:rsidR="00CA60E3" w:rsidRPr="00005E6E" w:rsidDel="00147789" w:rsidRDefault="00CA60E3" w:rsidP="00CA60E3">
            <w:pPr>
              <w:widowControl/>
              <w:wordWrap/>
              <w:autoSpaceDE/>
              <w:autoSpaceDN/>
              <w:jc w:val="right"/>
              <w:rPr>
                <w:del w:id="832" w:author="Won Do Lee [2]" w:date="2023-07-13T06:15:00Z"/>
                <w:rFonts w:eastAsia="Times New Roman"/>
                <w:color w:val="000000"/>
                <w:sz w:val="20"/>
                <w:szCs w:val="20"/>
              </w:rPr>
            </w:pPr>
            <w:del w:id="833" w:author="Won Do Lee [2]" w:date="2023-07-13T06:15:00Z">
              <w:r w:rsidRPr="00005E6E" w:rsidDel="00147789">
                <w:rPr>
                  <w:sz w:val="20"/>
                  <w:szCs w:val="20"/>
                </w:rPr>
                <w:delText>31.3%</w:delText>
              </w:r>
            </w:del>
          </w:p>
        </w:tc>
        <w:tc>
          <w:tcPr>
            <w:tcW w:w="0" w:type="auto"/>
            <w:tcBorders>
              <w:bottom w:val="single" w:sz="4" w:space="0" w:color="999999" w:themeColor="text1" w:themeTint="66"/>
            </w:tcBorders>
          </w:tcPr>
          <w:p w14:paraId="0E707981" w14:textId="13575F44" w:rsidR="00CA60E3" w:rsidRPr="00005E6E" w:rsidDel="00147789" w:rsidRDefault="00CA60E3" w:rsidP="00CA60E3">
            <w:pPr>
              <w:widowControl/>
              <w:wordWrap/>
              <w:autoSpaceDE/>
              <w:autoSpaceDN/>
              <w:jc w:val="right"/>
              <w:rPr>
                <w:del w:id="834" w:author="Won Do Lee [2]" w:date="2023-07-13T06:15:00Z"/>
                <w:sz w:val="20"/>
                <w:szCs w:val="20"/>
              </w:rPr>
            </w:pPr>
            <w:del w:id="835" w:author="Won Do Lee [2]" w:date="2023-07-13T06:15:00Z">
              <w:r w:rsidRPr="00005E6E" w:rsidDel="00147789">
                <w:rPr>
                  <w:sz w:val="20"/>
                  <w:szCs w:val="20"/>
                </w:rPr>
                <w:delText>40.6%</w:delText>
              </w:r>
            </w:del>
          </w:p>
        </w:tc>
        <w:tc>
          <w:tcPr>
            <w:tcW w:w="0" w:type="auto"/>
            <w:tcBorders>
              <w:left w:val="double" w:sz="4" w:space="0" w:color="auto"/>
              <w:bottom w:val="single" w:sz="4" w:space="0" w:color="999999" w:themeColor="text1" w:themeTint="66"/>
              <w:right w:val="nil"/>
            </w:tcBorders>
            <w:noWrap/>
            <w:hideMark/>
          </w:tcPr>
          <w:p w14:paraId="2229ED38" w14:textId="692A2AB1" w:rsidR="00CA60E3" w:rsidRPr="00005E6E" w:rsidDel="00147789" w:rsidRDefault="00CA60E3" w:rsidP="00CA60E3">
            <w:pPr>
              <w:widowControl/>
              <w:wordWrap/>
              <w:autoSpaceDE/>
              <w:autoSpaceDN/>
              <w:jc w:val="right"/>
              <w:rPr>
                <w:del w:id="836" w:author="Won Do Lee [2]" w:date="2023-07-13T06:15:00Z"/>
                <w:rFonts w:eastAsia="Times New Roman"/>
                <w:color w:val="000000"/>
                <w:sz w:val="20"/>
                <w:szCs w:val="20"/>
              </w:rPr>
            </w:pPr>
            <w:del w:id="837" w:author="Won Do Lee [2]" w:date="2023-07-13T06:15:00Z">
              <w:r w:rsidRPr="00005E6E" w:rsidDel="00147789">
                <w:rPr>
                  <w:sz w:val="20"/>
                  <w:szCs w:val="20"/>
                </w:rPr>
                <w:delText>27.2%</w:delText>
              </w:r>
            </w:del>
          </w:p>
        </w:tc>
      </w:tr>
      <w:tr w:rsidR="00CA60E3" w:rsidRPr="00005E6E" w:rsidDel="00147789" w14:paraId="2C296704" w14:textId="5713DEAF" w:rsidTr="00CA60E3">
        <w:trPr>
          <w:trHeight w:val="567"/>
          <w:del w:id="838" w:author="Won Do Lee [2]" w:date="2023-07-13T06:15:00Z"/>
        </w:trPr>
        <w:tc>
          <w:tcPr>
            <w:tcW w:w="0" w:type="auto"/>
            <w:tcBorders>
              <w:left w:val="nil"/>
              <w:bottom w:val="single" w:sz="12" w:space="0" w:color="auto"/>
            </w:tcBorders>
            <w:noWrap/>
            <w:hideMark/>
          </w:tcPr>
          <w:p w14:paraId="2CFE5BA5" w14:textId="26FD7AB0"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39" w:author="Won Do Lee [2]" w:date="2023-07-13T06:15:00Z"/>
                <w:rFonts w:eastAsia="Times New Roman"/>
                <w:b w:val="0"/>
                <w:bCs w:val="0"/>
                <w:color w:val="000000"/>
                <w:sz w:val="20"/>
                <w:szCs w:val="20"/>
              </w:rPr>
            </w:pPr>
            <w:del w:id="840" w:author="Won Do Lee [2]" w:date="2023-07-13T06:15:00Z">
              <w:r w:rsidRPr="00005E6E" w:rsidDel="00147789">
                <w:rPr>
                  <w:rFonts w:eastAsia="Times New Roman"/>
                  <w:b w:val="0"/>
                  <w:bCs w:val="0"/>
                  <w:color w:val="000000"/>
                  <w:sz w:val="20"/>
                  <w:szCs w:val="20"/>
                </w:rPr>
                <w:delText>Net reduction in mobility</w:delText>
              </w:r>
            </w:del>
          </w:p>
          <w:p w14:paraId="350E8B2E" w14:textId="1F65EC0F"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41" w:author="Won Do Lee [2]" w:date="2023-07-13T06:15:00Z"/>
                <w:rFonts w:eastAsia="Times New Roman"/>
                <w:b w:val="0"/>
                <w:bCs w:val="0"/>
                <w:color w:val="000000"/>
                <w:sz w:val="20"/>
                <w:szCs w:val="20"/>
              </w:rPr>
            </w:pPr>
            <m:oMath>
              <m:r>
                <w:del w:id="842" w:author="Won Do Lee [2]" w:date="2023-07-13T06:15:00Z">
                  <m:rPr>
                    <m:sty m:val="bi"/>
                  </m:rPr>
                  <w:rPr>
                    <w:rFonts w:ascii="Cambria Math" w:eastAsia="Times New Roman" w:hAnsi="Cambria Math"/>
                    <w:color w:val="000000"/>
                    <w:sz w:val="20"/>
                    <w:szCs w:val="20"/>
                  </w:rPr>
                  <m:t>(</m:t>
                </w:del>
              </m:r>
              <m:sSub>
                <m:sSubPr>
                  <m:ctrlPr>
                    <w:del w:id="843" w:author="Won Do Lee [2]" w:date="2023-07-13T06:15:00Z">
                      <w:rPr>
                        <w:rFonts w:ascii="Cambria Math" w:eastAsia="Times New Roman" w:hAnsi="Cambria Math"/>
                        <w:b w:val="0"/>
                        <w:bCs w:val="0"/>
                        <w:i/>
                        <w:iCs/>
                        <w:color w:val="000000"/>
                        <w:sz w:val="20"/>
                        <w:szCs w:val="20"/>
                      </w:rPr>
                    </w:del>
                  </m:ctrlPr>
                </m:sSubPr>
                <m:e>
                  <m:r>
                    <w:del w:id="844" w:author="Won Do Lee [2]" w:date="2023-07-13T06:15:00Z">
                      <m:rPr>
                        <m:sty m:val="bi"/>
                      </m:rPr>
                      <w:rPr>
                        <w:rFonts w:ascii="Cambria Math" w:eastAsia="Times New Roman" w:hAnsi="Cambria Math"/>
                        <w:color w:val="000000"/>
                        <w:sz w:val="20"/>
                        <w:szCs w:val="20"/>
                      </w:rPr>
                      <m:t>R</m:t>
                    </w:del>
                  </m:r>
                </m:e>
                <m:sub>
                  <m:r>
                    <w:del w:id="845" w:author="Won Do Lee [2]" w:date="2023-07-13T06:15:00Z">
                      <m:rPr>
                        <m:sty m:val="bi"/>
                      </m:rPr>
                      <w:rPr>
                        <w:rFonts w:ascii="Cambria Math" w:eastAsia="Times New Roman" w:hAnsi="Cambria Math"/>
                        <w:color w:val="000000"/>
                        <w:sz w:val="20"/>
                        <w:szCs w:val="20"/>
                      </w:rPr>
                      <m:t>net</m:t>
                    </w:del>
                  </m:r>
                </m:sub>
              </m:sSub>
              <m:r>
                <w:del w:id="846" w:author="Won Do Lee [2]" w:date="2023-07-13T06:15:00Z">
                  <m:rPr>
                    <m:sty m:val="bi"/>
                  </m:rPr>
                  <w:rPr>
                    <w:rFonts w:ascii="Cambria Math" w:eastAsia="Times New Roman" w:hAnsi="Cambria Math"/>
                    <w:color w:val="000000"/>
                    <w:sz w:val="20"/>
                    <w:szCs w:val="20"/>
                  </w:rPr>
                  <m:t>=(</m:t>
                </w:del>
              </m:r>
              <m:sSub>
                <m:sSubPr>
                  <m:ctrlPr>
                    <w:del w:id="847" w:author="Won Do Lee [2]" w:date="2023-07-13T06:15:00Z">
                      <w:rPr>
                        <w:rFonts w:ascii="Cambria Math" w:eastAsia="Times New Roman" w:hAnsi="Cambria Math"/>
                        <w:b w:val="0"/>
                        <w:bCs w:val="0"/>
                        <w:i/>
                        <w:iCs/>
                        <w:color w:val="000000"/>
                        <w:sz w:val="20"/>
                        <w:szCs w:val="20"/>
                      </w:rPr>
                    </w:del>
                  </m:ctrlPr>
                </m:sSubPr>
                <m:e>
                  <m:r>
                    <w:del w:id="848" w:author="Won Do Lee [2]" w:date="2023-07-13T06:15:00Z">
                      <m:rPr>
                        <m:sty m:val="bi"/>
                      </m:rPr>
                      <w:rPr>
                        <w:rFonts w:ascii="Cambria Math" w:eastAsia="Times New Roman" w:hAnsi="Cambria Math"/>
                        <w:color w:val="000000"/>
                        <w:sz w:val="20"/>
                        <w:szCs w:val="20"/>
                      </w:rPr>
                      <m:t>Mob</m:t>
                    </w:del>
                  </m:r>
                </m:e>
                <m:sub>
                  <m:r>
                    <w:del w:id="849" w:author="Won Do Lee [2]" w:date="2023-07-13T06:15:00Z">
                      <m:rPr>
                        <m:sty m:val="bi"/>
                      </m:rPr>
                      <w:rPr>
                        <w:rFonts w:ascii="Cambria Math" w:eastAsia="Times New Roman" w:hAnsi="Cambria Math"/>
                        <w:color w:val="000000"/>
                        <w:sz w:val="20"/>
                        <w:szCs w:val="20"/>
                      </w:rPr>
                      <m:t>t=T</m:t>
                    </w:del>
                  </m:r>
                </m:sub>
              </m:sSub>
              <m:r>
                <w:del w:id="850" w:author="Won Do Lee [2]" w:date="2023-07-13T06:15:00Z">
                  <m:rPr>
                    <m:sty m:val="bi"/>
                  </m:rPr>
                  <w:rPr>
                    <w:rFonts w:ascii="Cambria Math" w:eastAsia="Times New Roman" w:hAnsi="Cambria Math"/>
                    <w:color w:val="000000"/>
                    <w:sz w:val="20"/>
                    <w:szCs w:val="20"/>
                  </w:rPr>
                  <m:t>-</m:t>
                </w:del>
              </m:r>
              <m:sSub>
                <m:sSubPr>
                  <m:ctrlPr>
                    <w:del w:id="851" w:author="Won Do Lee [2]" w:date="2023-07-13T06:15:00Z">
                      <w:rPr>
                        <w:rFonts w:ascii="Cambria Math" w:eastAsia="Times New Roman" w:hAnsi="Cambria Math"/>
                        <w:b w:val="0"/>
                        <w:bCs w:val="0"/>
                        <w:i/>
                        <w:iCs/>
                        <w:color w:val="000000"/>
                        <w:sz w:val="20"/>
                        <w:szCs w:val="20"/>
                      </w:rPr>
                    </w:del>
                  </m:ctrlPr>
                </m:sSubPr>
                <m:e>
                  <m:r>
                    <w:del w:id="852" w:author="Won Do Lee [2]" w:date="2023-07-13T06:15:00Z">
                      <m:rPr>
                        <m:sty m:val="bi"/>
                      </m:rPr>
                      <w:rPr>
                        <w:rFonts w:ascii="Cambria Math" w:eastAsia="Times New Roman" w:hAnsi="Cambria Math"/>
                        <w:color w:val="000000"/>
                        <w:sz w:val="20"/>
                        <w:szCs w:val="20"/>
                      </w:rPr>
                      <m:t>Mob</m:t>
                    </w:del>
                  </m:r>
                </m:e>
                <m:sub>
                  <m:r>
                    <w:del w:id="853" w:author="Won Do Lee [2]" w:date="2023-07-13T06:15:00Z">
                      <m:rPr>
                        <m:sty m:val="bi"/>
                      </m:rPr>
                      <w:rPr>
                        <w:rFonts w:ascii="Cambria Math" w:eastAsia="Times New Roman" w:hAnsi="Cambria Math"/>
                        <w:color w:val="000000"/>
                        <w:sz w:val="20"/>
                        <w:szCs w:val="20"/>
                      </w:rPr>
                      <m:t>t=0</m:t>
                    </w:del>
                  </m:r>
                </m:sub>
              </m:sSub>
              <m:r>
                <w:del w:id="854" w:author="Won Do Lee [2]" w:date="2023-07-13T06:15:00Z">
                  <m:rPr>
                    <m:sty m:val="bi"/>
                  </m:rPr>
                  <w:rPr>
                    <w:rFonts w:ascii="Cambria Math" w:eastAsia="Times New Roman" w:hAnsi="Cambria Math"/>
                    <w:color w:val="000000"/>
                    <w:sz w:val="20"/>
                    <w:szCs w:val="20"/>
                  </w:rPr>
                  <m:t>)/</m:t>
                </w:del>
              </m:r>
              <m:sSub>
                <m:sSubPr>
                  <m:ctrlPr>
                    <w:del w:id="855" w:author="Won Do Lee [2]" w:date="2023-07-13T06:15:00Z">
                      <w:rPr>
                        <w:rFonts w:ascii="Cambria Math" w:eastAsia="Times New Roman" w:hAnsi="Cambria Math"/>
                        <w:b w:val="0"/>
                        <w:bCs w:val="0"/>
                        <w:i/>
                        <w:iCs/>
                        <w:color w:val="000000"/>
                        <w:sz w:val="20"/>
                        <w:szCs w:val="20"/>
                      </w:rPr>
                    </w:del>
                  </m:ctrlPr>
                </m:sSubPr>
                <m:e>
                  <m:r>
                    <w:del w:id="856" w:author="Won Do Lee [2]" w:date="2023-07-13T06:15:00Z">
                      <m:rPr>
                        <m:sty m:val="bi"/>
                      </m:rPr>
                      <w:rPr>
                        <w:rFonts w:ascii="Cambria Math" w:eastAsia="Times New Roman" w:hAnsi="Cambria Math"/>
                        <w:color w:val="000000"/>
                        <w:sz w:val="20"/>
                        <w:szCs w:val="20"/>
                      </w:rPr>
                      <m:t>Mob</m:t>
                    </w:del>
                  </m:r>
                </m:e>
                <m:sub>
                  <m:r>
                    <w:del w:id="857" w:author="Won Do Lee [2]" w:date="2023-07-13T06:15:00Z">
                      <m:rPr>
                        <m:sty m:val="bi"/>
                      </m:rPr>
                      <w:rPr>
                        <w:rFonts w:ascii="Cambria Math" w:eastAsia="Times New Roman" w:hAnsi="Cambria Math"/>
                        <w:color w:val="000000"/>
                        <w:sz w:val="20"/>
                        <w:szCs w:val="20"/>
                      </w:rPr>
                      <m:t>t=0</m:t>
                    </w:del>
                  </m:r>
                </m:sub>
              </m:sSub>
              <m:r>
                <w:del w:id="858" w:author="Won Do Lee [2]" w:date="2023-07-13T06:15:00Z">
                  <m:rPr>
                    <m:sty m:val="bi"/>
                  </m:rPr>
                  <w:rPr>
                    <w:rFonts w:ascii="Cambria Math" w:eastAsia="Times New Roman" w:hAnsi="Cambria Math"/>
                    <w:color w:val="000000"/>
                    <w:sz w:val="20"/>
                    <w:szCs w:val="20"/>
                  </w:rPr>
                  <m:t>)</m:t>
                </w:del>
              </m:r>
            </m:oMath>
            <w:del w:id="859"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12" w:space="0" w:color="auto"/>
            </w:tcBorders>
          </w:tcPr>
          <w:p w14:paraId="1AF5B8F2" w14:textId="244AAF10" w:rsidR="00CA60E3" w:rsidRPr="00005E6E" w:rsidDel="00147789" w:rsidRDefault="00CA60E3" w:rsidP="00CA60E3">
            <w:pPr>
              <w:widowControl/>
              <w:wordWrap/>
              <w:autoSpaceDE/>
              <w:autoSpaceDN/>
              <w:jc w:val="right"/>
              <w:rPr>
                <w:del w:id="860" w:author="Won Do Lee [2]" w:date="2023-07-13T06:15:00Z"/>
                <w:sz w:val="20"/>
                <w:szCs w:val="20"/>
              </w:rPr>
            </w:pPr>
            <w:del w:id="861" w:author="Won Do Lee [2]" w:date="2023-07-13T06:15:00Z">
              <w:r w:rsidRPr="00005E6E" w:rsidDel="00147789">
                <w:rPr>
                  <w:sz w:val="20"/>
                  <w:szCs w:val="20"/>
                </w:rPr>
                <w:delText>11.8%</w:delText>
              </w:r>
            </w:del>
          </w:p>
        </w:tc>
        <w:tc>
          <w:tcPr>
            <w:tcW w:w="0" w:type="auto"/>
            <w:tcBorders>
              <w:bottom w:val="single" w:sz="12" w:space="0" w:color="auto"/>
            </w:tcBorders>
          </w:tcPr>
          <w:p w14:paraId="5FC4D7EE" w14:textId="60EF5B3E" w:rsidR="00CA60E3" w:rsidRPr="00005E6E" w:rsidDel="00147789" w:rsidRDefault="00CA60E3" w:rsidP="00CA60E3">
            <w:pPr>
              <w:widowControl/>
              <w:wordWrap/>
              <w:autoSpaceDE/>
              <w:autoSpaceDN/>
              <w:jc w:val="right"/>
              <w:rPr>
                <w:del w:id="862" w:author="Won Do Lee [2]" w:date="2023-07-13T06:15:00Z"/>
                <w:sz w:val="20"/>
                <w:szCs w:val="20"/>
              </w:rPr>
            </w:pPr>
            <w:del w:id="863" w:author="Won Do Lee [2]" w:date="2023-07-13T06:15:00Z">
              <w:r w:rsidRPr="00005E6E" w:rsidDel="00147789">
                <w:rPr>
                  <w:sz w:val="20"/>
                  <w:szCs w:val="20"/>
                </w:rPr>
                <w:delText>12.2%</w:delText>
              </w:r>
            </w:del>
          </w:p>
        </w:tc>
        <w:tc>
          <w:tcPr>
            <w:tcW w:w="0" w:type="auto"/>
            <w:tcBorders>
              <w:bottom w:val="single" w:sz="12" w:space="0" w:color="auto"/>
            </w:tcBorders>
            <w:noWrap/>
            <w:hideMark/>
          </w:tcPr>
          <w:p w14:paraId="7713B858" w14:textId="7410F7A4" w:rsidR="00CA60E3" w:rsidRPr="00005E6E" w:rsidDel="00147789" w:rsidRDefault="00CA60E3" w:rsidP="00CA60E3">
            <w:pPr>
              <w:widowControl/>
              <w:wordWrap/>
              <w:autoSpaceDE/>
              <w:autoSpaceDN/>
              <w:jc w:val="right"/>
              <w:rPr>
                <w:del w:id="864" w:author="Won Do Lee [2]" w:date="2023-07-13T06:15:00Z"/>
                <w:rFonts w:eastAsia="Times New Roman"/>
                <w:color w:val="000000"/>
                <w:sz w:val="20"/>
                <w:szCs w:val="20"/>
              </w:rPr>
            </w:pPr>
            <w:del w:id="865" w:author="Won Do Lee [2]" w:date="2023-07-13T06:15:00Z">
              <w:r w:rsidRPr="00005E6E" w:rsidDel="00147789">
                <w:rPr>
                  <w:sz w:val="20"/>
                  <w:szCs w:val="20"/>
                </w:rPr>
                <w:delText>17.2%</w:delText>
              </w:r>
            </w:del>
          </w:p>
        </w:tc>
        <w:tc>
          <w:tcPr>
            <w:tcW w:w="0" w:type="auto"/>
            <w:tcBorders>
              <w:bottom w:val="single" w:sz="12" w:space="0" w:color="auto"/>
            </w:tcBorders>
          </w:tcPr>
          <w:p w14:paraId="5F20524D" w14:textId="7C729ED9" w:rsidR="00CA60E3" w:rsidRPr="00005E6E" w:rsidDel="00147789" w:rsidRDefault="00CA60E3" w:rsidP="00CA60E3">
            <w:pPr>
              <w:widowControl/>
              <w:wordWrap/>
              <w:autoSpaceDE/>
              <w:autoSpaceDN/>
              <w:jc w:val="right"/>
              <w:rPr>
                <w:del w:id="866" w:author="Won Do Lee [2]" w:date="2023-07-13T06:15:00Z"/>
                <w:sz w:val="20"/>
                <w:szCs w:val="20"/>
              </w:rPr>
            </w:pPr>
            <w:del w:id="867" w:author="Won Do Lee [2]" w:date="2023-07-13T06:15:00Z">
              <w:r w:rsidRPr="00005E6E" w:rsidDel="00147789">
                <w:rPr>
                  <w:sz w:val="20"/>
                  <w:szCs w:val="20"/>
                </w:rPr>
                <w:delText>10.4%</w:delText>
              </w:r>
            </w:del>
          </w:p>
        </w:tc>
        <w:tc>
          <w:tcPr>
            <w:tcW w:w="0" w:type="auto"/>
            <w:tcBorders>
              <w:left w:val="double" w:sz="4" w:space="0" w:color="auto"/>
              <w:bottom w:val="single" w:sz="12" w:space="0" w:color="auto"/>
              <w:right w:val="nil"/>
            </w:tcBorders>
            <w:noWrap/>
            <w:hideMark/>
          </w:tcPr>
          <w:p w14:paraId="11921482" w14:textId="724A31FA" w:rsidR="00CA60E3" w:rsidRPr="00005E6E" w:rsidDel="00147789" w:rsidRDefault="00CA60E3" w:rsidP="00CA60E3">
            <w:pPr>
              <w:widowControl/>
              <w:wordWrap/>
              <w:autoSpaceDE/>
              <w:autoSpaceDN/>
              <w:jc w:val="right"/>
              <w:rPr>
                <w:del w:id="868" w:author="Won Do Lee [2]" w:date="2023-07-13T06:15:00Z"/>
                <w:rFonts w:eastAsia="Times New Roman"/>
                <w:color w:val="000000"/>
                <w:sz w:val="20"/>
                <w:szCs w:val="20"/>
              </w:rPr>
            </w:pPr>
            <w:del w:id="869" w:author="Won Do Lee [2]" w:date="2023-07-13T06:15:00Z">
              <w:r w:rsidRPr="00005E6E" w:rsidDel="00147789">
                <w:rPr>
                  <w:sz w:val="20"/>
                  <w:szCs w:val="20"/>
                </w:rPr>
                <w:delText>19.6%</w:delText>
              </w:r>
            </w:del>
          </w:p>
        </w:tc>
      </w:tr>
      <w:bookmarkEnd w:id="687"/>
    </w:tbl>
    <w:p w14:paraId="2428A799" w14:textId="1E4E36E2" w:rsidR="00AA6C6F" w:rsidDel="00147789" w:rsidRDefault="00AA6C6F" w:rsidP="000F3486">
      <w:pPr>
        <w:rPr>
          <w:del w:id="870" w:author="Won Do Lee [2]" w:date="2023-07-13T06:15:00Z"/>
        </w:rPr>
      </w:pPr>
    </w:p>
    <w:p w14:paraId="38A45DB7" w14:textId="42A22667" w:rsidR="00147789" w:rsidRPr="00005E6E" w:rsidRDefault="00147789" w:rsidP="00147789">
      <w:pPr>
        <w:pStyle w:val="Caption"/>
        <w:keepNext/>
      </w:pPr>
      <w:r w:rsidRPr="00005E6E">
        <w:t xml:space="preserve">Table </w:t>
      </w:r>
      <w:fldSimple w:instr=" SEQ Table \* ARABIC ">
        <w:r>
          <w:rPr>
            <w:noProof/>
          </w:rPr>
          <w:t>1</w:t>
        </w:r>
      </w:fldSimple>
      <w:r w:rsidRPr="00005E6E">
        <w:t xml:space="preserve">. </w:t>
      </w:r>
      <w:r w:rsidR="0006202D">
        <w:t>Average monthly reduction</w:t>
      </w:r>
      <w:r w:rsidR="00DC5F07">
        <w:t>s</w:t>
      </w:r>
      <w:r w:rsidR="0006202D">
        <w:t xml:space="preserve"> in mobility </w:t>
      </w:r>
      <w:r w:rsidRPr="00005E6E">
        <w:t>during lockdown by clusters.</w:t>
      </w:r>
    </w:p>
    <w:tbl>
      <w:tblPr>
        <w:tblStyle w:val="TableGridLight"/>
        <w:tblW w:w="5000" w:type="pct"/>
        <w:tblLook w:val="04A0" w:firstRow="1" w:lastRow="0" w:firstColumn="1" w:lastColumn="0" w:noHBand="0" w:noVBand="1"/>
      </w:tblPr>
      <w:tblGrid>
        <w:gridCol w:w="2965"/>
        <w:gridCol w:w="1006"/>
        <w:gridCol w:w="1008"/>
        <w:gridCol w:w="1005"/>
        <w:gridCol w:w="1009"/>
        <w:gridCol w:w="2033"/>
      </w:tblGrid>
      <w:tr w:rsidR="00147789" w:rsidRPr="00C30A80" w14:paraId="245C8E66" w14:textId="77777777" w:rsidTr="00147789">
        <w:trPr>
          <w:trHeight w:val="300"/>
        </w:trPr>
        <w:tc>
          <w:tcPr>
            <w:tcW w:w="1642" w:type="pct"/>
            <w:tcBorders>
              <w:top w:val="single" w:sz="12" w:space="0" w:color="auto"/>
              <w:left w:val="nil"/>
              <w:bottom w:val="single" w:sz="12" w:space="0" w:color="auto"/>
            </w:tcBorders>
            <w:shd w:val="clear" w:color="auto" w:fill="A5A5A5" w:themeFill="accent3"/>
            <w:noWrap/>
            <w:hideMark/>
          </w:tcPr>
          <w:p w14:paraId="6611F054" w14:textId="45A4E799" w:rsidR="00147789" w:rsidRPr="00147789" w:rsidRDefault="00147789" w:rsidP="0006202D">
            <w:pPr>
              <w:widowControl/>
              <w:wordWrap/>
              <w:autoSpaceDE/>
              <w:autoSpaceDN/>
              <w:jc w:val="center"/>
              <w:rPr>
                <w:rFonts w:eastAsia="Times New Roman"/>
                <w:b/>
                <w:bCs/>
                <w:color w:val="000000"/>
              </w:rPr>
            </w:pPr>
            <w:r>
              <w:rPr>
                <w:rFonts w:eastAsia="Times New Roman"/>
                <w:b/>
                <w:bCs/>
                <w:color w:val="000000"/>
              </w:rPr>
              <w:t>Months in 2021</w:t>
            </w:r>
          </w:p>
        </w:tc>
        <w:tc>
          <w:tcPr>
            <w:tcW w:w="557" w:type="pct"/>
            <w:tcBorders>
              <w:top w:val="single" w:sz="12" w:space="0" w:color="auto"/>
              <w:bottom w:val="single" w:sz="12" w:space="0" w:color="auto"/>
            </w:tcBorders>
            <w:shd w:val="clear" w:color="auto" w:fill="A5A5A5" w:themeFill="accent3"/>
            <w:noWrap/>
            <w:hideMark/>
          </w:tcPr>
          <w:p w14:paraId="593DA90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G1</w:t>
            </w:r>
          </w:p>
        </w:tc>
        <w:tc>
          <w:tcPr>
            <w:tcW w:w="558" w:type="pct"/>
            <w:tcBorders>
              <w:top w:val="single" w:sz="12" w:space="0" w:color="auto"/>
              <w:bottom w:val="single" w:sz="12" w:space="0" w:color="auto"/>
            </w:tcBorders>
            <w:shd w:val="clear" w:color="auto" w:fill="A5A5A5" w:themeFill="accent3"/>
            <w:noWrap/>
            <w:hideMark/>
          </w:tcPr>
          <w:p w14:paraId="2D8B05BB"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G2</w:t>
            </w:r>
          </w:p>
        </w:tc>
        <w:tc>
          <w:tcPr>
            <w:tcW w:w="557" w:type="pct"/>
            <w:tcBorders>
              <w:top w:val="single" w:sz="12" w:space="0" w:color="auto"/>
              <w:bottom w:val="single" w:sz="12" w:space="0" w:color="auto"/>
            </w:tcBorders>
            <w:shd w:val="clear" w:color="auto" w:fill="A5A5A5" w:themeFill="accent3"/>
            <w:noWrap/>
            <w:hideMark/>
          </w:tcPr>
          <w:p w14:paraId="49679EA4"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G3</w:t>
            </w:r>
          </w:p>
        </w:tc>
        <w:tc>
          <w:tcPr>
            <w:tcW w:w="559" w:type="pct"/>
            <w:tcBorders>
              <w:top w:val="single" w:sz="12" w:space="0" w:color="auto"/>
              <w:bottom w:val="single" w:sz="12" w:space="0" w:color="auto"/>
            </w:tcBorders>
            <w:shd w:val="clear" w:color="auto" w:fill="A5A5A5" w:themeFill="accent3"/>
            <w:noWrap/>
            <w:hideMark/>
          </w:tcPr>
          <w:p w14:paraId="273DCCE6"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G4</w:t>
            </w:r>
          </w:p>
        </w:tc>
        <w:tc>
          <w:tcPr>
            <w:tcW w:w="1126" w:type="pct"/>
            <w:tcBorders>
              <w:top w:val="single" w:sz="12" w:space="0" w:color="auto"/>
              <w:bottom w:val="single" w:sz="12" w:space="0" w:color="auto"/>
              <w:right w:val="nil"/>
            </w:tcBorders>
            <w:shd w:val="clear" w:color="auto" w:fill="A5A5A5" w:themeFill="accent3"/>
            <w:noWrap/>
            <w:hideMark/>
          </w:tcPr>
          <w:p w14:paraId="08EA6CC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National level</w:t>
            </w:r>
          </w:p>
        </w:tc>
      </w:tr>
      <w:tr w:rsidR="00147789" w:rsidRPr="00C30A80" w14:paraId="594901C4" w14:textId="77777777" w:rsidTr="00147789">
        <w:trPr>
          <w:trHeight w:val="300"/>
        </w:trPr>
        <w:tc>
          <w:tcPr>
            <w:tcW w:w="1642" w:type="pct"/>
            <w:tcBorders>
              <w:top w:val="single" w:sz="12" w:space="0" w:color="auto"/>
              <w:left w:val="nil"/>
            </w:tcBorders>
            <w:noWrap/>
            <w:hideMark/>
          </w:tcPr>
          <w:p w14:paraId="0DCFB30D"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Mar</w:t>
            </w:r>
          </w:p>
        </w:tc>
        <w:tc>
          <w:tcPr>
            <w:tcW w:w="557" w:type="pct"/>
            <w:tcBorders>
              <w:top w:val="single" w:sz="12" w:space="0" w:color="auto"/>
            </w:tcBorders>
            <w:noWrap/>
            <w:hideMark/>
          </w:tcPr>
          <w:p w14:paraId="7414C4F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-59.35</w:t>
            </w:r>
          </w:p>
        </w:tc>
        <w:tc>
          <w:tcPr>
            <w:tcW w:w="558" w:type="pct"/>
            <w:tcBorders>
              <w:top w:val="single" w:sz="12" w:space="0" w:color="auto"/>
            </w:tcBorders>
            <w:noWrap/>
            <w:hideMark/>
          </w:tcPr>
          <w:p w14:paraId="5BD48634"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-52.77</w:t>
            </w:r>
          </w:p>
        </w:tc>
        <w:tc>
          <w:tcPr>
            <w:tcW w:w="557" w:type="pct"/>
            <w:tcBorders>
              <w:top w:val="single" w:sz="12" w:space="0" w:color="auto"/>
            </w:tcBorders>
            <w:noWrap/>
            <w:hideMark/>
          </w:tcPr>
          <w:p w14:paraId="032D505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-43.15</w:t>
            </w:r>
          </w:p>
        </w:tc>
        <w:tc>
          <w:tcPr>
            <w:tcW w:w="559" w:type="pct"/>
            <w:tcBorders>
              <w:top w:val="single" w:sz="12" w:space="0" w:color="auto"/>
            </w:tcBorders>
            <w:noWrap/>
            <w:hideMark/>
          </w:tcPr>
          <w:p w14:paraId="7C6FA5B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-35.65</w:t>
            </w:r>
          </w:p>
        </w:tc>
        <w:tc>
          <w:tcPr>
            <w:tcW w:w="1126" w:type="pct"/>
            <w:tcBorders>
              <w:top w:val="single" w:sz="12" w:space="0" w:color="auto"/>
              <w:right w:val="nil"/>
            </w:tcBorders>
            <w:noWrap/>
            <w:hideMark/>
          </w:tcPr>
          <w:p w14:paraId="6236543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-47.73</w:t>
            </w:r>
          </w:p>
        </w:tc>
      </w:tr>
      <w:tr w:rsidR="00147789" w:rsidRPr="00C30A80" w14:paraId="1930B97A" w14:textId="77777777" w:rsidTr="00147789">
        <w:trPr>
          <w:trHeight w:val="300"/>
        </w:trPr>
        <w:tc>
          <w:tcPr>
            <w:tcW w:w="1642" w:type="pct"/>
            <w:tcBorders>
              <w:left w:val="nil"/>
            </w:tcBorders>
            <w:noWrap/>
            <w:hideMark/>
          </w:tcPr>
          <w:p w14:paraId="60D5A2DA"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Apr</w:t>
            </w:r>
          </w:p>
        </w:tc>
        <w:tc>
          <w:tcPr>
            <w:tcW w:w="557" w:type="pct"/>
            <w:noWrap/>
            <w:hideMark/>
          </w:tcPr>
          <w:p w14:paraId="7ED57F8D"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-79.31</w:t>
            </w:r>
          </w:p>
        </w:tc>
        <w:tc>
          <w:tcPr>
            <w:tcW w:w="558" w:type="pct"/>
            <w:noWrap/>
            <w:hideMark/>
          </w:tcPr>
          <w:p w14:paraId="5F8B35D0"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-70.99</w:t>
            </w:r>
          </w:p>
        </w:tc>
        <w:tc>
          <w:tcPr>
            <w:tcW w:w="557" w:type="pct"/>
            <w:noWrap/>
            <w:hideMark/>
          </w:tcPr>
          <w:p w14:paraId="7A9C547C"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-60.78</w:t>
            </w:r>
          </w:p>
        </w:tc>
        <w:tc>
          <w:tcPr>
            <w:tcW w:w="559" w:type="pct"/>
            <w:noWrap/>
            <w:hideMark/>
          </w:tcPr>
          <w:p w14:paraId="5A6216C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-50.07</w:t>
            </w:r>
          </w:p>
        </w:tc>
        <w:tc>
          <w:tcPr>
            <w:tcW w:w="1126" w:type="pct"/>
            <w:tcBorders>
              <w:right w:val="nil"/>
            </w:tcBorders>
            <w:noWrap/>
            <w:hideMark/>
          </w:tcPr>
          <w:p w14:paraId="0010A2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-65.29</w:t>
            </w:r>
          </w:p>
        </w:tc>
      </w:tr>
      <w:tr w:rsidR="00147789" w:rsidRPr="00C30A80" w14:paraId="75ECDC35" w14:textId="77777777" w:rsidTr="00147789">
        <w:trPr>
          <w:trHeight w:val="300"/>
        </w:trPr>
        <w:tc>
          <w:tcPr>
            <w:tcW w:w="1642" w:type="pct"/>
            <w:tcBorders>
              <w:left w:val="nil"/>
              <w:bottom w:val="single" w:sz="4" w:space="0" w:color="BFBFBF" w:themeColor="background1" w:themeShade="BF"/>
            </w:tcBorders>
            <w:noWrap/>
            <w:hideMark/>
          </w:tcPr>
          <w:p w14:paraId="7D4836F0"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May</w:t>
            </w:r>
          </w:p>
        </w:tc>
        <w:tc>
          <w:tcPr>
            <w:tcW w:w="557" w:type="pct"/>
            <w:tcBorders>
              <w:bottom w:val="single" w:sz="4" w:space="0" w:color="BFBFBF" w:themeColor="background1" w:themeShade="BF"/>
            </w:tcBorders>
            <w:noWrap/>
            <w:hideMark/>
          </w:tcPr>
          <w:p w14:paraId="567096D5"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-68.31</w:t>
            </w:r>
          </w:p>
        </w:tc>
        <w:tc>
          <w:tcPr>
            <w:tcW w:w="558" w:type="pct"/>
            <w:tcBorders>
              <w:bottom w:val="single" w:sz="4" w:space="0" w:color="BFBFBF" w:themeColor="background1" w:themeShade="BF"/>
            </w:tcBorders>
            <w:noWrap/>
            <w:hideMark/>
          </w:tcPr>
          <w:p w14:paraId="3857449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-58.52</w:t>
            </w:r>
          </w:p>
        </w:tc>
        <w:tc>
          <w:tcPr>
            <w:tcW w:w="557" w:type="pct"/>
            <w:tcBorders>
              <w:bottom w:val="single" w:sz="4" w:space="0" w:color="BFBFBF" w:themeColor="background1" w:themeShade="BF"/>
            </w:tcBorders>
            <w:noWrap/>
            <w:hideMark/>
          </w:tcPr>
          <w:p w14:paraId="06EE4AB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-46.35</w:t>
            </w:r>
          </w:p>
        </w:tc>
        <w:tc>
          <w:tcPr>
            <w:tcW w:w="559" w:type="pct"/>
            <w:tcBorders>
              <w:bottom w:val="single" w:sz="4" w:space="0" w:color="BFBFBF" w:themeColor="background1" w:themeShade="BF"/>
            </w:tcBorders>
            <w:noWrap/>
            <w:hideMark/>
          </w:tcPr>
          <w:p w14:paraId="7EB41DDF"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-35.01</w:t>
            </w:r>
          </w:p>
        </w:tc>
        <w:tc>
          <w:tcPr>
            <w:tcW w:w="1126" w:type="pct"/>
            <w:tcBorders>
              <w:bottom w:val="single" w:sz="4" w:space="0" w:color="BFBFBF" w:themeColor="background1" w:themeShade="BF"/>
              <w:right w:val="nil"/>
            </w:tcBorders>
            <w:noWrap/>
            <w:hideMark/>
          </w:tcPr>
          <w:p w14:paraId="5EEAEF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-52.05</w:t>
            </w:r>
          </w:p>
        </w:tc>
      </w:tr>
      <w:tr w:rsidR="00147789" w:rsidRPr="00C30A80" w14:paraId="655149D0" w14:textId="77777777" w:rsidTr="00147789">
        <w:trPr>
          <w:trHeight w:val="300"/>
        </w:trPr>
        <w:tc>
          <w:tcPr>
            <w:tcW w:w="1642" w:type="pct"/>
            <w:tcBorders>
              <w:left w:val="nil"/>
              <w:bottom w:val="single" w:sz="12" w:space="0" w:color="auto"/>
            </w:tcBorders>
            <w:noWrap/>
            <w:hideMark/>
          </w:tcPr>
          <w:p w14:paraId="1AC8C3E9"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Jun</w:t>
            </w:r>
          </w:p>
        </w:tc>
        <w:tc>
          <w:tcPr>
            <w:tcW w:w="557" w:type="pct"/>
            <w:tcBorders>
              <w:bottom w:val="single" w:sz="12" w:space="0" w:color="auto"/>
            </w:tcBorders>
            <w:noWrap/>
            <w:hideMark/>
          </w:tcPr>
          <w:p w14:paraId="23106F6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-52.92</w:t>
            </w:r>
          </w:p>
        </w:tc>
        <w:tc>
          <w:tcPr>
            <w:tcW w:w="558" w:type="pct"/>
            <w:tcBorders>
              <w:bottom w:val="single" w:sz="12" w:space="0" w:color="auto"/>
            </w:tcBorders>
            <w:noWrap/>
            <w:hideMark/>
          </w:tcPr>
          <w:p w14:paraId="488F81C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-42.37</w:t>
            </w:r>
          </w:p>
        </w:tc>
        <w:tc>
          <w:tcPr>
            <w:tcW w:w="557" w:type="pct"/>
            <w:tcBorders>
              <w:bottom w:val="single" w:sz="12" w:space="0" w:color="auto"/>
            </w:tcBorders>
            <w:noWrap/>
            <w:hideMark/>
          </w:tcPr>
          <w:p w14:paraId="4471F58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-32.67</w:t>
            </w:r>
          </w:p>
        </w:tc>
        <w:tc>
          <w:tcPr>
            <w:tcW w:w="559" w:type="pct"/>
            <w:tcBorders>
              <w:bottom w:val="single" w:sz="12" w:space="0" w:color="auto"/>
            </w:tcBorders>
            <w:noWrap/>
            <w:hideMark/>
          </w:tcPr>
          <w:p w14:paraId="62E4EDCB"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-22.94</w:t>
            </w:r>
          </w:p>
        </w:tc>
        <w:tc>
          <w:tcPr>
            <w:tcW w:w="1126" w:type="pct"/>
            <w:tcBorders>
              <w:bottom w:val="single" w:sz="12" w:space="0" w:color="auto"/>
              <w:right w:val="nil"/>
            </w:tcBorders>
            <w:noWrap/>
            <w:hideMark/>
          </w:tcPr>
          <w:p w14:paraId="038375F7"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-37.73</w:t>
            </w:r>
          </w:p>
        </w:tc>
      </w:tr>
    </w:tbl>
    <w:p w14:paraId="6A7E23B5" w14:textId="77777777" w:rsidR="00147789" w:rsidRPr="00005E6E" w:rsidRDefault="00147789"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32B06324" w:rsidR="008B7BF7" w:rsidRPr="00005E6E" w:rsidRDefault="008B7BF7" w:rsidP="000F3486">
      <w:pPr>
        <w:pStyle w:val="Caption"/>
      </w:pPr>
      <w:bookmarkStart w:id="871" w:name="_Ref81133981"/>
      <w:r w:rsidRPr="00005E6E">
        <w:t xml:space="preserve">Figure </w:t>
      </w:r>
      <w:fldSimple w:instr=" SEQ Figure \* ARABIC ">
        <w:r w:rsidR="00547E5C">
          <w:rPr>
            <w:noProof/>
          </w:rPr>
          <w:t>3</w:t>
        </w:r>
      </w:fldSimple>
      <w:bookmarkEnd w:id="871"/>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32CBDF1D" w:rsidR="008B7BF7" w:rsidRPr="00005E6E" w:rsidRDefault="008B7BF7" w:rsidP="000F3486">
      <w:pPr>
        <w:pStyle w:val="Caption"/>
      </w:pPr>
      <w:bookmarkStart w:id="872" w:name="_Ref81127049"/>
      <w:r w:rsidRPr="00005E6E">
        <w:t xml:space="preserve">Figure </w:t>
      </w:r>
      <w:fldSimple w:instr=" SEQ Figure \* ARABIC ">
        <w:r w:rsidR="00547E5C">
          <w:rPr>
            <w:noProof/>
          </w:rPr>
          <w:t>4</w:t>
        </w:r>
      </w:fldSimple>
      <w:bookmarkEnd w:id="872"/>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873"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32D6DF52" w:rsidR="00661E3D" w:rsidRPr="00005E6E" w:rsidRDefault="00661E3D" w:rsidP="000F3486">
      <w:pPr>
        <w:pStyle w:val="Caption"/>
      </w:pPr>
      <w:bookmarkStart w:id="874" w:name="_Ref63168568"/>
      <w:r w:rsidRPr="00005E6E">
        <w:t xml:space="preserve">Figure </w:t>
      </w:r>
      <w:fldSimple w:instr=" SEQ Figure \* ARABIC ">
        <w:r w:rsidR="00547E5C">
          <w:rPr>
            <w:noProof/>
          </w:rPr>
          <w:t>5</w:t>
        </w:r>
      </w:fldSimple>
      <w:bookmarkEnd w:id="873"/>
      <w:bookmarkEnd w:id="874"/>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875" w:name="_Ref62956146"/>
    </w:p>
    <w:p w14:paraId="4DD42D33" w14:textId="64101D43" w:rsidR="00D63C57" w:rsidRDefault="00D63C57" w:rsidP="000F3486"/>
    <w:p w14:paraId="1694EEEB" w14:textId="6E41AFE2" w:rsidR="00EE77C4" w:rsidRPr="00EE77C4" w:rsidRDefault="00EE77C4" w:rsidP="00EE77C4">
      <w:pPr>
        <w:pStyle w:val="Caption"/>
        <w:keepNext/>
      </w:pPr>
      <w:bookmarkStart w:id="876" w:name="_Ref131109280"/>
      <w:r>
        <w:t xml:space="preserve">Table </w:t>
      </w:r>
      <w:fldSimple w:instr=" SEQ Table \* ARABIC ">
        <w:r w:rsidR="00547E5C">
          <w:rPr>
            <w:noProof/>
          </w:rPr>
          <w:t>2</w:t>
        </w:r>
      </w:fldSimple>
      <w:bookmarkEnd w:id="876"/>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commentRangeStart w:id="877"/>
      <w:del w:id="878" w:author="Won Do Lee" w:date="2023-01-19T23:18:00Z">
        <w:r w:rsidRPr="00005E6E" w:rsidDel="001E7E1F">
          <w:lastRenderedPageBreak/>
          <w:delText>D</w:delText>
        </w:r>
        <w:r w:rsidR="00DE6674" w:rsidRPr="00005E6E" w:rsidDel="001E7E1F">
          <w:delText xml:space="preserve">isparities </w:delText>
        </w:r>
      </w:del>
      <w:ins w:id="879" w:author="Won Do Lee" w:date="2023-01-19T23:18:00Z">
        <w:r w:rsidR="001E7E1F" w:rsidRPr="00005E6E">
          <w:t xml:space="preserve">Differences </w:t>
        </w:r>
      </w:ins>
      <w:r w:rsidR="00982E86" w:rsidRPr="00005E6E">
        <w:t xml:space="preserve">in </w:t>
      </w:r>
      <w:del w:id="880" w:author="Won Do Lee" w:date="2023-01-19T23:18:00Z">
        <w:r w:rsidR="00982E86" w:rsidRPr="00005E6E" w:rsidDel="001E7E1F">
          <w:delText>the</w:delText>
        </w:r>
        <w:r w:rsidR="001B3FDD" w:rsidRPr="00005E6E" w:rsidDel="001E7E1F">
          <w:delText xml:space="preserve"> effects of</w:delText>
        </w:r>
      </w:del>
      <w:ins w:id="881" w:author="Won Do Lee" w:date="2023-01-19T23:18:00Z">
        <w:r w:rsidR="001E7E1F" w:rsidRPr="00005E6E">
          <w:t>the association with</w:t>
        </w:r>
      </w:ins>
      <w:r w:rsidR="001B3FDD" w:rsidRPr="00005E6E">
        <w:t xml:space="preserve"> socioeconomic </w:t>
      </w:r>
      <w:ins w:id="882" w:author="Won Do Lee" w:date="2023-01-19T23:21:00Z">
        <w:r w:rsidR="001E7E1F" w:rsidRPr="00005E6E">
          <w:t>ch</w:t>
        </w:r>
      </w:ins>
      <w:ins w:id="883" w:author="Won Do Lee" w:date="2023-01-19T23:22:00Z">
        <w:r w:rsidR="001E7E1F" w:rsidRPr="00005E6E">
          <w:t>a</w:t>
        </w:r>
      </w:ins>
      <w:ins w:id="884" w:author="Won Do Lee" w:date="2023-01-19T23:21:00Z">
        <w:r w:rsidR="001E7E1F" w:rsidRPr="00005E6E">
          <w:t>racteristics</w:t>
        </w:r>
      </w:ins>
      <w:del w:id="885" w:author="Won Do Lee" w:date="2023-01-19T23:18:00Z">
        <w:r w:rsidR="001B3FDD" w:rsidRPr="00005E6E" w:rsidDel="001E7E1F">
          <w:delText>and demographic factors</w:delText>
        </w:r>
        <w:r w:rsidR="00982E86" w:rsidRPr="00005E6E" w:rsidDel="001E7E1F">
          <w:delText xml:space="preserve"> </w:delText>
        </w:r>
      </w:del>
      <w:commentRangeEnd w:id="877"/>
      <w:r w:rsidR="00615E71">
        <w:rPr>
          <w:rStyle w:val="CommentReference"/>
          <w:rFonts w:eastAsiaTheme="minorEastAsia"/>
          <w:b w:val="0"/>
          <w:bCs w:val="0"/>
          <w:i w:val="0"/>
          <w:iCs w:val="0"/>
        </w:rPr>
        <w:commentReference w:id="877"/>
      </w:r>
    </w:p>
    <w:p w14:paraId="65DCCEC5" w14:textId="51EEF4D5"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886" w:author="Won Do Lee" w:date="2023-01-19T23:22:00Z">
        <w:r w:rsidR="00CA6D6B" w:rsidRPr="00005E6E" w:rsidDel="001E7E1F">
          <w:delText>and demographic factors</w:delText>
        </w:r>
      </w:del>
      <w:ins w:id="887"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888" w:author="Won Do Lee" w:date="2023-01-19T23:22:00Z">
        <w:r w:rsidR="00C622D5" w:rsidRPr="00005E6E" w:rsidDel="001E7E1F">
          <w:delText xml:space="preserve"> and demographic factors</w:delText>
        </w:r>
      </w:del>
      <w:ins w:id="889" w:author="Won Do Lee" w:date="2023-01-19T23:22:00Z">
        <w:r w:rsidR="001E7E1F" w:rsidRPr="00005E6E">
          <w:t xml:space="preserve"> ch</w:t>
        </w:r>
      </w:ins>
      <w:ins w:id="890" w:author="Won Do Lee" w:date="2023-01-19T23:23:00Z">
        <w:r w:rsidR="001E7E1F" w:rsidRPr="00005E6E">
          <w:t>a</w:t>
        </w:r>
      </w:ins>
      <w:ins w:id="891" w:author="Won Do Lee" w:date="2023-01-19T23:22:00Z">
        <w:r w:rsidR="001E7E1F" w:rsidRPr="00005E6E">
          <w:t>racteristics</w:t>
        </w:r>
      </w:ins>
      <w:r w:rsidR="00C622D5" w:rsidRPr="00005E6E">
        <w:t xml:space="preserve"> </w:t>
      </w:r>
      <w:r w:rsidR="00B03CE9" w:rsidRPr="00005E6E">
        <w:t xml:space="preserve">might be irrelevant to explain </w:t>
      </w:r>
      <w:del w:id="892" w:author="Won Do Lee" w:date="2023-01-19T23:23:00Z">
        <w:r w:rsidR="00B03CE9" w:rsidRPr="00005E6E" w:rsidDel="001E7E1F">
          <w:delText xml:space="preserve">and </w:delText>
        </w:r>
        <w:r w:rsidR="00E64906" w:rsidRPr="00005E6E" w:rsidDel="001E7E1F">
          <w:delText xml:space="preserve">interpret </w:delText>
        </w:r>
      </w:del>
      <w:ins w:id="893" w:author="Won Do Lee" w:date="2023-01-19T23:23:00Z">
        <w:r w:rsidR="001E7E1F" w:rsidRPr="00005E6E">
          <w:t xml:space="preserve">that interpreting </w:t>
        </w:r>
      </w:ins>
      <w:del w:id="894" w:author="Won Do Lee" w:date="2023-01-19T23:23:00Z">
        <w:r w:rsidR="00B03CE9" w:rsidRPr="00005E6E" w:rsidDel="001E7E1F">
          <w:delText xml:space="preserve">the patterns </w:delText>
        </w:r>
        <w:r w:rsidR="00EB04A4" w:rsidRPr="00005E6E" w:rsidDel="001E7E1F">
          <w:delText xml:space="preserve">of </w:delText>
        </w:r>
      </w:del>
      <w:del w:id="895"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896" w:author="Won Do Lee" w:date="2023-01-13T00:12:00Z">
        <w:r w:rsidR="006A48DE" w:rsidRPr="00005E6E">
          <w:t xml:space="preserve">trajectories of mobility </w:t>
        </w:r>
      </w:ins>
      <w:ins w:id="897"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898" w:author="Won Do Lee" w:date="2023-01-19T23:23:00Z">
        <w:r w:rsidR="000E24B0" w:rsidRPr="00005E6E" w:rsidDel="001E7E1F">
          <w:delText xml:space="preserve">, </w:delText>
        </w:r>
        <w:r w:rsidR="00E154AB" w:rsidRPr="00005E6E" w:rsidDel="001E7E1F">
          <w:delText>a</w:delText>
        </w:r>
      </w:del>
      <w:ins w:id="899"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w:t>
      </w:r>
      <w:del w:id="900" w:author="Won Do Lee [2]" w:date="2023-07-13T10:05:00Z">
        <w:r w:rsidR="00E927A1" w:rsidRPr="00005E6E" w:rsidDel="00615E71">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2CE89090" w14:textId="6A7E450A"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901" w:author="Won Do Lee" w:date="2023-01-19T23:23:00Z">
        <w:r w:rsidR="005210A2" w:rsidRPr="00005E6E" w:rsidDel="001E7E1F">
          <w:delText>were</w:delText>
        </w:r>
        <w:r w:rsidR="001F752D" w:rsidRPr="00005E6E" w:rsidDel="001E7E1F">
          <w:delText xml:space="preserve"> remaining</w:delText>
        </w:r>
      </w:del>
      <w:ins w:id="902"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w:t>
      </w:r>
      <w:ins w:id="903" w:author="Won Do Lee [2]" w:date="2023-07-13T11:13:00Z">
        <w:r w:rsidR="00FC043C">
          <w:t xml:space="preserve"> </w:t>
        </w:r>
      </w:ins>
      <w:ins w:id="904" w:author="Won Do Lee [2]" w:date="2023-07-13T11:38:00Z">
        <w:r w:rsidR="00FD4AD7">
          <w:t>In overview</w:t>
        </w:r>
      </w:ins>
      <w:ins w:id="905" w:author="Won Do Lee [2]" w:date="2023-07-13T11:23:00Z">
        <w:r w:rsidR="00AE62D5">
          <w:t>, u</w:t>
        </w:r>
      </w:ins>
      <w:ins w:id="906" w:author="Won Do Lee [2]" w:date="2023-07-13T11:13:00Z">
        <w:r w:rsidR="00FC043C">
          <w:t xml:space="preserve">sual </w:t>
        </w:r>
      </w:ins>
      <w:del w:id="907" w:author="Won Do Lee [2]" w:date="2023-07-13T11:13:00Z">
        <w:r w:rsidR="00DB1024" w:rsidRPr="00005E6E" w:rsidDel="00FC043C">
          <w:delText xml:space="preserve"> </w:delText>
        </w:r>
      </w:del>
      <w:ins w:id="908" w:author="Won Do Lee [2]" w:date="2023-07-13T11:13:00Z">
        <w:r w:rsidR="00FC043C">
          <w:t>residency shows the most effective variable for the classification</w:t>
        </w:r>
      </w:ins>
      <w:ins w:id="909" w:author="Won Do Lee [2]" w:date="2023-07-13T11:26:00Z">
        <w:r w:rsidR="00AE62D5">
          <w:t xml:space="preserve">, </w:t>
        </w:r>
        <w:r w:rsidR="00AE62D5">
          <w:t>followed by share of self-employed workers, car availability, and income levels</w:t>
        </w:r>
      </w:ins>
      <w:ins w:id="910" w:author="Won Do Lee [2]" w:date="2023-07-13T11:27:00Z">
        <w:r w:rsidR="00AE62D5">
          <w:t xml:space="preserve"> </w:t>
        </w:r>
        <w:r w:rsidR="00AE62D5">
          <w:t>that</w:t>
        </w:r>
        <w:r w:rsidR="00AE62D5" w:rsidRPr="00005E6E">
          <w:t xml:space="preserve"> estimated coefficients varied between clusters (see </w:t>
        </w:r>
        <w:r w:rsidR="00AE62D5" w:rsidRPr="00005E6E">
          <w:fldChar w:fldCharType="begin"/>
        </w:r>
        <w:r w:rsidR="00AE62D5" w:rsidRPr="00005E6E">
          <w:instrText xml:space="preserve"> REF _Ref81242261 \h  \* MERGEFORMAT </w:instrText>
        </w:r>
        <w:r w:rsidR="00AE62D5" w:rsidRPr="00005E6E">
          <w:fldChar w:fldCharType="separate"/>
        </w:r>
        <w:r w:rsidR="00AE62D5" w:rsidRPr="00005E6E">
          <w:t xml:space="preserve">Figure </w:t>
        </w:r>
        <w:r w:rsidR="00AE62D5">
          <w:t>6</w:t>
        </w:r>
        <w:r w:rsidR="00AE62D5" w:rsidRPr="00005E6E">
          <w:fldChar w:fldCharType="end"/>
        </w:r>
        <w:r w:rsidR="00AE62D5" w:rsidRPr="00005E6E">
          <w:t>)</w:t>
        </w:r>
      </w:ins>
      <w:ins w:id="911" w:author="Won Do Lee [2]" w:date="2023-07-13T11:21:00Z">
        <w:r w:rsidR="00FC043C">
          <w:t>.</w:t>
        </w:r>
      </w:ins>
      <w:ins w:id="912" w:author="Won Do Lee [2]" w:date="2023-07-13T11:38:00Z">
        <w:r w:rsidR="00FD4AD7">
          <w:t xml:space="preserve"> </w:t>
        </w:r>
      </w:ins>
      <w:ins w:id="913" w:author="Won Do Lee [2]" w:date="2023-07-13T11:40:00Z">
        <w:r w:rsidR="00D51C46">
          <w:t xml:space="preserve">It reflects </w:t>
        </w:r>
      </w:ins>
      <w:ins w:id="914" w:author="Won Do Lee [2]" w:date="2023-07-13T11:41:00Z">
        <w:r w:rsidR="00D51C46">
          <w:t xml:space="preserve">a greater prevalence of regional characteristics in England that </w:t>
        </w:r>
      </w:ins>
      <w:ins w:id="915" w:author="Won Do Lee [2]" w:date="2023-07-13T11:27:00Z">
        <w:r w:rsidR="00AE62D5">
          <w:t>p</w:t>
        </w:r>
      </w:ins>
      <w:ins w:id="916" w:author="Won Do Lee [2]" w:date="2023-07-13T11:16:00Z">
        <w:r w:rsidR="00FC043C">
          <w:t>eople living in London</w:t>
        </w:r>
      </w:ins>
      <w:ins w:id="917" w:author="Won Do Lee [2]" w:date="2023-07-13T11:18:00Z">
        <w:r w:rsidR="00FC043C">
          <w:t xml:space="preserve"> </w:t>
        </w:r>
      </w:ins>
      <w:ins w:id="918" w:author="Won Do Lee [2]" w:date="2023-07-13T11:22:00Z">
        <w:r w:rsidR="00FC043C">
          <w:t>were</w:t>
        </w:r>
      </w:ins>
      <w:ins w:id="919" w:author="Won Do Lee [2]" w:date="2023-07-13T11:18:00Z">
        <w:r w:rsidR="00FC043C">
          <w:t xml:space="preserve"> more likely to </w:t>
        </w:r>
      </w:ins>
      <w:ins w:id="920" w:author="Won Do Lee [2]" w:date="2023-07-13T11:21:00Z">
        <w:r w:rsidR="00FC043C">
          <w:t>experience</w:t>
        </w:r>
      </w:ins>
      <w:ins w:id="921" w:author="Won Do Lee [2]" w:date="2023-07-13T11:18:00Z">
        <w:r w:rsidR="00FC043C">
          <w:t xml:space="preserve"> </w:t>
        </w:r>
      </w:ins>
      <w:ins w:id="922" w:author="Won Do Lee [2]" w:date="2023-07-13T11:19:00Z">
        <w:r w:rsidR="00FC043C">
          <w:t xml:space="preserve">a </w:t>
        </w:r>
      </w:ins>
      <w:ins w:id="923" w:author="Won Do Lee [2]" w:date="2023-07-13T11:35:00Z">
        <w:r w:rsidR="00B44D68">
          <w:t xml:space="preserve">significant </w:t>
        </w:r>
      </w:ins>
      <w:ins w:id="924" w:author="Won Do Lee [2]" w:date="2023-07-13T11:19:00Z">
        <w:r w:rsidR="00FC043C">
          <w:t xml:space="preserve">reduction </w:t>
        </w:r>
      </w:ins>
      <w:ins w:id="925" w:author="Won Do Lee [2]" w:date="2023-07-13T11:20:00Z">
        <w:r w:rsidR="00FC043C">
          <w:t xml:space="preserve">in mobility with </w:t>
        </w:r>
      </w:ins>
      <w:ins w:id="926" w:author="Won Do Lee [2]" w:date="2023-07-13T11:21:00Z">
        <w:r w:rsidR="00FC043C">
          <w:t xml:space="preserve">a rapid </w:t>
        </w:r>
      </w:ins>
      <w:ins w:id="927" w:author="Won Do Lee [2]" w:date="2023-07-13T11:20:00Z">
        <w:r w:rsidR="00FC043C">
          <w:t xml:space="preserve">decline and </w:t>
        </w:r>
      </w:ins>
      <w:ins w:id="928" w:author="Won Do Lee [2]" w:date="2023-07-13T11:35:00Z">
        <w:r w:rsidR="00B44D68">
          <w:t xml:space="preserve">a </w:t>
        </w:r>
      </w:ins>
      <w:ins w:id="929" w:author="Won Do Lee [2]" w:date="2023-07-13T11:15:00Z">
        <w:r w:rsidR="00FC043C">
          <w:t xml:space="preserve">slow </w:t>
        </w:r>
      </w:ins>
      <w:ins w:id="930" w:author="Won Do Lee [2]" w:date="2023-07-13T11:20:00Z">
        <w:r w:rsidR="00FC043C">
          <w:t>recovery</w:t>
        </w:r>
      </w:ins>
      <w:ins w:id="931" w:author="Won Do Lee [2]" w:date="2023-07-13T11:18:00Z">
        <w:r w:rsidR="00FC043C">
          <w:t xml:space="preserve">, while people living in Yorkshire and the Humber </w:t>
        </w:r>
      </w:ins>
      <w:ins w:id="932" w:author="Won Do Lee [2]" w:date="2023-07-13T11:22:00Z">
        <w:r w:rsidR="00FC043C">
          <w:t>were</w:t>
        </w:r>
      </w:ins>
      <w:ins w:id="933" w:author="Won Do Lee [2]" w:date="2023-07-13T11:19:00Z">
        <w:r w:rsidR="00FC043C">
          <w:t xml:space="preserve"> more likely to </w:t>
        </w:r>
      </w:ins>
      <w:ins w:id="934" w:author="Won Do Lee [2]" w:date="2023-07-13T11:21:00Z">
        <w:r w:rsidR="00FC043C">
          <w:t>ex</w:t>
        </w:r>
      </w:ins>
      <w:ins w:id="935" w:author="Won Do Lee [2]" w:date="2023-07-13T11:22:00Z">
        <w:r w:rsidR="00FC043C">
          <w:t>perience</w:t>
        </w:r>
      </w:ins>
      <w:ins w:id="936" w:author="Won Do Lee [2]" w:date="2023-07-13T11:19:00Z">
        <w:r w:rsidR="00FC043C">
          <w:t xml:space="preserve"> a moderate </w:t>
        </w:r>
      </w:ins>
      <w:ins w:id="937" w:author="Won Do Lee [2]" w:date="2023-07-13T11:20:00Z">
        <w:r w:rsidR="00FC043C">
          <w:t xml:space="preserve">reduction </w:t>
        </w:r>
      </w:ins>
      <w:ins w:id="938" w:author="Won Do Lee [2]" w:date="2023-07-13T11:35:00Z">
        <w:r w:rsidR="00B44D68">
          <w:t xml:space="preserve">with a more </w:t>
        </w:r>
      </w:ins>
      <w:ins w:id="939" w:author="Won Do Lee [2]" w:date="2023-07-13T11:36:00Z">
        <w:r w:rsidR="00B44D68">
          <w:t>gradual decline and recovery.</w:t>
        </w:r>
      </w:ins>
      <w:del w:id="940" w:author="Won Do Lee [2]" w:date="2023-07-13T11:24:00Z">
        <w:r w:rsidR="00DB1024" w:rsidRPr="00005E6E" w:rsidDel="00AE62D5">
          <w:delText>T</w:delText>
        </w:r>
      </w:del>
      <w:del w:id="941" w:author="Won Do Lee [2]" w:date="2023-07-13T11:25:00Z">
        <w:r w:rsidR="00293AF4" w:rsidRPr="00005E6E" w:rsidDel="00AE62D5">
          <w:delText>he share of high-income households, self-employed workers, and households with one vehicle were the most effective variables for the classification,</w:delText>
        </w:r>
      </w:del>
      <w:del w:id="942" w:author="Won Do Lee [2]" w:date="2023-07-13T11:27:00Z">
        <w:r w:rsidR="00293AF4" w:rsidRPr="00005E6E" w:rsidDel="00AE62D5">
          <w:delText xml:space="preserve"> </w:delText>
        </w:r>
      </w:del>
      <w:del w:id="943" w:author="Won Do Lee [2]" w:date="2023-07-13T11:25:00Z">
        <w:r w:rsidR="00293AF4" w:rsidRPr="00005E6E" w:rsidDel="00AE62D5">
          <w:delText xml:space="preserve">yet </w:delText>
        </w:r>
      </w:del>
      <w:del w:id="944" w:author="Won Do Lee [2]" w:date="2023-07-13T11:27:00Z">
        <w:r w:rsidR="00293AF4" w:rsidRPr="00005E6E" w:rsidDel="00AE62D5">
          <w:delText>the estimated coefficients</w:delText>
        </w:r>
        <w:r w:rsidR="00FB7E4D" w:rsidRPr="00005E6E" w:rsidDel="00AE62D5">
          <w:delText xml:space="preserve"> </w:delText>
        </w:r>
        <w:r w:rsidR="001C3F4F" w:rsidRPr="00005E6E" w:rsidDel="00AE62D5">
          <w:delText xml:space="preserve">varied </w:delText>
        </w:r>
        <w:r w:rsidR="00BE3DA9" w:rsidRPr="00005E6E" w:rsidDel="00AE62D5">
          <w:delText xml:space="preserve">between clusters </w:delText>
        </w:r>
        <w:r w:rsidR="00DB1024" w:rsidRPr="00005E6E" w:rsidDel="00AE62D5">
          <w:delText>(see</w:delText>
        </w:r>
        <w:r w:rsidR="005426E3" w:rsidRPr="00005E6E" w:rsidDel="00AE62D5">
          <w:delText xml:space="preserve"> </w:delText>
        </w:r>
        <w:r w:rsidR="00DB1024" w:rsidRPr="00005E6E" w:rsidDel="00AE62D5">
          <w:fldChar w:fldCharType="begin"/>
        </w:r>
        <w:r w:rsidR="00DB1024" w:rsidRPr="00AE62D5" w:rsidDel="00AE62D5">
          <w:delInstrText xml:space="preserve"> REF _Ref81242261 \h </w:delInstrText>
        </w:r>
        <w:r w:rsidR="00B82758" w:rsidRPr="00AE62D5" w:rsidDel="00AE62D5">
          <w:delInstrText xml:space="preserve"> \* MERGEFORMAT </w:delInstrText>
        </w:r>
        <w:r w:rsidR="00DB1024" w:rsidRPr="00005E6E" w:rsidDel="00AE62D5">
          <w:fldChar w:fldCharType="separate"/>
        </w:r>
        <w:r w:rsidR="00547E5C" w:rsidRPr="00AE62D5" w:rsidDel="00AE62D5">
          <w:delText>Figure 6</w:delText>
        </w:r>
        <w:r w:rsidR="00DB1024" w:rsidRPr="00005E6E" w:rsidDel="00AE62D5">
          <w:fldChar w:fldCharType="end"/>
        </w:r>
        <w:r w:rsidR="00DB1024" w:rsidRPr="00005E6E" w:rsidDel="00AE62D5">
          <w:delText>).</w:delText>
        </w:r>
      </w:del>
      <w:del w:id="945" w:author="Won Do Lee [2]" w:date="2023-07-13T11:36:00Z">
        <w:r w:rsidR="00963966" w:rsidRPr="00005E6E" w:rsidDel="00B44D68">
          <w:delText xml:space="preserve"> </w:delText>
        </w:r>
      </w:del>
      <w:ins w:id="946" w:author="Won Do Lee [2]" w:date="2023-07-13T11:36:00Z">
        <w:r w:rsidR="00B44D68">
          <w:t xml:space="preserve"> </w:t>
        </w:r>
      </w:ins>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r w:rsidR="009650BE" w:rsidRPr="00005E6E">
        <w:t xml:space="preserve"> and </w:t>
      </w:r>
      <w:del w:id="947" w:author="Won Do Lee [2]" w:date="2023-07-13T11:27:00Z">
        <w:r w:rsidR="006F3D9C" w:rsidDel="00AE62D5">
          <w:delText>G2</w:delText>
        </w:r>
      </w:del>
      <w:ins w:id="948" w:author="Won Do Lee [2]" w:date="2023-07-13T11:27:00Z">
        <w:r w:rsidR="00AE62D5">
          <w:t>G</w:t>
        </w:r>
        <w:r w:rsidR="00AE62D5">
          <w:t>4</w:t>
        </w:r>
      </w:ins>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del w:id="949" w:author="Won Do Lee [2]" w:date="2023-07-13T11:28:00Z">
        <w:r w:rsidR="006F3D9C" w:rsidDel="00AE62D5">
          <w:delText>G</w:delText>
        </w:r>
        <w:r w:rsidR="00EE77C4" w:rsidDel="00AE62D5">
          <w:rPr>
            <w:rFonts w:hint="eastAsia"/>
          </w:rPr>
          <w:delText>3</w:delText>
        </w:r>
        <w:r w:rsidR="00D84B30" w:rsidRPr="00005E6E" w:rsidDel="00AE62D5">
          <w:delText xml:space="preserve"> </w:delText>
        </w:r>
      </w:del>
      <w:ins w:id="950" w:author="Won Do Lee [2]" w:date="2023-07-13T11:28:00Z">
        <w:r w:rsidR="00AE62D5">
          <w:t>G</w:t>
        </w:r>
        <w:r w:rsidR="00AE62D5">
          <w:t>2</w:t>
        </w:r>
        <w:r w:rsidR="00AE62D5" w:rsidRPr="00005E6E">
          <w:t xml:space="preserve"> </w:t>
        </w:r>
      </w:ins>
      <w:r w:rsidR="00D84B30" w:rsidRPr="00005E6E">
        <w:t xml:space="preserve">and </w:t>
      </w:r>
      <w:del w:id="951" w:author="Won Do Lee [2]" w:date="2023-07-13T11:28:00Z">
        <w:r w:rsidR="006F3D9C" w:rsidDel="00AE62D5">
          <w:delText>G</w:delText>
        </w:r>
        <w:r w:rsidR="00EE77C4" w:rsidDel="00AE62D5">
          <w:rPr>
            <w:rFonts w:hint="eastAsia"/>
          </w:rPr>
          <w:delText>4</w:delText>
        </w:r>
        <w:r w:rsidR="006E2161" w:rsidRPr="00005E6E" w:rsidDel="00AE62D5">
          <w:delText xml:space="preserve"> </w:delText>
        </w:r>
      </w:del>
      <w:ins w:id="952" w:author="Won Do Lee [2]" w:date="2023-07-13T11:28:00Z">
        <w:r w:rsidR="00AE62D5">
          <w:t>G</w:t>
        </w:r>
        <w:r w:rsidR="00AE62D5">
          <w:t>3</w:t>
        </w:r>
        <w:r w:rsidR="00AE62D5" w:rsidRPr="00005E6E">
          <w:t xml:space="preserve"> </w:t>
        </w:r>
      </w:ins>
      <w:r w:rsidR="00F52F39" w:rsidRPr="00005E6E">
        <w:t xml:space="preserve">that </w:t>
      </w:r>
      <w:r w:rsidR="00D84B30" w:rsidRPr="00005E6E">
        <w:t xml:space="preserve">high-income households </w:t>
      </w:r>
      <w:del w:id="953" w:author="Won Do Lee [2]" w:date="2023-07-13T11:28:00Z">
        <w:r w:rsidR="00D84B30" w:rsidRPr="00005E6E" w:rsidDel="00AE62D5">
          <w:delText>and self-employed workers</w:delText>
        </w:r>
        <w:r w:rsidR="00544473" w:rsidRPr="00005E6E" w:rsidDel="00AE62D5">
          <w:delText xml:space="preserve"> </w:delText>
        </w:r>
      </w:del>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del w:id="954" w:author="Won Do Lee [2]" w:date="2023-07-13T11:29:00Z">
        <w:r w:rsidR="006F3D9C" w:rsidDel="00AE62D5">
          <w:delText>G</w:delText>
        </w:r>
        <w:r w:rsidR="00EE77C4" w:rsidDel="00AE62D5">
          <w:rPr>
            <w:rFonts w:hint="eastAsia"/>
          </w:rPr>
          <w:delText>2</w:delText>
        </w:r>
        <w:r w:rsidR="00EE77C4" w:rsidDel="00AE62D5">
          <w:delText xml:space="preserve"> </w:delText>
        </w:r>
        <w:r w:rsidR="00113AEF" w:rsidRPr="00005E6E" w:rsidDel="00AE62D5">
          <w:delText xml:space="preserve">and </w:delText>
        </w:r>
        <w:r w:rsidR="006F3D9C" w:rsidDel="00AE62D5">
          <w:delText>G</w:delText>
        </w:r>
      </w:del>
      <w:ins w:id="955" w:author="Won Do Lee [2]" w:date="2023-07-13T11:29:00Z">
        <w:r w:rsidR="00AE62D5">
          <w:t>G3</w:t>
        </w:r>
      </w:ins>
      <w:del w:id="956" w:author="Won Do Lee [2]" w:date="2023-07-13T11:29:00Z">
        <w:r w:rsidR="00EE77C4" w:rsidDel="00AE62D5">
          <w:rPr>
            <w:rFonts w:hint="eastAsia"/>
          </w:rPr>
          <w:delText>4</w:delText>
        </w:r>
      </w:del>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del w:id="957" w:author="Won Do Lee [2]" w:date="2023-07-13T11:29:00Z">
        <w:r w:rsidR="00C7047E" w:rsidRPr="00005E6E" w:rsidDel="00AE62D5">
          <w:delText xml:space="preserve"> and </w:delText>
        </w:r>
        <w:r w:rsidR="006F3D9C" w:rsidDel="00AE62D5">
          <w:delText>G</w:delText>
        </w:r>
        <w:r w:rsidR="00EE77C4" w:rsidDel="00AE62D5">
          <w:rPr>
            <w:rFonts w:hint="eastAsia"/>
          </w:rPr>
          <w:delText>3</w:delText>
        </w:r>
      </w:del>
      <w:r w:rsidR="00C7047E" w:rsidRPr="00005E6E">
        <w:t>.</w:t>
      </w:r>
    </w:p>
    <w:p w14:paraId="6DAFD419" w14:textId="7F8E940E" w:rsidR="006235D2" w:rsidRPr="00005E6E" w:rsidDel="00073B77" w:rsidRDefault="002E7F9B" w:rsidP="000F3486">
      <w:pPr>
        <w:spacing w:after="240"/>
        <w:rPr>
          <w:del w:id="958" w:author="Won Do Lee [2]" w:date="2023-07-13T10:20:00Z"/>
        </w:rPr>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00547E5C" w:rsidRPr="00005E6E">
        <w:t xml:space="preserve">Table </w:t>
      </w:r>
      <w:r w:rsidR="00547E5C">
        <w:t>4</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95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6F3D9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w:t>
      </w:r>
      <w:del w:id="960" w:author="Won Do Lee [2]" w:date="2023-07-13T11:29:00Z">
        <w:r w:rsidR="00B91767" w:rsidRPr="00005E6E" w:rsidDel="00B44D68">
          <w:delText>self-employed</w:delText>
        </w:r>
        <w:r w:rsidR="007D29E6" w:rsidRPr="00005E6E" w:rsidDel="00B44D68">
          <w:delText xml:space="preserve"> workers</w:delText>
        </w:r>
      </w:del>
      <w:ins w:id="961" w:author="Won Do Lee [2]" w:date="2023-07-13T11:29:00Z">
        <w:r w:rsidR="00B44D68">
          <w:t>percentage of African</w:t>
        </w:r>
      </w:ins>
      <w:r w:rsidR="007D29E6" w:rsidRPr="00005E6E">
        <w:t>,</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(i.e., social grade C1)</w:t>
      </w:r>
      <w:del w:id="962" w:author="Won Do Lee [2]" w:date="2023-07-13T11:29:00Z">
        <w:r w:rsidR="00E9788C" w:rsidRPr="00005E6E" w:rsidDel="00B44D68">
          <w:delText xml:space="preserve"> </w:delText>
        </w:r>
        <w:r w:rsidR="0076168B" w:rsidRPr="00005E6E" w:rsidDel="00B44D68">
          <w:delText xml:space="preserve">were </w:delText>
        </w:r>
        <w:r w:rsidR="00BB5D09" w:rsidRPr="00005E6E" w:rsidDel="00B44D68">
          <w:delText>substantially low</w:delText>
        </w:r>
        <w:r w:rsidR="00BD48E5" w:rsidRPr="00005E6E" w:rsidDel="00B44D68">
          <w:delText>er</w:delText>
        </w:r>
      </w:del>
      <w:r w:rsidR="00557473" w:rsidRPr="00005E6E">
        <w:t xml:space="preserve">. </w:t>
      </w:r>
      <w:r w:rsidR="00BD48E5" w:rsidRPr="00005E6E">
        <w:t>In contrast</w:t>
      </w:r>
      <w:r w:rsidR="00B5206D" w:rsidRPr="00005E6E">
        <w:t xml:space="preserve">, </w:t>
      </w:r>
      <w:r w:rsidR="006F3D9C">
        <w:t>G1</w:t>
      </w:r>
      <w:r w:rsidR="00B5206D" w:rsidRPr="00005E6E">
        <w:t xml:space="preserve"> </w:t>
      </w:r>
      <w:r w:rsidR="00387354" w:rsidRPr="00005E6E">
        <w:t xml:space="preserve">was </w:t>
      </w:r>
      <w:r w:rsidR="007B45C7" w:rsidRPr="00005E6E">
        <w:t xml:space="preserve">more likely </w:t>
      </w:r>
      <w:r w:rsidR="00DC27C6" w:rsidRPr="00005E6E">
        <w:t>located in the local authoritie</w:t>
      </w:r>
      <w:ins w:id="963" w:author="Won Do Lee" w:date="2023-01-19T23:24:00Z">
        <w:r w:rsidR="001E7E1F" w:rsidRPr="00005E6E">
          <w:t xml:space="preserve">s; </w:t>
        </w:r>
      </w:ins>
      <w:del w:id="964" w:author="Won Do Lee" w:date="2023-01-19T23:24:00Z">
        <w:r w:rsidR="00DC27C6" w:rsidRPr="00005E6E" w:rsidDel="001E7E1F">
          <w:delText>s</w:delText>
        </w:r>
      </w:del>
      <w:del w:id="965" w:author="Won Do Lee [2]" w:date="2023-07-13T11:29:00Z">
        <w:r w:rsidR="00DC27C6" w:rsidRPr="00005E6E" w:rsidDel="00B44D68">
          <w:delText xml:space="preserve"> </w:delText>
        </w:r>
      </w:del>
      <w:r w:rsidR="00C15921" w:rsidRPr="00005E6E">
        <w:t>the share</w:t>
      </w:r>
      <w:r w:rsidR="00DC27C6" w:rsidRPr="00005E6E">
        <w:t xml:space="preserve"> of high</w:t>
      </w:r>
      <w:r w:rsidR="005210A2" w:rsidRPr="00005E6E">
        <w:t>-</w:t>
      </w:r>
      <w:r w:rsidR="00DC27C6" w:rsidRPr="00005E6E">
        <w:t xml:space="preserve">income households, </w:t>
      </w:r>
      <w:r w:rsidR="00462AAB" w:rsidRPr="00005E6E">
        <w:t>cumulative COVID-19 infection rates before the lockdown</w:t>
      </w:r>
      <w:del w:id="966" w:author="Won Do Lee [2]" w:date="2023-07-13T11:30:00Z">
        <w:r w:rsidR="00462AAB" w:rsidRPr="00005E6E" w:rsidDel="00B44D68">
          <w:delText xml:space="preserve">, and </w:delText>
        </w:r>
        <w:r w:rsidR="00D339E1" w:rsidRPr="00005E6E" w:rsidDel="00B44D68">
          <w:delText>minority ethnic groups</w:delText>
        </w:r>
        <w:r w:rsidR="00CB7E9A" w:rsidRPr="00005E6E" w:rsidDel="00B44D68">
          <w:delText xml:space="preserve"> were </w:delText>
        </w:r>
        <w:r w:rsidR="007A447C" w:rsidRPr="00005E6E" w:rsidDel="00B44D68">
          <w:delText>comp</w:delText>
        </w:r>
        <w:r w:rsidR="0009274A" w:rsidRPr="00005E6E" w:rsidDel="00B44D68">
          <w:delText>a</w:delText>
        </w:r>
        <w:r w:rsidR="007A447C" w:rsidRPr="00005E6E" w:rsidDel="00B44D68">
          <w:delText>ratively</w:delText>
        </w:r>
        <w:r w:rsidR="00364AA3" w:rsidRPr="00005E6E" w:rsidDel="00B44D68">
          <w:delText xml:space="preserve"> high</w:delText>
        </w:r>
      </w:del>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w:t>
      </w:r>
      <w:del w:id="967" w:author="Won Do Lee [2]" w:date="2023-07-13T11:30:00Z">
        <w:r w:rsidR="008830D0" w:rsidRPr="00005E6E" w:rsidDel="00B44D68">
          <w:delText xml:space="preserve">more than three bedrooms in </w:delText>
        </w:r>
        <w:r w:rsidR="008830D0" w:rsidRPr="00005E6E" w:rsidDel="00B44D68">
          <w:lastRenderedPageBreak/>
          <w:delText>the hou</w:delText>
        </w:r>
      </w:del>
      <w:ins w:id="968" w:author="Won Do Lee [2]" w:date="2023-07-13T11:30:00Z">
        <w:r w:rsidR="00B44D68">
          <w:t xml:space="preserve">households have more than three vehicles </w:t>
        </w:r>
      </w:ins>
      <w:del w:id="969" w:author="Won Do Lee [2]" w:date="2023-07-13T11:30:00Z">
        <w:r w:rsidR="008830D0" w:rsidRPr="00005E6E" w:rsidDel="00B44D68">
          <w:delText xml:space="preserve">se </w:delText>
        </w:r>
      </w:del>
      <w:r w:rsidR="008830D0" w:rsidRPr="00005E6E">
        <w:t xml:space="preserve">were more likely classified as </w:t>
      </w:r>
      <w:del w:id="970" w:author="Won Do Lee [2]" w:date="2023-07-13T11:30:00Z">
        <w:r w:rsidR="006F3D9C" w:rsidDel="00B44D68">
          <w:delText>G3</w:delText>
        </w:r>
      </w:del>
      <w:ins w:id="971" w:author="Won Do Lee [2]" w:date="2023-07-13T11:30:00Z">
        <w:r w:rsidR="00B44D68">
          <w:t>G</w:t>
        </w:r>
        <w:r w:rsidR="00B44D68">
          <w:t>4</w:t>
        </w:r>
      </w:ins>
      <w:r w:rsidR="008830D0" w:rsidRPr="00005E6E">
        <w:t>. At the same time,</w:t>
      </w:r>
      <w:r w:rsidR="007F0367" w:rsidRPr="00005E6E">
        <w:t xml:space="preserve"> </w:t>
      </w:r>
      <w:r w:rsidR="006F3D9C">
        <w:t>G2</w:t>
      </w:r>
      <w:r w:rsidR="00B22222" w:rsidRPr="00005E6E">
        <w:t xml:space="preserve"> </w:t>
      </w:r>
      <w:r w:rsidR="008C5621" w:rsidRPr="00005E6E">
        <w:t>was</w:t>
      </w:r>
      <w:r w:rsidR="00B22222" w:rsidRPr="00005E6E">
        <w:t xml:space="preserve"> </w:t>
      </w:r>
      <w:r w:rsidR="00237117" w:rsidRPr="00005E6E">
        <w:t>more likely located in local authorities</w:t>
      </w:r>
      <w:ins w:id="972" w:author="Won Do Lee" w:date="2023-01-19T23:24:00Z">
        <w:r w:rsidR="001E7E1F" w:rsidRPr="00005E6E">
          <w:t xml:space="preserve">; </w:t>
        </w:r>
      </w:ins>
      <w:del w:id="97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del w:id="974" w:author="Won Do Lee [2]" w:date="2023-07-13T11:30:00Z">
        <w:r w:rsidR="007F0367" w:rsidRPr="00005E6E" w:rsidDel="00B44D68">
          <w:delText>high</w:delText>
        </w:r>
      </w:del>
      <w:ins w:id="975" w:author="Won Do Lee [2]" w:date="2023-07-13T11:31:00Z">
        <w:r w:rsidR="00B44D68">
          <w:t>median-</w:t>
        </w:r>
      </w:ins>
      <w:del w:id="976" w:author="Won Do Lee [2]" w:date="2023-07-13T11:30:00Z">
        <w:r w:rsidR="007F0367" w:rsidRPr="00005E6E" w:rsidDel="00B44D68">
          <w:delText>-</w:delText>
        </w:r>
      </w:del>
      <w:r w:rsidR="007F0367" w:rsidRPr="00005E6E">
        <w:t xml:space="preserve">income households, </w:t>
      </w:r>
      <w:del w:id="977" w:author="Won Do Lee [2]" w:date="2023-07-13T11:31:00Z">
        <w:r w:rsidR="007F0367" w:rsidRPr="00005E6E" w:rsidDel="00B44D68">
          <w:delText>lower middle class, and Black African</w:delText>
        </w:r>
        <w:r w:rsidR="008C5621" w:rsidRPr="00005E6E" w:rsidDel="00B44D68">
          <w:delText xml:space="preserve"> were </w:delText>
        </w:r>
        <w:r w:rsidR="00532775" w:rsidRPr="00005E6E" w:rsidDel="00B44D68">
          <w:delText>relatively higher</w:delText>
        </w:r>
      </w:del>
      <w:ins w:id="978" w:author="Won Do Lee [2]" w:date="2023-07-13T11:31:00Z">
        <w:r w:rsidR="00B44D68">
          <w:t>more than three bed rooms in the house</w:t>
        </w:r>
      </w:ins>
      <w:ins w:id="979" w:author="Won Do Lee [2]" w:date="2023-07-13T11:32:00Z">
        <w:r w:rsidR="00B44D68">
          <w:t xml:space="preserve">, dominant in </w:t>
        </w:r>
      </w:ins>
      <w:ins w:id="980" w:author="Won Do Lee [2]" w:date="2023-07-13T11:33:00Z">
        <w:r w:rsidR="00B44D68">
          <w:t>Midlands</w:t>
        </w:r>
      </w:ins>
      <w:r w:rsidR="0092552D" w:rsidRPr="00005E6E">
        <w:t>.</w:t>
      </w:r>
      <w:ins w:id="981" w:author="Won Do Lee [2]" w:date="2023-07-13T10:20:00Z">
        <w:r w:rsidR="00073B77">
          <w:t xml:space="preserve"> </w:t>
        </w:r>
      </w:ins>
    </w:p>
    <w:p w14:paraId="6ED91670" w14:textId="329840B9" w:rsidR="00E866CD" w:rsidRPr="00005E6E" w:rsidRDefault="006235D2" w:rsidP="000F3486">
      <w:pPr>
        <w:spacing w:after="240"/>
      </w:pPr>
      <w:del w:id="982" w:author="Won Do Lee [2]" w:date="2023-07-13T10:19:00Z">
        <w:r w:rsidRPr="00005E6E" w:rsidDel="00073B77">
          <w:delText>Lastly</w:delText>
        </w:r>
        <w:r w:rsidR="00DA1A6E" w:rsidRPr="00005E6E" w:rsidDel="00073B77">
          <w:delText xml:space="preserve">, </w:delText>
        </w:r>
        <w:r w:rsidR="00CC4495" w:rsidRPr="00005E6E" w:rsidDel="00073B77">
          <w:fldChar w:fldCharType="begin"/>
        </w:r>
        <w:r w:rsidR="00CC4495" w:rsidRPr="00005E6E" w:rsidDel="00073B77">
          <w:delInstrText xml:space="preserve"> REF _Ref81245493 \h </w:delInstrText>
        </w:r>
        <w:r w:rsidR="00B82758" w:rsidRPr="00005E6E" w:rsidDel="00073B77">
          <w:delInstrText xml:space="preserve"> \* MERGEFORMAT </w:delInstrText>
        </w:r>
        <w:r w:rsidR="00CC4495" w:rsidRPr="00005E6E" w:rsidDel="00073B77">
          <w:fldChar w:fldCharType="separate"/>
        </w:r>
        <w:r w:rsidR="00547E5C" w:rsidRPr="00005E6E" w:rsidDel="00073B77">
          <w:delText xml:space="preserve">Figure </w:delText>
        </w:r>
        <w:r w:rsidR="00547E5C" w:rsidDel="00073B77">
          <w:delText>7</w:delText>
        </w:r>
        <w:r w:rsidR="00CC4495" w:rsidRPr="00005E6E" w:rsidDel="00073B77">
          <w:fldChar w:fldCharType="end"/>
        </w:r>
        <w:r w:rsidR="006C25D2" w:rsidRPr="00005E6E" w:rsidDel="00073B77">
          <w:delText xml:space="preserve"> </w:delText>
        </w:r>
        <w:r w:rsidR="0036713A" w:rsidRPr="00005E6E" w:rsidDel="00073B77">
          <w:delText>illustrates</w:delText>
        </w:r>
        <w:r w:rsidR="006C25D2" w:rsidRPr="00005E6E" w:rsidDel="00073B77">
          <w:delText xml:space="preserve"> </w:delText>
        </w:r>
        <w:r w:rsidR="0036713A" w:rsidRPr="00005E6E" w:rsidDel="00073B77">
          <w:delText xml:space="preserve">how </w:delText>
        </w:r>
        <w:r w:rsidR="007E53A8" w:rsidRPr="00005E6E" w:rsidDel="00073B77">
          <w:delText xml:space="preserve">RF </w:delText>
        </w:r>
        <w:r w:rsidR="001E333C" w:rsidRPr="00005E6E" w:rsidDel="00073B77">
          <w:delText xml:space="preserve">emphasised </w:delText>
        </w:r>
        <w:r w:rsidR="00916491" w:rsidRPr="00005E6E" w:rsidDel="00073B77">
          <w:delText xml:space="preserve">the </w:delText>
        </w:r>
        <w:r w:rsidR="001B7B6F" w:rsidRPr="00005E6E" w:rsidDel="00073B77">
          <w:delText>relative contribution</w:delText>
        </w:r>
        <w:r w:rsidR="00876AF7" w:rsidRPr="00005E6E" w:rsidDel="00073B77">
          <w:delText xml:space="preserve">s of each feature to </w:delText>
        </w:r>
        <w:r w:rsidR="00443596" w:rsidRPr="00005E6E" w:rsidDel="00073B77">
          <w:delText xml:space="preserve">predict </w:delText>
        </w:r>
        <w:r w:rsidR="00876AF7" w:rsidRPr="00005E6E" w:rsidDel="00073B77">
          <w:delText>the clusters</w:delText>
        </w:r>
        <w:r w:rsidR="00443596" w:rsidRPr="00005E6E" w:rsidDel="00073B77">
          <w:delText xml:space="preserve"> </w:delText>
        </w:r>
        <w:r w:rsidR="005501F5" w:rsidRPr="00005E6E" w:rsidDel="00073B77">
          <w:delText>and how</w:delText>
        </w:r>
        <w:r w:rsidR="00876AF7" w:rsidRPr="00005E6E" w:rsidDel="00073B77">
          <w:delText xml:space="preserve"> much</w:delText>
        </w:r>
        <w:r w:rsidR="005501F5" w:rsidRPr="00005E6E" w:rsidDel="00073B77">
          <w:delText xml:space="preserve"> each feature</w:delText>
        </w:r>
        <w:r w:rsidR="008A25BE" w:rsidRPr="00005E6E" w:rsidDel="00073B77">
          <w:delText xml:space="preserve"> </w:delText>
        </w:r>
        <w:r w:rsidR="00876AF7" w:rsidRPr="00005E6E" w:rsidDel="00073B77">
          <w:delText xml:space="preserve">explains </w:delText>
        </w:r>
        <w:r w:rsidR="008A25BE" w:rsidRPr="00005E6E" w:rsidDel="00073B77">
          <w:delText>the output variance</w:delText>
        </w:r>
        <w:r w:rsidR="00876AF7" w:rsidRPr="00005E6E" w:rsidDel="00073B77">
          <w:delText xml:space="preserve"> of MLR LASSO</w:delText>
        </w:r>
        <w:r w:rsidR="00E866CD" w:rsidRPr="00005E6E" w:rsidDel="00073B77">
          <w:delText>. In this case</w:delText>
        </w:r>
        <w:r w:rsidR="007E53A8" w:rsidRPr="00005E6E" w:rsidDel="00073B77">
          <w:delText>,</w:delText>
        </w:r>
        <w:r w:rsidR="00E866CD" w:rsidRPr="00005E6E" w:rsidDel="00073B77">
          <w:delText xml:space="preserve"> </w:delText>
        </w:r>
        <w:r w:rsidR="002440B7" w:rsidRPr="00005E6E" w:rsidDel="00073B77">
          <w:delText xml:space="preserve">the substantial </w:delText>
        </w:r>
        <w:r w:rsidR="00443596" w:rsidRPr="00005E6E" w:rsidDel="00073B77">
          <w:delText>explanatory variable</w:delText>
        </w:r>
        <w:r w:rsidR="00E866CD" w:rsidRPr="00005E6E" w:rsidDel="00073B77">
          <w:delText>s are plotted against their relative importance</w:delText>
        </w:r>
        <w:r w:rsidRPr="00005E6E" w:rsidDel="00073B77">
          <w:delText xml:space="preserve"> from 0 to 1</w:delText>
        </w:r>
        <w:r w:rsidR="007E53A8" w:rsidRPr="00005E6E" w:rsidDel="00073B77">
          <w:delText>.</w:delText>
        </w:r>
        <w:r w:rsidR="002C639D" w:rsidRPr="00005E6E" w:rsidDel="00073B77">
          <w:delText xml:space="preserve"> T</w:delText>
        </w:r>
        <w:r w:rsidR="00532775" w:rsidRPr="00005E6E" w:rsidDel="00073B77">
          <w:delText>he t</w:delText>
        </w:r>
        <w:r w:rsidR="002C639D" w:rsidRPr="00005E6E" w:rsidDel="00073B77">
          <w:delText>op 5</w:delText>
        </w:r>
      </w:del>
      <w:ins w:id="983" w:author="Won Do Lee [2]" w:date="2023-07-13T10:20:00Z">
        <w:r w:rsidR="00073B77">
          <w:t xml:space="preserve">Significant </w:t>
        </w:r>
      </w:ins>
      <w:del w:id="984" w:author="Won Do Lee [2]" w:date="2023-07-13T10:20:00Z">
        <w:r w:rsidR="002C639D" w:rsidRPr="00005E6E" w:rsidDel="00073B77">
          <w:delText xml:space="preserve"> </w:delText>
        </w:r>
      </w:del>
      <w:r w:rsidR="002C639D" w:rsidRPr="00005E6E">
        <w:t>features for each cluster are described as follows:</w:t>
      </w:r>
    </w:p>
    <w:p w14:paraId="77B71D72" w14:textId="77777777" w:rsidR="00073B77" w:rsidRPr="00A45805" w:rsidRDefault="00073B77" w:rsidP="00073B77">
      <w:pPr>
        <w:pStyle w:val="ListParagraph"/>
        <w:numPr>
          <w:ilvl w:val="0"/>
          <w:numId w:val="43"/>
        </w:numPr>
        <w:rPr>
          <w:ins w:id="985" w:author="Won Do Lee [2]" w:date="2023-07-13T10:18:00Z"/>
        </w:rPr>
      </w:pPr>
      <w:ins w:id="986" w:author="Won Do Lee [2]" w:date="2023-07-13T10:18:00Z">
        <w:r w:rsidRPr="00A45805">
          <w:t xml:space="preserve">G1: </w:t>
        </w:r>
        <w:r>
          <w:t xml:space="preserve">residency in </w:t>
        </w:r>
        <w:r w:rsidRPr="00A45805">
          <w:t>London (1.643), Share of self-employed workers (0.648), cumulative COVID-19 mortality rates before lockdown (0.114), Hospital density per 1,000 population (0.067), and high-income households (0.066) / households with one vehicle (-0.454), South West (-0.237), and West Midlands (-0.053)</w:t>
        </w:r>
      </w:ins>
    </w:p>
    <w:p w14:paraId="46F193AD" w14:textId="77777777" w:rsidR="00073B77" w:rsidRPr="00A45805" w:rsidRDefault="00073B77" w:rsidP="00073B77">
      <w:pPr>
        <w:pStyle w:val="ListParagraph"/>
        <w:numPr>
          <w:ilvl w:val="0"/>
          <w:numId w:val="43"/>
        </w:numPr>
        <w:rPr>
          <w:ins w:id="987" w:author="Won Do Lee [2]" w:date="2023-07-13T10:18:00Z"/>
        </w:rPr>
      </w:pPr>
      <w:ins w:id="988" w:author="Won Do Lee [2]" w:date="2023-07-13T10:18:00Z">
        <w:r w:rsidRPr="00A45805">
          <w:t xml:space="preserve">G2: Shre of middle-income households (0.403), North East (0.271), more than three bedrooms in the house (0.193), </w:t>
        </w:r>
        <w:r>
          <w:t xml:space="preserve">residency in </w:t>
        </w:r>
        <w:r w:rsidRPr="00A45805">
          <w:t>West Midlands (0.174) / high-income households (-0.178) and self-employed workers (-0.008)</w:t>
        </w:r>
      </w:ins>
    </w:p>
    <w:p w14:paraId="3CBB3807" w14:textId="77777777" w:rsidR="00073B77" w:rsidRPr="00A45805" w:rsidRDefault="00073B77" w:rsidP="00073B77">
      <w:pPr>
        <w:pStyle w:val="ListParagraph"/>
        <w:numPr>
          <w:ilvl w:val="0"/>
          <w:numId w:val="43"/>
        </w:numPr>
        <w:rPr>
          <w:ins w:id="989" w:author="Won Do Lee [2]" w:date="2023-07-13T10:18:00Z"/>
        </w:rPr>
      </w:pPr>
      <w:ins w:id="990" w:author="Won Do Lee [2]" w:date="2023-07-13T10:18:00Z">
        <w:r w:rsidRPr="00A45805">
          <w:t xml:space="preserve">G3: </w:t>
        </w:r>
        <w:r>
          <w:t xml:space="preserve">residency in </w:t>
        </w:r>
        <w:r w:rsidRPr="00A45805">
          <w:t xml:space="preserve">Yorkshire and the Humber (1.45), South West (0.655), Share of households with more than one vehicle (0.146), East Midlands (0.085) / households with more than three vehicles (-0.634), self-employed workers (-0.438), percentage of Caribbean (-0.134), social grade C1 (-0.082), cumulative COVID-19 mortality rates before lockdown (-0.076), high-income households (-0.066) </w:t>
        </w:r>
      </w:ins>
    </w:p>
    <w:p w14:paraId="756138C2" w14:textId="77777777" w:rsidR="00073B77" w:rsidRPr="00A45805" w:rsidRDefault="00073B77" w:rsidP="00073B77">
      <w:pPr>
        <w:pStyle w:val="ListParagraph"/>
        <w:numPr>
          <w:ilvl w:val="0"/>
          <w:numId w:val="43"/>
        </w:numPr>
        <w:rPr>
          <w:ins w:id="991" w:author="Won Do Lee [2]" w:date="2023-07-13T10:18:00Z"/>
        </w:rPr>
      </w:pPr>
      <w:ins w:id="992" w:author="Won Do Lee [2]" w:date="2023-07-13T10:18:00Z">
        <w:r w:rsidRPr="00A45805">
          <w:t>G4: Share of high-income households (0.451), percentage of African (0.384), social grade C1 (0.351), households with more than three vehicles (0.264), percentage of Other Asian (0.115),</w:t>
        </w:r>
        <w:r w:rsidRPr="000A28C0">
          <w:t xml:space="preserve"> </w:t>
        </w:r>
        <w:r>
          <w:t>residency in</w:t>
        </w:r>
        <w:r w:rsidRPr="00A45805">
          <w:t xml:space="preserve"> East of England, and self-employed workers (0.008) / Hospital density per 1,000 population (-0.142)</w:t>
        </w:r>
      </w:ins>
    </w:p>
    <w:p w14:paraId="3CDBABC1" w14:textId="1B21F75C" w:rsidR="00825DC4" w:rsidRPr="00005E6E" w:rsidDel="00073B77" w:rsidRDefault="006F3D9C" w:rsidP="000F3486">
      <w:pPr>
        <w:pStyle w:val="ListParagraph"/>
        <w:numPr>
          <w:ilvl w:val="0"/>
          <w:numId w:val="43"/>
        </w:numPr>
        <w:rPr>
          <w:del w:id="993" w:author="Won Do Lee [2]" w:date="2023-07-13T10:18:00Z"/>
        </w:rPr>
      </w:pPr>
      <w:del w:id="994" w:author="Won Do Lee [2]" w:date="2023-07-13T10:18:00Z">
        <w:r w:rsidDel="00073B77">
          <w:delText>G1</w:delText>
        </w:r>
        <w:r w:rsidR="00825DC4" w:rsidRPr="00005E6E" w:rsidDel="00073B77">
          <w:delText xml:space="preserve">: </w:delText>
        </w:r>
        <w:r w:rsidR="00FD1CCB" w:rsidRPr="00005E6E" w:rsidDel="00073B77">
          <w:delText>Share of self-employed workers</w:delText>
        </w:r>
        <w:r w:rsidR="00A9545C" w:rsidRPr="00005E6E" w:rsidDel="00073B77">
          <w:delText xml:space="preserve"> (0.71)</w:delText>
        </w:r>
        <w:r w:rsidR="00825DC4" w:rsidRPr="00005E6E" w:rsidDel="00073B77">
          <w:delText xml:space="preserve">, </w:delText>
        </w:r>
        <w:r w:rsidR="00FD1CCB" w:rsidRPr="00005E6E" w:rsidDel="00073B77">
          <w:delText>households with one vehicle</w:delText>
        </w:r>
        <w:r w:rsidR="00A9545C" w:rsidRPr="00005E6E" w:rsidDel="00073B77">
          <w:delText xml:space="preserve"> (0.35)</w:delText>
        </w:r>
        <w:r w:rsidR="00825DC4" w:rsidRPr="00005E6E" w:rsidDel="00073B77">
          <w:delText xml:space="preserve">, </w:delText>
        </w:r>
        <w:r w:rsidR="00FD1CCB" w:rsidRPr="00005E6E" w:rsidDel="00073B77">
          <w:delText>c</w:delText>
        </w:r>
        <w:r w:rsidR="00825DC4" w:rsidRPr="00005E6E" w:rsidDel="00073B77">
          <w:delText>umulative COVID-19 infection rates before lockdown</w:delText>
        </w:r>
        <w:r w:rsidR="00A9545C" w:rsidRPr="00005E6E" w:rsidDel="00073B77">
          <w:delText xml:space="preserve"> (0.24)</w:delText>
        </w:r>
        <w:r w:rsidR="00825DC4" w:rsidRPr="00005E6E" w:rsidDel="00073B77">
          <w:delText xml:space="preserve">, </w:delText>
        </w:r>
        <w:r w:rsidR="00FD1CCB" w:rsidRPr="00005E6E" w:rsidDel="00073B77">
          <w:delText>high-income households</w:delText>
        </w:r>
        <w:r w:rsidR="00A9545C" w:rsidRPr="00005E6E" w:rsidDel="00073B77">
          <w:delText xml:space="preserve"> (0.19)</w:delText>
        </w:r>
        <w:r w:rsidR="00825DC4" w:rsidRPr="00005E6E" w:rsidDel="00073B77">
          <w:delText xml:space="preserve">, and </w:delText>
        </w:r>
        <w:r w:rsidR="00FD1CCB" w:rsidRPr="00005E6E" w:rsidDel="00073B77">
          <w:delText xml:space="preserve">percentage </w:delText>
        </w:r>
        <w:r w:rsidR="00825DC4" w:rsidRPr="00005E6E" w:rsidDel="00073B77">
          <w:delText>Other Black</w:delText>
        </w:r>
        <w:r w:rsidR="00A9545C" w:rsidRPr="00005E6E" w:rsidDel="00073B77">
          <w:delText xml:space="preserve"> (0.12)</w:delText>
        </w:r>
        <w:r w:rsidR="00825DC4" w:rsidRPr="00005E6E" w:rsidDel="00073B77">
          <w:delText>.</w:delText>
        </w:r>
      </w:del>
    </w:p>
    <w:p w14:paraId="3C51D4BB" w14:textId="779D5550" w:rsidR="00A342F8" w:rsidDel="00073B77" w:rsidRDefault="006F3D9C" w:rsidP="000F3486">
      <w:pPr>
        <w:pStyle w:val="ListParagraph"/>
        <w:numPr>
          <w:ilvl w:val="0"/>
          <w:numId w:val="43"/>
        </w:numPr>
        <w:rPr>
          <w:del w:id="995" w:author="Won Do Lee [2]" w:date="2023-07-13T10:18:00Z"/>
        </w:rPr>
      </w:pPr>
      <w:del w:id="996" w:author="Won Do Lee [2]" w:date="2023-07-13T10:18:00Z">
        <w:r w:rsidDel="00073B77">
          <w:delText>G2</w:delText>
        </w:r>
        <w:r w:rsidR="00825DC4" w:rsidRPr="00005E6E" w:rsidDel="00073B77">
          <w:delText xml:space="preserve">: </w:delText>
        </w:r>
        <w:r w:rsidR="00FD1CCB" w:rsidRPr="00005E6E" w:rsidDel="00073B77">
          <w:delText>Share of hi</w:delText>
        </w:r>
        <w:r w:rsidR="00825DC4" w:rsidRPr="00005E6E" w:rsidDel="00073B77">
          <w:delText>gh</w:delText>
        </w:r>
        <w:r w:rsidR="00FD1CCB" w:rsidRPr="00005E6E" w:rsidDel="00073B77">
          <w:delText>-</w:delText>
        </w:r>
        <w:r w:rsidR="00825DC4" w:rsidRPr="00005E6E" w:rsidDel="00073B77">
          <w:delText>income</w:delText>
        </w:r>
        <w:r w:rsidR="00FD1CCB" w:rsidRPr="00005E6E" w:rsidDel="00073B77">
          <w:delText xml:space="preserve"> households</w:delText>
        </w:r>
        <w:r w:rsidR="00A9545C" w:rsidRPr="00005E6E" w:rsidDel="00073B77">
          <w:delText xml:space="preserve"> (0.47)</w:delText>
        </w:r>
        <w:r w:rsidR="00825DC4" w:rsidRPr="00005E6E" w:rsidDel="00073B77">
          <w:delText xml:space="preserve">, </w:delText>
        </w:r>
        <w:r w:rsidR="00FD1CCB" w:rsidRPr="00005E6E" w:rsidDel="00073B77">
          <w:delText xml:space="preserve">percentage </w:delText>
        </w:r>
        <w:r w:rsidR="00DA1328" w:rsidRPr="00005E6E" w:rsidDel="00073B77">
          <w:delText>Black African</w:delText>
        </w:r>
        <w:r w:rsidR="00A9545C" w:rsidRPr="00005E6E" w:rsidDel="00073B77">
          <w:delText xml:space="preserve"> (0.43)</w:delText>
        </w:r>
        <w:r w:rsidR="00825DC4" w:rsidRPr="00005E6E" w:rsidDel="00073B77">
          <w:delText xml:space="preserve">, </w:delText>
        </w:r>
        <w:r w:rsidR="00DA1328" w:rsidRPr="00005E6E" w:rsidDel="00073B77">
          <w:delText xml:space="preserve">households with more than three vehicles </w:delText>
        </w:r>
        <w:r w:rsidR="00A9545C" w:rsidRPr="00005E6E" w:rsidDel="00073B77">
          <w:delText>(0.39)</w:delText>
        </w:r>
        <w:r w:rsidR="00825DC4" w:rsidRPr="00005E6E" w:rsidDel="00073B77">
          <w:delText xml:space="preserve">, </w:delText>
        </w:r>
        <w:r w:rsidR="00405385" w:rsidRPr="00005E6E" w:rsidDel="00073B77">
          <w:delText>more than three bedrooms in the house</w:delText>
        </w:r>
        <w:r w:rsidR="00A9545C" w:rsidRPr="00005E6E" w:rsidDel="00073B77">
          <w:delText xml:space="preserve"> (0.30)</w:delText>
        </w:r>
        <w:r w:rsidR="00825DC4" w:rsidRPr="00005E6E" w:rsidDel="00073B77">
          <w:delText>, and Hospital density per 1</w:delText>
        </w:r>
        <w:r w:rsidR="005624F3" w:rsidRPr="00005E6E" w:rsidDel="00073B77">
          <w:delText>,</w:delText>
        </w:r>
        <w:r w:rsidR="00825DC4" w:rsidRPr="00005E6E" w:rsidDel="00073B77">
          <w:delText>000 population</w:delText>
        </w:r>
        <w:r w:rsidR="005624F3" w:rsidRPr="00005E6E" w:rsidDel="00073B77">
          <w:delText xml:space="preserve"> </w:delText>
        </w:r>
        <w:r w:rsidR="00A9545C" w:rsidRPr="00005E6E" w:rsidDel="00073B77">
          <w:delText>(0.15)</w:delText>
        </w:r>
        <w:r w:rsidR="00825DC4" w:rsidRPr="00005E6E" w:rsidDel="00073B77">
          <w:delText>.</w:delText>
        </w:r>
      </w:del>
    </w:p>
    <w:p w14:paraId="4C40E9D3" w14:textId="67DD558E" w:rsidR="00EE77C4" w:rsidRPr="00005E6E" w:rsidDel="00073B77" w:rsidRDefault="00EE77C4" w:rsidP="00EE77C4">
      <w:pPr>
        <w:pStyle w:val="ListParagraph"/>
        <w:numPr>
          <w:ilvl w:val="0"/>
          <w:numId w:val="43"/>
        </w:numPr>
        <w:spacing w:after="160"/>
        <w:rPr>
          <w:del w:id="997" w:author="Won Do Lee [2]" w:date="2023-07-13T10:18:00Z"/>
        </w:rPr>
      </w:pPr>
      <w:del w:id="998" w:author="Won Do Lee [2]" w:date="2023-07-13T10:18:00Z">
        <w:r w:rsidDel="00073B77">
          <w:delText>G3</w:delText>
        </w:r>
        <w:r w:rsidRPr="00005E6E" w:rsidDel="00073B77">
          <w:delText>: Share of medium-income households (0.38), social grade C1 (0.25), high-income households (0.23), more than three bedrooms in the house (0.25), households with one vehicle (0.04), and self-employed workers (0.02).</w:delText>
        </w:r>
      </w:del>
    </w:p>
    <w:p w14:paraId="6B1FF377" w14:textId="165C8DC3" w:rsidR="00EE77C4" w:rsidRPr="00005E6E" w:rsidDel="00073B77" w:rsidRDefault="00EE77C4" w:rsidP="00EE77C4">
      <w:pPr>
        <w:pStyle w:val="ListParagraph"/>
        <w:numPr>
          <w:ilvl w:val="0"/>
          <w:numId w:val="43"/>
        </w:numPr>
        <w:spacing w:after="160"/>
        <w:rPr>
          <w:del w:id="999" w:author="Won Do Lee [2]" w:date="2023-07-13T10:18:00Z"/>
        </w:rPr>
      </w:pPr>
      <w:del w:id="1000" w:author="Won Do Lee [2]" w:date="2023-07-13T10:18:00Z">
        <w:r w:rsidDel="00073B77">
          <w:delText>G4</w:delText>
        </w:r>
        <w:r w:rsidRPr="00005E6E" w:rsidDel="00073B77">
          <w:delText>: Share of households with more than three vehicles (0.64), self-employed workers (0.26), more than three bedrooms in the house (0.23), cumulative COVID-19 mortality rates before lockdown (0.20), and percentage Black Caribbean (0.19).</w:delText>
        </w:r>
      </w:del>
    </w:p>
    <w:p w14:paraId="6662E6D7" w14:textId="77777777" w:rsidR="00BD6353" w:rsidRPr="00005E6E" w:rsidRDefault="00BD6353" w:rsidP="000F3486"/>
    <w:p w14:paraId="50564B86" w14:textId="2B2F5224" w:rsidR="00073B77" w:rsidRPr="00005E6E" w:rsidRDefault="00265545" w:rsidP="000F3486">
      <w:pPr>
        <w:keepNext/>
      </w:pPr>
      <w:r>
        <w:rPr>
          <w:noProof/>
        </w:rPr>
        <w:lastRenderedPageBreak/>
        <w:drawing>
          <wp:inline distT="0" distB="0" distL="0" distR="0" wp14:anchorId="5EA892E5" wp14:editId="7ADA7E61">
            <wp:extent cx="5734050" cy="5734050"/>
            <wp:effectExtent l="0" t="0" r="0" b="0"/>
            <wp:docPr id="1405960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0EA6CB53" w:rsidR="00825DC4" w:rsidRPr="00005E6E" w:rsidRDefault="00DB30E5" w:rsidP="000F3486">
      <w:pPr>
        <w:pStyle w:val="Caption"/>
      </w:pPr>
      <w:bookmarkStart w:id="1001" w:name="_Ref81242261"/>
      <w:r w:rsidRPr="00005E6E">
        <w:t xml:space="preserve">Figure </w:t>
      </w:r>
      <w:fldSimple w:instr=" SEQ Figure \* ARABIC ">
        <w:r w:rsidR="00547E5C">
          <w:rPr>
            <w:noProof/>
          </w:rPr>
          <w:t>6</w:t>
        </w:r>
      </w:fldSimple>
      <w:bookmarkEnd w:id="1001"/>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5BAC905E" w14:textId="5EC5DB69" w:rsidR="00384C87" w:rsidRPr="00005E6E" w:rsidRDefault="00384C87" w:rsidP="000F3486">
      <w:pPr>
        <w:sectPr w:rsidR="00384C87" w:rsidRPr="00005E6E" w:rsidSect="00F3058A">
          <w:headerReference w:type="default" r:id="rId22"/>
          <w:type w:val="continuous"/>
          <w:pgSz w:w="11906" w:h="16838"/>
          <w:pgMar w:top="1701" w:right="1440" w:bottom="1440" w:left="1440" w:header="851" w:footer="992" w:gutter="0"/>
          <w:lnNumType w:countBy="1"/>
          <w:cols w:space="425"/>
          <w:docGrid w:linePitch="360"/>
        </w:sectPr>
      </w:pPr>
    </w:p>
    <w:p w14:paraId="5DECF12B" w14:textId="3AAEC74A" w:rsidR="00661E3D" w:rsidRDefault="00661E3D" w:rsidP="000F3486">
      <w:pPr>
        <w:pStyle w:val="Caption"/>
      </w:pPr>
      <w:bookmarkStart w:id="1002" w:name="_Ref65028141"/>
      <w:bookmarkStart w:id="1003" w:name="_Ref63169718"/>
      <w:r w:rsidRPr="00005E6E">
        <w:lastRenderedPageBreak/>
        <w:t xml:space="preserve">Table </w:t>
      </w:r>
      <w:r w:rsidR="00000000">
        <w:fldChar w:fldCharType="begin"/>
      </w:r>
      <w:r w:rsidR="00000000">
        <w:instrText xml:space="preserve"> SEQ Table \* ARABIC </w:instrText>
      </w:r>
      <w:r w:rsidR="00000000">
        <w:fldChar w:fldCharType="separate"/>
      </w:r>
      <w:r w:rsidR="00547E5C">
        <w:rPr>
          <w:noProof/>
        </w:rPr>
        <w:t>3</w:t>
      </w:r>
      <w:r w:rsidR="00000000">
        <w:rPr>
          <w:noProof/>
        </w:rPr>
        <w:fldChar w:fldCharType="end"/>
      </w:r>
      <w:bookmarkEnd w:id="1002"/>
      <w:r w:rsidRPr="00005E6E">
        <w:t xml:space="preserve">. Descriptive statistics of </w:t>
      </w:r>
      <w:r w:rsidR="006F4D48" w:rsidRPr="00005E6E">
        <w:t xml:space="preserve">socioeconomic </w:t>
      </w:r>
      <w:r w:rsidR="001E7E1F" w:rsidRPr="00005E6E">
        <w:t>status</w:t>
      </w:r>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6E6E33" w:rsidRPr="00A45805" w14:paraId="064695FF" w14:textId="77777777" w:rsidTr="00F7528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2B9D3478" w14:textId="77777777" w:rsidR="006E6E33" w:rsidRPr="00A45805" w:rsidRDefault="006E6E33" w:rsidP="00F75281">
            <w:pPr>
              <w:widowControl/>
              <w:wordWrap/>
              <w:autoSpaceDE/>
              <w:autoSpaceDN/>
              <w:rPr>
                <w:rFonts w:eastAsia="Times New Roman"/>
                <w:color w:val="000000"/>
              </w:rPr>
            </w:pPr>
            <w:bookmarkStart w:id="1004" w:name="_Hlk140136075"/>
            <w:r w:rsidRPr="00A45805">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48F29B50" w14:textId="77777777" w:rsidR="006E6E33" w:rsidRPr="00A45805" w:rsidRDefault="006E6E33" w:rsidP="00F75281">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A45805">
              <w:rPr>
                <w:rFonts w:eastAsia="Times New Roman"/>
                <w:color w:val="000000"/>
              </w:rPr>
              <w:t>Variable</w:t>
            </w:r>
          </w:p>
        </w:tc>
        <w:tc>
          <w:tcPr>
            <w:tcW w:w="1289" w:type="dxa"/>
            <w:tcBorders>
              <w:top w:val="single" w:sz="12" w:space="0" w:color="auto"/>
            </w:tcBorders>
            <w:shd w:val="clear" w:color="auto" w:fill="A5A5A5" w:themeFill="accent3"/>
            <w:noWrap/>
            <w:hideMark/>
          </w:tcPr>
          <w:p w14:paraId="1E3D1CFD"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G1</w:t>
            </w:r>
          </w:p>
        </w:tc>
        <w:tc>
          <w:tcPr>
            <w:tcW w:w="1290" w:type="dxa"/>
            <w:tcBorders>
              <w:top w:val="single" w:sz="12" w:space="0" w:color="auto"/>
            </w:tcBorders>
            <w:shd w:val="clear" w:color="auto" w:fill="A5A5A5" w:themeFill="accent3"/>
            <w:noWrap/>
            <w:hideMark/>
          </w:tcPr>
          <w:p w14:paraId="298DCFFB"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G2</w:t>
            </w:r>
          </w:p>
        </w:tc>
        <w:tc>
          <w:tcPr>
            <w:tcW w:w="1290" w:type="dxa"/>
            <w:tcBorders>
              <w:top w:val="single" w:sz="12" w:space="0" w:color="auto"/>
            </w:tcBorders>
            <w:shd w:val="clear" w:color="auto" w:fill="A5A5A5" w:themeFill="accent3"/>
            <w:noWrap/>
            <w:hideMark/>
          </w:tcPr>
          <w:p w14:paraId="4070A142"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G3</w:t>
            </w:r>
          </w:p>
        </w:tc>
        <w:tc>
          <w:tcPr>
            <w:tcW w:w="1290" w:type="dxa"/>
            <w:tcBorders>
              <w:top w:val="single" w:sz="12" w:space="0" w:color="auto"/>
              <w:right w:val="double" w:sz="4" w:space="0" w:color="auto"/>
            </w:tcBorders>
            <w:shd w:val="clear" w:color="auto" w:fill="A5A5A5" w:themeFill="accent3"/>
            <w:noWrap/>
            <w:hideMark/>
          </w:tcPr>
          <w:p w14:paraId="3BE728FC"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G4</w:t>
            </w:r>
          </w:p>
        </w:tc>
        <w:tc>
          <w:tcPr>
            <w:tcW w:w="1290" w:type="dxa"/>
            <w:tcBorders>
              <w:top w:val="single" w:sz="12" w:space="0" w:color="auto"/>
              <w:left w:val="double" w:sz="4" w:space="0" w:color="auto"/>
              <w:right w:val="nil"/>
            </w:tcBorders>
            <w:shd w:val="clear" w:color="auto" w:fill="A5A5A5" w:themeFill="accent3"/>
            <w:noWrap/>
            <w:hideMark/>
          </w:tcPr>
          <w:p w14:paraId="2E1C1461"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National level</w:t>
            </w:r>
          </w:p>
        </w:tc>
      </w:tr>
      <w:tr w:rsidR="006E6E33" w:rsidRPr="00A45805" w14:paraId="4CAA0E1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5CF5196C" w14:textId="77777777" w:rsidR="006E6E33" w:rsidRPr="00A45805" w:rsidRDefault="006E6E33" w:rsidP="00F75281">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41DD3082" w14:textId="77777777" w:rsidR="006E6E33" w:rsidRPr="00A45805"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D9AB0C2"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127BF1E6"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37FBBBDA"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4F6275FB"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0F550B95"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r>
      <w:tr w:rsidR="006E6E33" w:rsidRPr="00A45805" w14:paraId="5DD24C9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32EBAD0D" w14:textId="77777777" w:rsidR="006E6E33" w:rsidRPr="0042659C" w:rsidRDefault="006E6E33" w:rsidP="00F75281">
            <w:pPr>
              <w:widowControl/>
              <w:wordWrap/>
              <w:autoSpaceDE/>
              <w:autoSpaceDN/>
              <w:rPr>
                <w:rFonts w:eastAsia="Times New Roman"/>
                <w:b w:val="0"/>
                <w:bCs w:val="0"/>
                <w:color w:val="000000"/>
              </w:rPr>
            </w:pPr>
            <w:r w:rsidRPr="00C4121D">
              <w:rPr>
                <w:rFonts w:eastAsia="Times New Roman"/>
                <w:color w:val="000000"/>
              </w:rPr>
              <w:t>Socioeconomic</w:t>
            </w:r>
            <w:r w:rsidRPr="0042659C">
              <w:rPr>
                <w:rFonts w:eastAsia="Times New Roman"/>
                <w:b w:val="0"/>
                <w:bCs w:val="0"/>
                <w:color w:val="000000"/>
              </w:rPr>
              <w:t xml:space="preserve"> </w:t>
            </w:r>
          </w:p>
        </w:tc>
        <w:tc>
          <w:tcPr>
            <w:tcW w:w="1986" w:type="dxa"/>
            <w:vMerge w:val="restart"/>
            <w:tcBorders>
              <w:top w:val="single" w:sz="12" w:space="0" w:color="auto"/>
            </w:tcBorders>
            <w:noWrap/>
            <w:hideMark/>
          </w:tcPr>
          <w:p w14:paraId="165A88A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w:t>
            </w:r>
          </w:p>
          <w:p w14:paraId="2A38C8E8"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sz w:val="18"/>
                <w:szCs w:val="18"/>
              </w:rPr>
            </w:pPr>
          </w:p>
          <w:p w14:paraId="5F803124"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53EA0925"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546DACD4"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0E8C196F" w14:textId="77777777" w:rsidR="006E6E33" w:rsidRPr="00C4121D" w:rsidRDefault="006E6E33" w:rsidP="00F75281">
            <w:pPr>
              <w:ind w:firstLine="720"/>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2FB877B0"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sz w:val="18"/>
                <w:szCs w:val="18"/>
              </w:rPr>
            </w:pPr>
          </w:p>
        </w:tc>
        <w:tc>
          <w:tcPr>
            <w:tcW w:w="3548" w:type="dxa"/>
            <w:tcBorders>
              <w:top w:val="single" w:sz="12" w:space="0" w:color="auto"/>
            </w:tcBorders>
            <w:noWrap/>
            <w:hideMark/>
          </w:tcPr>
          <w:p w14:paraId="52D475E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households in lowest household </w:t>
            </w:r>
          </w:p>
          <w:p w14:paraId="3BBBE607"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tcBorders>
              <w:top w:val="single" w:sz="12" w:space="0" w:color="auto"/>
            </w:tcBorders>
            <w:noWrap/>
            <w:hideMark/>
          </w:tcPr>
          <w:p w14:paraId="32745C7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(0.02)</w:t>
            </w:r>
          </w:p>
        </w:tc>
        <w:tc>
          <w:tcPr>
            <w:tcW w:w="1290" w:type="dxa"/>
            <w:tcBorders>
              <w:top w:val="single" w:sz="12" w:space="0" w:color="auto"/>
            </w:tcBorders>
            <w:noWrap/>
            <w:hideMark/>
          </w:tcPr>
          <w:p w14:paraId="350CAE8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0.16 (0.02)</w:t>
            </w:r>
          </w:p>
        </w:tc>
        <w:tc>
          <w:tcPr>
            <w:tcW w:w="1290" w:type="dxa"/>
            <w:tcBorders>
              <w:top w:val="single" w:sz="12" w:space="0" w:color="auto"/>
            </w:tcBorders>
            <w:noWrap/>
            <w:hideMark/>
          </w:tcPr>
          <w:p w14:paraId="429054B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(0.02)</w:t>
            </w:r>
          </w:p>
        </w:tc>
        <w:tc>
          <w:tcPr>
            <w:tcW w:w="1290" w:type="dxa"/>
            <w:tcBorders>
              <w:top w:val="single" w:sz="12" w:space="0" w:color="auto"/>
              <w:right w:val="double" w:sz="4" w:space="0" w:color="auto"/>
            </w:tcBorders>
            <w:noWrap/>
            <w:hideMark/>
          </w:tcPr>
          <w:p w14:paraId="360E20D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0.19 (0.03)</w:t>
            </w:r>
          </w:p>
        </w:tc>
        <w:tc>
          <w:tcPr>
            <w:tcW w:w="1290" w:type="dxa"/>
            <w:tcBorders>
              <w:top w:val="single" w:sz="12" w:space="0" w:color="auto"/>
              <w:left w:val="double" w:sz="4" w:space="0" w:color="auto"/>
              <w:right w:val="nil"/>
            </w:tcBorders>
            <w:noWrap/>
            <w:hideMark/>
          </w:tcPr>
          <w:p w14:paraId="570E61F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0.17 (0.02)</w:t>
            </w:r>
          </w:p>
        </w:tc>
      </w:tr>
      <w:tr w:rsidR="006E6E33" w:rsidRPr="00A45805" w14:paraId="5777B3F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D0948B"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47DF7CFA"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63CA4C8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in median household</w:t>
            </w:r>
          </w:p>
          <w:p w14:paraId="62E78CD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noWrap/>
            <w:hideMark/>
          </w:tcPr>
          <w:p w14:paraId="6814241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0.21 (0.02)</w:t>
            </w:r>
          </w:p>
        </w:tc>
        <w:tc>
          <w:tcPr>
            <w:tcW w:w="1290" w:type="dxa"/>
            <w:noWrap/>
            <w:hideMark/>
          </w:tcPr>
          <w:p w14:paraId="67B8B74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0.22 (0.02)</w:t>
            </w:r>
          </w:p>
        </w:tc>
        <w:tc>
          <w:tcPr>
            <w:tcW w:w="1290" w:type="dxa"/>
            <w:noWrap/>
            <w:hideMark/>
          </w:tcPr>
          <w:p w14:paraId="345D135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(0.02)</w:t>
            </w:r>
          </w:p>
        </w:tc>
        <w:tc>
          <w:tcPr>
            <w:tcW w:w="1290" w:type="dxa"/>
            <w:tcBorders>
              <w:right w:val="double" w:sz="4" w:space="0" w:color="auto"/>
            </w:tcBorders>
            <w:noWrap/>
            <w:hideMark/>
          </w:tcPr>
          <w:p w14:paraId="71BBA89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0.22 (0.02)</w:t>
            </w:r>
          </w:p>
        </w:tc>
        <w:tc>
          <w:tcPr>
            <w:tcW w:w="1290" w:type="dxa"/>
            <w:tcBorders>
              <w:left w:val="double" w:sz="4" w:space="0" w:color="auto"/>
              <w:right w:val="nil"/>
            </w:tcBorders>
            <w:noWrap/>
            <w:hideMark/>
          </w:tcPr>
          <w:p w14:paraId="473F038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0.22 (0.02)</w:t>
            </w:r>
          </w:p>
        </w:tc>
      </w:tr>
      <w:tr w:rsidR="006E6E33" w:rsidRPr="00A45805" w14:paraId="0B9B33D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3F63EB"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8E904C3"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4E68973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households in top household </w:t>
            </w:r>
          </w:p>
          <w:p w14:paraId="1D7ED64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noWrap/>
            <w:hideMark/>
          </w:tcPr>
          <w:p w14:paraId="25F02B5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0.24 (0.07)</w:t>
            </w:r>
          </w:p>
        </w:tc>
        <w:tc>
          <w:tcPr>
            <w:tcW w:w="1290" w:type="dxa"/>
            <w:noWrap/>
            <w:hideMark/>
          </w:tcPr>
          <w:p w14:paraId="09BB09D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 xml:space="preserve">0.17 (0.05) </w:t>
            </w:r>
          </w:p>
        </w:tc>
        <w:tc>
          <w:tcPr>
            <w:tcW w:w="1290" w:type="dxa"/>
            <w:noWrap/>
            <w:hideMark/>
          </w:tcPr>
          <w:p w14:paraId="6774314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(0.05)</w:t>
            </w:r>
          </w:p>
        </w:tc>
        <w:tc>
          <w:tcPr>
            <w:tcW w:w="1290" w:type="dxa"/>
            <w:tcBorders>
              <w:right w:val="double" w:sz="4" w:space="0" w:color="auto"/>
            </w:tcBorders>
            <w:noWrap/>
            <w:hideMark/>
          </w:tcPr>
          <w:p w14:paraId="6F942E6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0.14 (0.04)</w:t>
            </w:r>
          </w:p>
        </w:tc>
        <w:tc>
          <w:tcPr>
            <w:tcW w:w="1290" w:type="dxa"/>
            <w:tcBorders>
              <w:left w:val="double" w:sz="4" w:space="0" w:color="auto"/>
              <w:right w:val="nil"/>
            </w:tcBorders>
            <w:noWrap/>
            <w:hideMark/>
          </w:tcPr>
          <w:p w14:paraId="22C5716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0.19 (0.07)</w:t>
            </w:r>
          </w:p>
        </w:tc>
      </w:tr>
      <w:tr w:rsidR="006E6E33" w:rsidRPr="00A45805" w14:paraId="5FBE979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C2068EA"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265C07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Education and skills</w:t>
            </w:r>
          </w:p>
        </w:tc>
        <w:tc>
          <w:tcPr>
            <w:tcW w:w="3548" w:type="dxa"/>
            <w:noWrap/>
            <w:hideMark/>
          </w:tcPr>
          <w:p w14:paraId="749628F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with no qualifications</w:t>
            </w:r>
          </w:p>
        </w:tc>
        <w:tc>
          <w:tcPr>
            <w:tcW w:w="1289" w:type="dxa"/>
            <w:noWrap/>
            <w:hideMark/>
          </w:tcPr>
          <w:p w14:paraId="3FAE765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(0.05)</w:t>
            </w:r>
          </w:p>
        </w:tc>
        <w:tc>
          <w:tcPr>
            <w:tcW w:w="1290" w:type="dxa"/>
            <w:noWrap/>
            <w:hideMark/>
          </w:tcPr>
          <w:p w14:paraId="22FF46D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0.21 (0.04)</w:t>
            </w:r>
          </w:p>
        </w:tc>
        <w:tc>
          <w:tcPr>
            <w:tcW w:w="1290" w:type="dxa"/>
            <w:noWrap/>
            <w:hideMark/>
          </w:tcPr>
          <w:p w14:paraId="364C9DE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0.24 (0.04)</w:t>
            </w:r>
          </w:p>
        </w:tc>
        <w:tc>
          <w:tcPr>
            <w:tcW w:w="1290" w:type="dxa"/>
            <w:tcBorders>
              <w:right w:val="double" w:sz="4" w:space="0" w:color="auto"/>
            </w:tcBorders>
            <w:noWrap/>
            <w:hideMark/>
          </w:tcPr>
          <w:p w14:paraId="3451DEC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0.25 (0.05)</w:t>
            </w:r>
          </w:p>
        </w:tc>
        <w:tc>
          <w:tcPr>
            <w:tcW w:w="1290" w:type="dxa"/>
            <w:tcBorders>
              <w:left w:val="double" w:sz="4" w:space="0" w:color="auto"/>
              <w:right w:val="nil"/>
            </w:tcBorders>
            <w:noWrap/>
            <w:hideMark/>
          </w:tcPr>
          <w:p w14:paraId="43DBBBC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0.22 (0.05)</w:t>
            </w:r>
          </w:p>
        </w:tc>
      </w:tr>
      <w:tr w:rsidR="006E6E33" w:rsidRPr="00A45805" w14:paraId="12987575"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C9F902"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38629F5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8694E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non-English speakers</w:t>
            </w:r>
          </w:p>
        </w:tc>
        <w:tc>
          <w:tcPr>
            <w:tcW w:w="1289" w:type="dxa"/>
            <w:noWrap/>
            <w:hideMark/>
          </w:tcPr>
          <w:p w14:paraId="580A6D4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0.11 (0.12)</w:t>
            </w:r>
          </w:p>
        </w:tc>
        <w:tc>
          <w:tcPr>
            <w:tcW w:w="1290" w:type="dxa"/>
            <w:noWrap/>
            <w:hideMark/>
          </w:tcPr>
          <w:p w14:paraId="230E379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0.07 (0.07)</w:t>
            </w:r>
          </w:p>
        </w:tc>
        <w:tc>
          <w:tcPr>
            <w:tcW w:w="1290" w:type="dxa"/>
            <w:noWrap/>
            <w:hideMark/>
          </w:tcPr>
          <w:p w14:paraId="7376B78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0.04 (0.04)</w:t>
            </w:r>
          </w:p>
        </w:tc>
        <w:tc>
          <w:tcPr>
            <w:tcW w:w="1290" w:type="dxa"/>
            <w:tcBorders>
              <w:right w:val="double" w:sz="4" w:space="0" w:color="auto"/>
            </w:tcBorders>
            <w:noWrap/>
            <w:hideMark/>
          </w:tcPr>
          <w:p w14:paraId="2C6B879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0.06 (0.05)</w:t>
            </w:r>
          </w:p>
        </w:tc>
        <w:tc>
          <w:tcPr>
            <w:tcW w:w="1290" w:type="dxa"/>
            <w:tcBorders>
              <w:left w:val="double" w:sz="4" w:space="0" w:color="auto"/>
              <w:right w:val="nil"/>
            </w:tcBorders>
            <w:noWrap/>
            <w:hideMark/>
          </w:tcPr>
          <w:p w14:paraId="343C91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0.06 (0.07)</w:t>
            </w:r>
          </w:p>
        </w:tc>
      </w:tr>
      <w:tr w:rsidR="006E6E33" w:rsidRPr="00A45805" w14:paraId="0BFDDA68"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DDED481"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88B523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Occupation</w:t>
            </w:r>
          </w:p>
        </w:tc>
        <w:tc>
          <w:tcPr>
            <w:tcW w:w="3548" w:type="dxa"/>
            <w:noWrap/>
            <w:hideMark/>
          </w:tcPr>
          <w:p w14:paraId="43DF1E9E"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AB </w:t>
            </w:r>
          </w:p>
          <w:p w14:paraId="61A6642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(upper middle class)</w:t>
            </w:r>
          </w:p>
        </w:tc>
        <w:tc>
          <w:tcPr>
            <w:tcW w:w="1289" w:type="dxa"/>
            <w:noWrap/>
            <w:hideMark/>
          </w:tcPr>
          <w:p w14:paraId="475DBE7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0.37 (0.07)</w:t>
            </w:r>
          </w:p>
        </w:tc>
        <w:tc>
          <w:tcPr>
            <w:tcW w:w="1290" w:type="dxa"/>
            <w:noWrap/>
            <w:hideMark/>
          </w:tcPr>
          <w:p w14:paraId="72614DF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0.35 (0.07)</w:t>
            </w:r>
          </w:p>
        </w:tc>
        <w:tc>
          <w:tcPr>
            <w:tcW w:w="1290" w:type="dxa"/>
            <w:noWrap/>
            <w:hideMark/>
          </w:tcPr>
          <w:p w14:paraId="19FA1D4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 (0.06)</w:t>
            </w:r>
          </w:p>
        </w:tc>
        <w:tc>
          <w:tcPr>
            <w:tcW w:w="1290" w:type="dxa"/>
            <w:tcBorders>
              <w:right w:val="double" w:sz="4" w:space="0" w:color="auto"/>
            </w:tcBorders>
            <w:noWrap/>
            <w:hideMark/>
          </w:tcPr>
          <w:p w14:paraId="2B413CE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0.27 (0.05)</w:t>
            </w:r>
          </w:p>
        </w:tc>
        <w:tc>
          <w:tcPr>
            <w:tcW w:w="1290" w:type="dxa"/>
            <w:tcBorders>
              <w:left w:val="double" w:sz="4" w:space="0" w:color="auto"/>
              <w:right w:val="nil"/>
            </w:tcBorders>
            <w:noWrap/>
            <w:hideMark/>
          </w:tcPr>
          <w:p w14:paraId="00CB22A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0.32 (0.07)</w:t>
            </w:r>
          </w:p>
        </w:tc>
      </w:tr>
      <w:tr w:rsidR="006E6E33" w:rsidRPr="00A45805" w14:paraId="5A74DEE2"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B08AEC"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23CE351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38D8BCF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Social Grade C1 </w:t>
            </w:r>
          </w:p>
          <w:p w14:paraId="6DD72C7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(lower middle class)</w:t>
            </w:r>
          </w:p>
        </w:tc>
        <w:tc>
          <w:tcPr>
            <w:tcW w:w="1289" w:type="dxa"/>
            <w:noWrap/>
            <w:hideMark/>
          </w:tcPr>
          <w:p w14:paraId="72D268D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(0.04)</w:t>
            </w:r>
          </w:p>
        </w:tc>
        <w:tc>
          <w:tcPr>
            <w:tcW w:w="1290" w:type="dxa"/>
            <w:noWrap/>
            <w:hideMark/>
          </w:tcPr>
          <w:p w14:paraId="0D0DBBA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0.24 (0.03)</w:t>
            </w:r>
          </w:p>
        </w:tc>
        <w:tc>
          <w:tcPr>
            <w:tcW w:w="1290" w:type="dxa"/>
            <w:noWrap/>
            <w:hideMark/>
          </w:tcPr>
          <w:p w14:paraId="62E3E5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(0.03)</w:t>
            </w:r>
          </w:p>
        </w:tc>
        <w:tc>
          <w:tcPr>
            <w:tcW w:w="1290" w:type="dxa"/>
            <w:tcBorders>
              <w:right w:val="double" w:sz="4" w:space="0" w:color="auto"/>
            </w:tcBorders>
            <w:noWrap/>
            <w:hideMark/>
          </w:tcPr>
          <w:p w14:paraId="5BDA146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0.21 (0.03)</w:t>
            </w:r>
          </w:p>
        </w:tc>
        <w:tc>
          <w:tcPr>
            <w:tcW w:w="1290" w:type="dxa"/>
            <w:tcBorders>
              <w:left w:val="double" w:sz="4" w:space="0" w:color="auto"/>
              <w:right w:val="nil"/>
            </w:tcBorders>
            <w:noWrap/>
            <w:hideMark/>
          </w:tcPr>
          <w:p w14:paraId="584E99F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0.23 (0.03)</w:t>
            </w:r>
          </w:p>
        </w:tc>
      </w:tr>
      <w:tr w:rsidR="006E6E33" w:rsidRPr="00A45805" w14:paraId="0D8A6EF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0977B9D"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5E6E0502"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3DC308CD"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C2 </w:t>
            </w:r>
          </w:p>
          <w:p w14:paraId="7E35699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(skilled working class)</w:t>
            </w:r>
          </w:p>
        </w:tc>
        <w:tc>
          <w:tcPr>
            <w:tcW w:w="1289" w:type="dxa"/>
            <w:noWrap/>
            <w:hideMark/>
          </w:tcPr>
          <w:p w14:paraId="62211D9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(0.05)</w:t>
            </w:r>
          </w:p>
        </w:tc>
        <w:tc>
          <w:tcPr>
            <w:tcW w:w="1290" w:type="dxa"/>
            <w:noWrap/>
            <w:hideMark/>
          </w:tcPr>
          <w:p w14:paraId="2B78682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 (0.04)</w:t>
            </w:r>
          </w:p>
        </w:tc>
        <w:tc>
          <w:tcPr>
            <w:tcW w:w="1290" w:type="dxa"/>
            <w:noWrap/>
            <w:hideMark/>
          </w:tcPr>
          <w:p w14:paraId="454021D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(0.03)</w:t>
            </w:r>
          </w:p>
        </w:tc>
        <w:tc>
          <w:tcPr>
            <w:tcW w:w="1290" w:type="dxa"/>
            <w:tcBorders>
              <w:right w:val="double" w:sz="4" w:space="0" w:color="auto"/>
            </w:tcBorders>
            <w:noWrap/>
            <w:hideMark/>
          </w:tcPr>
          <w:p w14:paraId="485E289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(0.03)</w:t>
            </w:r>
          </w:p>
        </w:tc>
        <w:tc>
          <w:tcPr>
            <w:tcW w:w="1290" w:type="dxa"/>
            <w:tcBorders>
              <w:left w:val="double" w:sz="4" w:space="0" w:color="auto"/>
              <w:right w:val="nil"/>
            </w:tcBorders>
            <w:noWrap/>
            <w:hideMark/>
          </w:tcPr>
          <w:p w14:paraId="5F48F92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0.21 (0.04)</w:t>
            </w:r>
          </w:p>
        </w:tc>
      </w:tr>
      <w:tr w:rsidR="006E6E33" w:rsidRPr="00A45805" w14:paraId="4BB58C8E"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2D08707"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4D8C3F9"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6AE31CA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DE </w:t>
            </w:r>
          </w:p>
          <w:p w14:paraId="25CEC31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(semi-skilled working class and non-working)</w:t>
            </w:r>
          </w:p>
        </w:tc>
        <w:tc>
          <w:tcPr>
            <w:tcW w:w="1289" w:type="dxa"/>
            <w:noWrap/>
            <w:hideMark/>
          </w:tcPr>
          <w:p w14:paraId="081EA7B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(0.04)</w:t>
            </w:r>
          </w:p>
        </w:tc>
        <w:tc>
          <w:tcPr>
            <w:tcW w:w="1290" w:type="dxa"/>
            <w:noWrap/>
            <w:hideMark/>
          </w:tcPr>
          <w:p w14:paraId="1B14DBF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(0.04)</w:t>
            </w:r>
          </w:p>
        </w:tc>
        <w:tc>
          <w:tcPr>
            <w:tcW w:w="1290" w:type="dxa"/>
            <w:noWrap/>
            <w:hideMark/>
          </w:tcPr>
          <w:p w14:paraId="0A476D5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0.16 (0.04)</w:t>
            </w:r>
          </w:p>
        </w:tc>
        <w:tc>
          <w:tcPr>
            <w:tcW w:w="1290" w:type="dxa"/>
            <w:tcBorders>
              <w:right w:val="double" w:sz="4" w:space="0" w:color="auto"/>
            </w:tcBorders>
            <w:noWrap/>
            <w:hideMark/>
          </w:tcPr>
          <w:p w14:paraId="7139AD6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(0.05)</w:t>
            </w:r>
          </w:p>
        </w:tc>
        <w:tc>
          <w:tcPr>
            <w:tcW w:w="1290" w:type="dxa"/>
            <w:tcBorders>
              <w:left w:val="double" w:sz="4" w:space="0" w:color="auto"/>
              <w:right w:val="nil"/>
            </w:tcBorders>
            <w:noWrap/>
            <w:hideMark/>
          </w:tcPr>
          <w:p w14:paraId="4CBEB86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0.16 (0.05)</w:t>
            </w:r>
          </w:p>
        </w:tc>
      </w:tr>
      <w:tr w:rsidR="006E6E33" w:rsidRPr="00A45805" w14:paraId="58248AB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EDDF975"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74B7B71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Housing type</w:t>
            </w:r>
          </w:p>
        </w:tc>
        <w:tc>
          <w:tcPr>
            <w:tcW w:w="3548" w:type="dxa"/>
            <w:noWrap/>
            <w:hideMark/>
          </w:tcPr>
          <w:p w14:paraId="46F914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social rented housing</w:t>
            </w:r>
          </w:p>
        </w:tc>
        <w:tc>
          <w:tcPr>
            <w:tcW w:w="1289" w:type="dxa"/>
            <w:noWrap/>
            <w:hideMark/>
          </w:tcPr>
          <w:p w14:paraId="5C8ABBF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(0.09)</w:t>
            </w:r>
          </w:p>
        </w:tc>
        <w:tc>
          <w:tcPr>
            <w:tcW w:w="1290" w:type="dxa"/>
            <w:noWrap/>
            <w:hideMark/>
          </w:tcPr>
          <w:p w14:paraId="515A79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(0.06)</w:t>
            </w:r>
          </w:p>
        </w:tc>
        <w:tc>
          <w:tcPr>
            <w:tcW w:w="1290" w:type="dxa"/>
            <w:noWrap/>
            <w:hideMark/>
          </w:tcPr>
          <w:p w14:paraId="16E5C4E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(0.05)</w:t>
            </w:r>
          </w:p>
        </w:tc>
        <w:tc>
          <w:tcPr>
            <w:tcW w:w="1290" w:type="dxa"/>
            <w:tcBorders>
              <w:right w:val="double" w:sz="4" w:space="0" w:color="auto"/>
            </w:tcBorders>
            <w:noWrap/>
            <w:hideMark/>
          </w:tcPr>
          <w:p w14:paraId="07BE8FB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(0.06)</w:t>
            </w:r>
          </w:p>
        </w:tc>
        <w:tc>
          <w:tcPr>
            <w:tcW w:w="1290" w:type="dxa"/>
            <w:tcBorders>
              <w:left w:val="double" w:sz="4" w:space="0" w:color="auto"/>
              <w:right w:val="nil"/>
            </w:tcBorders>
            <w:noWrap/>
            <w:hideMark/>
          </w:tcPr>
          <w:p w14:paraId="349BCD6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0.16 (0.06)</w:t>
            </w:r>
          </w:p>
        </w:tc>
      </w:tr>
      <w:tr w:rsidR="006E6E33" w:rsidRPr="00A45805" w14:paraId="29613D8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0CE975B5"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7355463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2973A54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dwellings with ≥3 bedrooms</w:t>
            </w:r>
          </w:p>
        </w:tc>
        <w:tc>
          <w:tcPr>
            <w:tcW w:w="1289" w:type="dxa"/>
            <w:tcBorders>
              <w:bottom w:val="single" w:sz="4" w:space="0" w:color="auto"/>
            </w:tcBorders>
            <w:noWrap/>
            <w:hideMark/>
          </w:tcPr>
          <w:p w14:paraId="5498E4B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0.56 (0.15)</w:t>
            </w:r>
          </w:p>
        </w:tc>
        <w:tc>
          <w:tcPr>
            <w:tcW w:w="1290" w:type="dxa"/>
            <w:tcBorders>
              <w:bottom w:val="single" w:sz="4" w:space="0" w:color="auto"/>
            </w:tcBorders>
            <w:noWrap/>
            <w:hideMark/>
          </w:tcPr>
          <w:p w14:paraId="088B42B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0.63 (0.07)</w:t>
            </w:r>
          </w:p>
        </w:tc>
        <w:tc>
          <w:tcPr>
            <w:tcW w:w="1290" w:type="dxa"/>
            <w:tcBorders>
              <w:bottom w:val="single" w:sz="4" w:space="0" w:color="auto"/>
            </w:tcBorders>
            <w:noWrap/>
            <w:hideMark/>
          </w:tcPr>
          <w:p w14:paraId="618AE7C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0.65 (0.06)</w:t>
            </w:r>
          </w:p>
        </w:tc>
        <w:tc>
          <w:tcPr>
            <w:tcW w:w="1290" w:type="dxa"/>
            <w:tcBorders>
              <w:bottom w:val="single" w:sz="4" w:space="0" w:color="auto"/>
              <w:right w:val="double" w:sz="4" w:space="0" w:color="auto"/>
            </w:tcBorders>
            <w:noWrap/>
            <w:hideMark/>
          </w:tcPr>
          <w:p w14:paraId="28E9B45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 (0.06)</w:t>
            </w:r>
          </w:p>
        </w:tc>
        <w:tc>
          <w:tcPr>
            <w:tcW w:w="1290" w:type="dxa"/>
            <w:tcBorders>
              <w:left w:val="double" w:sz="4" w:space="0" w:color="auto"/>
              <w:bottom w:val="single" w:sz="4" w:space="0" w:color="auto"/>
              <w:right w:val="nil"/>
            </w:tcBorders>
            <w:noWrap/>
            <w:hideMark/>
          </w:tcPr>
          <w:p w14:paraId="28B7AC7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0.62 (0.09)</w:t>
            </w:r>
          </w:p>
        </w:tc>
      </w:tr>
      <w:tr w:rsidR="006E6E33" w:rsidRPr="00A45805" w14:paraId="765D98B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1282697E"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Accessibility</w:t>
            </w:r>
          </w:p>
        </w:tc>
        <w:tc>
          <w:tcPr>
            <w:tcW w:w="1986" w:type="dxa"/>
            <w:tcBorders>
              <w:top w:val="single" w:sz="4" w:space="0" w:color="auto"/>
            </w:tcBorders>
            <w:noWrap/>
            <w:hideMark/>
          </w:tcPr>
          <w:p w14:paraId="3015CD82"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Residential density</w:t>
            </w:r>
          </w:p>
        </w:tc>
        <w:tc>
          <w:tcPr>
            <w:tcW w:w="3548" w:type="dxa"/>
            <w:tcBorders>
              <w:top w:val="single" w:sz="4" w:space="0" w:color="auto"/>
            </w:tcBorders>
            <w:noWrap/>
            <w:hideMark/>
          </w:tcPr>
          <w:p w14:paraId="4F79B9A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Resident population density </w:t>
            </w:r>
          </w:p>
          <w:p w14:paraId="0BD55707"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(1,000 inhabitants per km</w:t>
            </w:r>
            <w:r w:rsidRPr="00C4121D">
              <w:rPr>
                <w:rFonts w:eastAsia="Times New Roman"/>
                <w:b/>
                <w:bCs/>
                <w:color w:val="000000"/>
                <w:sz w:val="18"/>
                <w:szCs w:val="18"/>
                <w:vertAlign w:val="superscript"/>
              </w:rPr>
              <w:t>2</w:t>
            </w:r>
            <w:r w:rsidRPr="00C4121D">
              <w:rPr>
                <w:rFonts w:eastAsia="Times New Roman"/>
                <w:b/>
                <w:bCs/>
                <w:color w:val="000000"/>
                <w:sz w:val="18"/>
                <w:szCs w:val="18"/>
              </w:rPr>
              <w:t>)</w:t>
            </w:r>
          </w:p>
        </w:tc>
        <w:tc>
          <w:tcPr>
            <w:tcW w:w="1289" w:type="dxa"/>
            <w:tcBorders>
              <w:top w:val="single" w:sz="4" w:space="0" w:color="auto"/>
            </w:tcBorders>
            <w:noWrap/>
            <w:hideMark/>
          </w:tcPr>
          <w:p w14:paraId="127862F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(0.04)</w:t>
            </w:r>
          </w:p>
        </w:tc>
        <w:tc>
          <w:tcPr>
            <w:tcW w:w="1290" w:type="dxa"/>
            <w:tcBorders>
              <w:top w:val="single" w:sz="4" w:space="0" w:color="auto"/>
            </w:tcBorders>
            <w:noWrap/>
            <w:hideMark/>
          </w:tcPr>
          <w:p w14:paraId="2F7952C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tcBorders>
            <w:noWrap/>
            <w:hideMark/>
          </w:tcPr>
          <w:p w14:paraId="5C698D3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right w:val="double" w:sz="4" w:space="0" w:color="auto"/>
            </w:tcBorders>
            <w:noWrap/>
            <w:hideMark/>
          </w:tcPr>
          <w:p w14:paraId="585B203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left w:val="double" w:sz="4" w:space="0" w:color="auto"/>
              <w:right w:val="nil"/>
            </w:tcBorders>
            <w:noWrap/>
            <w:hideMark/>
          </w:tcPr>
          <w:p w14:paraId="3AEECDE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76E1806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FB88C1A"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5E3C9B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Car availability</w:t>
            </w:r>
          </w:p>
        </w:tc>
        <w:tc>
          <w:tcPr>
            <w:tcW w:w="3548" w:type="dxa"/>
            <w:noWrap/>
            <w:hideMark/>
          </w:tcPr>
          <w:p w14:paraId="6EBF411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households with 0 vehicle</w:t>
            </w:r>
          </w:p>
        </w:tc>
        <w:tc>
          <w:tcPr>
            <w:tcW w:w="1289" w:type="dxa"/>
            <w:noWrap/>
            <w:hideMark/>
          </w:tcPr>
          <w:p w14:paraId="3A30B24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0.28 (0.19)</w:t>
            </w:r>
          </w:p>
        </w:tc>
        <w:tc>
          <w:tcPr>
            <w:tcW w:w="1290" w:type="dxa"/>
            <w:noWrap/>
            <w:hideMark/>
          </w:tcPr>
          <w:p w14:paraId="7933F3C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(0.08)</w:t>
            </w:r>
          </w:p>
        </w:tc>
        <w:tc>
          <w:tcPr>
            <w:tcW w:w="1290" w:type="dxa"/>
            <w:noWrap/>
            <w:hideMark/>
          </w:tcPr>
          <w:p w14:paraId="591C1D0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0.21 (0.07)</w:t>
            </w:r>
          </w:p>
        </w:tc>
        <w:tc>
          <w:tcPr>
            <w:tcW w:w="1290" w:type="dxa"/>
            <w:tcBorders>
              <w:right w:val="double" w:sz="4" w:space="0" w:color="auto"/>
            </w:tcBorders>
            <w:noWrap/>
            <w:hideMark/>
          </w:tcPr>
          <w:p w14:paraId="269208E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0.27 (0.07)</w:t>
            </w:r>
          </w:p>
        </w:tc>
        <w:tc>
          <w:tcPr>
            <w:tcW w:w="1290" w:type="dxa"/>
            <w:tcBorders>
              <w:left w:val="double" w:sz="4" w:space="0" w:color="auto"/>
              <w:right w:val="nil"/>
            </w:tcBorders>
            <w:noWrap/>
            <w:hideMark/>
          </w:tcPr>
          <w:p w14:paraId="4B6B853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0.23 (0.11)</w:t>
            </w:r>
          </w:p>
        </w:tc>
      </w:tr>
      <w:tr w:rsidR="006E6E33" w:rsidRPr="00A45805" w14:paraId="765CF28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076321"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A72CAE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0DF82B8"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with 1 vehicle</w:t>
            </w:r>
          </w:p>
        </w:tc>
        <w:tc>
          <w:tcPr>
            <w:tcW w:w="1289" w:type="dxa"/>
            <w:noWrap/>
            <w:hideMark/>
          </w:tcPr>
          <w:p w14:paraId="29A6B58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 (0.04)</w:t>
            </w:r>
          </w:p>
        </w:tc>
        <w:tc>
          <w:tcPr>
            <w:tcW w:w="1290" w:type="dxa"/>
            <w:noWrap/>
            <w:hideMark/>
          </w:tcPr>
          <w:p w14:paraId="7B8E7FA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0.42 (0.03)</w:t>
            </w:r>
          </w:p>
        </w:tc>
        <w:tc>
          <w:tcPr>
            <w:tcW w:w="1290" w:type="dxa"/>
            <w:noWrap/>
            <w:hideMark/>
          </w:tcPr>
          <w:p w14:paraId="24C385A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0.42 (0.02)</w:t>
            </w:r>
          </w:p>
        </w:tc>
        <w:tc>
          <w:tcPr>
            <w:tcW w:w="1290" w:type="dxa"/>
            <w:tcBorders>
              <w:right w:val="double" w:sz="4" w:space="0" w:color="auto"/>
            </w:tcBorders>
            <w:noWrap/>
            <w:hideMark/>
          </w:tcPr>
          <w:p w14:paraId="7BEA3D3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0.44 (0.02)</w:t>
            </w:r>
          </w:p>
        </w:tc>
        <w:tc>
          <w:tcPr>
            <w:tcW w:w="1290" w:type="dxa"/>
            <w:tcBorders>
              <w:left w:val="double" w:sz="4" w:space="0" w:color="auto"/>
              <w:right w:val="nil"/>
            </w:tcBorders>
            <w:noWrap/>
            <w:hideMark/>
          </w:tcPr>
          <w:p w14:paraId="643C3F8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0.42 (0.03)</w:t>
            </w:r>
          </w:p>
        </w:tc>
      </w:tr>
      <w:tr w:rsidR="006E6E33" w:rsidRPr="00A45805" w14:paraId="4B937AE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6D12DDC"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01D944D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7329F83"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households with 2 vehicles</w:t>
            </w:r>
          </w:p>
        </w:tc>
        <w:tc>
          <w:tcPr>
            <w:tcW w:w="1289" w:type="dxa"/>
            <w:noWrap/>
            <w:hideMark/>
          </w:tcPr>
          <w:p w14:paraId="3C1E08E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0.24 (0.12)</w:t>
            </w:r>
          </w:p>
        </w:tc>
        <w:tc>
          <w:tcPr>
            <w:tcW w:w="1290" w:type="dxa"/>
            <w:noWrap/>
            <w:hideMark/>
          </w:tcPr>
          <w:p w14:paraId="674986F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0.29 (0.07)</w:t>
            </w:r>
          </w:p>
        </w:tc>
        <w:tc>
          <w:tcPr>
            <w:tcW w:w="1290" w:type="dxa"/>
            <w:noWrap/>
            <w:hideMark/>
          </w:tcPr>
          <w:p w14:paraId="0ACB8D9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0.28 (0.05)</w:t>
            </w:r>
          </w:p>
        </w:tc>
        <w:tc>
          <w:tcPr>
            <w:tcW w:w="1290" w:type="dxa"/>
            <w:tcBorders>
              <w:right w:val="double" w:sz="4" w:space="0" w:color="auto"/>
            </w:tcBorders>
            <w:noWrap/>
            <w:hideMark/>
          </w:tcPr>
          <w:p w14:paraId="3E03CE3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(0.05)</w:t>
            </w:r>
          </w:p>
        </w:tc>
        <w:tc>
          <w:tcPr>
            <w:tcW w:w="1290" w:type="dxa"/>
            <w:tcBorders>
              <w:left w:val="double" w:sz="4" w:space="0" w:color="auto"/>
              <w:right w:val="nil"/>
            </w:tcBorders>
            <w:noWrap/>
            <w:hideMark/>
          </w:tcPr>
          <w:p w14:paraId="330B178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0.27 (0.07)</w:t>
            </w:r>
          </w:p>
        </w:tc>
      </w:tr>
      <w:tr w:rsidR="006E6E33" w:rsidRPr="00A45805" w14:paraId="445A948B"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DFB5DA"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85071A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1248DB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with ≥3 vehicles</w:t>
            </w:r>
          </w:p>
        </w:tc>
        <w:tc>
          <w:tcPr>
            <w:tcW w:w="1289" w:type="dxa"/>
            <w:noWrap/>
            <w:hideMark/>
          </w:tcPr>
          <w:p w14:paraId="225ECB2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(0.02)</w:t>
            </w:r>
          </w:p>
        </w:tc>
        <w:tc>
          <w:tcPr>
            <w:tcW w:w="1290" w:type="dxa"/>
            <w:noWrap/>
            <w:hideMark/>
          </w:tcPr>
          <w:p w14:paraId="29A561A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(0.01)</w:t>
            </w:r>
          </w:p>
        </w:tc>
        <w:tc>
          <w:tcPr>
            <w:tcW w:w="1290" w:type="dxa"/>
            <w:noWrap/>
            <w:hideMark/>
          </w:tcPr>
          <w:p w14:paraId="48A10C0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(0.01)</w:t>
            </w:r>
          </w:p>
        </w:tc>
        <w:tc>
          <w:tcPr>
            <w:tcW w:w="1290" w:type="dxa"/>
            <w:tcBorders>
              <w:right w:val="double" w:sz="4" w:space="0" w:color="auto"/>
            </w:tcBorders>
            <w:noWrap/>
            <w:hideMark/>
          </w:tcPr>
          <w:p w14:paraId="65565A4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3CD14BE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0.02 (0.01)</w:t>
            </w:r>
          </w:p>
        </w:tc>
      </w:tr>
      <w:tr w:rsidR="006E6E33" w:rsidRPr="00A45805" w14:paraId="0DB200B2"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2018358"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hideMark/>
          </w:tcPr>
          <w:p w14:paraId="6F18A18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Clinical capacity and Allowed premises</w:t>
            </w:r>
          </w:p>
        </w:tc>
        <w:tc>
          <w:tcPr>
            <w:tcW w:w="3548" w:type="dxa"/>
            <w:noWrap/>
            <w:hideMark/>
          </w:tcPr>
          <w:p w14:paraId="1EFAB595"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Hospitals (per 1,000 inhabitants)</w:t>
            </w:r>
          </w:p>
        </w:tc>
        <w:tc>
          <w:tcPr>
            <w:tcW w:w="1289" w:type="dxa"/>
            <w:noWrap/>
            <w:hideMark/>
          </w:tcPr>
          <w:p w14:paraId="1314C55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0.33 (0.2)</w:t>
            </w:r>
          </w:p>
        </w:tc>
        <w:tc>
          <w:tcPr>
            <w:tcW w:w="1290" w:type="dxa"/>
            <w:noWrap/>
            <w:hideMark/>
          </w:tcPr>
          <w:p w14:paraId="1EE239A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0.27 (0.11)</w:t>
            </w:r>
          </w:p>
        </w:tc>
        <w:tc>
          <w:tcPr>
            <w:tcW w:w="1290" w:type="dxa"/>
            <w:noWrap/>
            <w:hideMark/>
          </w:tcPr>
          <w:p w14:paraId="67CB4A6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0.29 (0.16)</w:t>
            </w:r>
          </w:p>
        </w:tc>
        <w:tc>
          <w:tcPr>
            <w:tcW w:w="1290" w:type="dxa"/>
            <w:tcBorders>
              <w:right w:val="double" w:sz="4" w:space="0" w:color="auto"/>
            </w:tcBorders>
            <w:noWrap/>
            <w:hideMark/>
          </w:tcPr>
          <w:p w14:paraId="7CF175B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0.26 (0.15)</w:t>
            </w:r>
          </w:p>
        </w:tc>
        <w:tc>
          <w:tcPr>
            <w:tcW w:w="1290" w:type="dxa"/>
            <w:tcBorders>
              <w:left w:val="double" w:sz="4" w:space="0" w:color="auto"/>
              <w:right w:val="nil"/>
            </w:tcBorders>
            <w:noWrap/>
            <w:hideMark/>
          </w:tcPr>
          <w:p w14:paraId="563D6E0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0.28 (0.15)</w:t>
            </w:r>
          </w:p>
        </w:tc>
      </w:tr>
      <w:tr w:rsidR="006E6E33" w:rsidRPr="00A45805" w14:paraId="01267E38"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00D16876"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7CA1286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tcBorders>
              <w:bottom w:val="single" w:sz="4" w:space="0" w:color="auto"/>
            </w:tcBorders>
            <w:noWrap/>
            <w:hideMark/>
          </w:tcPr>
          <w:p w14:paraId="4D97870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Parks (per 1,000 inhabitants)</w:t>
            </w:r>
          </w:p>
        </w:tc>
        <w:tc>
          <w:tcPr>
            <w:tcW w:w="1289" w:type="dxa"/>
            <w:tcBorders>
              <w:bottom w:val="single" w:sz="4" w:space="0" w:color="auto"/>
            </w:tcBorders>
            <w:noWrap/>
            <w:hideMark/>
          </w:tcPr>
          <w:p w14:paraId="49230E5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25.5 (10.95)</w:t>
            </w:r>
          </w:p>
        </w:tc>
        <w:tc>
          <w:tcPr>
            <w:tcW w:w="1290" w:type="dxa"/>
            <w:tcBorders>
              <w:bottom w:val="single" w:sz="4" w:space="0" w:color="auto"/>
            </w:tcBorders>
            <w:noWrap/>
            <w:hideMark/>
          </w:tcPr>
          <w:p w14:paraId="60EA56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22.87 (10.32)</w:t>
            </w:r>
          </w:p>
        </w:tc>
        <w:tc>
          <w:tcPr>
            <w:tcW w:w="1290" w:type="dxa"/>
            <w:tcBorders>
              <w:bottom w:val="single" w:sz="4" w:space="0" w:color="auto"/>
            </w:tcBorders>
            <w:noWrap/>
            <w:hideMark/>
          </w:tcPr>
          <w:p w14:paraId="18F71C1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22.89 (11.82)</w:t>
            </w:r>
          </w:p>
        </w:tc>
        <w:tc>
          <w:tcPr>
            <w:tcW w:w="1290" w:type="dxa"/>
            <w:tcBorders>
              <w:bottom w:val="single" w:sz="4" w:space="0" w:color="auto"/>
              <w:right w:val="double" w:sz="4" w:space="0" w:color="auto"/>
            </w:tcBorders>
            <w:noWrap/>
            <w:hideMark/>
          </w:tcPr>
          <w:p w14:paraId="5AFE3C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21.61 (10.54)</w:t>
            </w:r>
          </w:p>
        </w:tc>
        <w:tc>
          <w:tcPr>
            <w:tcW w:w="1290" w:type="dxa"/>
            <w:tcBorders>
              <w:left w:val="double" w:sz="4" w:space="0" w:color="auto"/>
              <w:bottom w:val="single" w:sz="4" w:space="0" w:color="auto"/>
              <w:right w:val="nil"/>
            </w:tcBorders>
            <w:noWrap/>
            <w:hideMark/>
          </w:tcPr>
          <w:p w14:paraId="6655B5A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22.97 (10.98)</w:t>
            </w:r>
          </w:p>
        </w:tc>
      </w:tr>
      <w:tr w:rsidR="006E6E33" w:rsidRPr="00A45805" w14:paraId="10DF8681"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3CC4E6D0"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Activity commitment</w:t>
            </w:r>
          </w:p>
        </w:tc>
        <w:tc>
          <w:tcPr>
            <w:tcW w:w="1986" w:type="dxa"/>
            <w:vMerge w:val="restart"/>
            <w:tcBorders>
              <w:top w:val="single" w:sz="4" w:space="0" w:color="auto"/>
            </w:tcBorders>
            <w:noWrap/>
            <w:hideMark/>
          </w:tcPr>
          <w:p w14:paraId="68D7837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Economic activity</w:t>
            </w:r>
          </w:p>
        </w:tc>
        <w:tc>
          <w:tcPr>
            <w:tcW w:w="3548" w:type="dxa"/>
            <w:tcBorders>
              <w:top w:val="single" w:sz="4" w:space="0" w:color="auto"/>
            </w:tcBorders>
            <w:noWrap/>
            <w:hideMark/>
          </w:tcPr>
          <w:p w14:paraId="2EDA6F1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part-time workers</w:t>
            </w:r>
          </w:p>
          <w:p w14:paraId="0CE505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 the resident population aged 16-74</w:t>
            </w:r>
          </w:p>
        </w:tc>
        <w:tc>
          <w:tcPr>
            <w:tcW w:w="1289" w:type="dxa"/>
            <w:tcBorders>
              <w:top w:val="single" w:sz="4" w:space="0" w:color="auto"/>
            </w:tcBorders>
            <w:noWrap/>
            <w:hideMark/>
          </w:tcPr>
          <w:p w14:paraId="490722B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0.13 (0.03)</w:t>
            </w:r>
          </w:p>
        </w:tc>
        <w:tc>
          <w:tcPr>
            <w:tcW w:w="1290" w:type="dxa"/>
            <w:tcBorders>
              <w:top w:val="single" w:sz="4" w:space="0" w:color="auto"/>
            </w:tcBorders>
            <w:noWrap/>
            <w:hideMark/>
          </w:tcPr>
          <w:p w14:paraId="31CAD43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(0.01)</w:t>
            </w:r>
          </w:p>
        </w:tc>
        <w:tc>
          <w:tcPr>
            <w:tcW w:w="1290" w:type="dxa"/>
            <w:tcBorders>
              <w:top w:val="single" w:sz="4" w:space="0" w:color="auto"/>
            </w:tcBorders>
            <w:noWrap/>
            <w:hideMark/>
          </w:tcPr>
          <w:p w14:paraId="4D3C1BB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(0.01)</w:t>
            </w:r>
          </w:p>
        </w:tc>
        <w:tc>
          <w:tcPr>
            <w:tcW w:w="1290" w:type="dxa"/>
            <w:tcBorders>
              <w:top w:val="single" w:sz="4" w:space="0" w:color="auto"/>
              <w:right w:val="double" w:sz="4" w:space="0" w:color="auto"/>
            </w:tcBorders>
            <w:noWrap/>
            <w:hideMark/>
          </w:tcPr>
          <w:p w14:paraId="1601391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(0.01)</w:t>
            </w:r>
          </w:p>
        </w:tc>
        <w:tc>
          <w:tcPr>
            <w:tcW w:w="1290" w:type="dxa"/>
            <w:tcBorders>
              <w:top w:val="single" w:sz="4" w:space="0" w:color="auto"/>
              <w:left w:val="double" w:sz="4" w:space="0" w:color="auto"/>
              <w:right w:val="nil"/>
            </w:tcBorders>
            <w:noWrap/>
            <w:hideMark/>
          </w:tcPr>
          <w:p w14:paraId="47F804D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0.14 (0.02)</w:t>
            </w:r>
          </w:p>
        </w:tc>
      </w:tr>
      <w:tr w:rsidR="006E6E33" w:rsidRPr="00A45805" w14:paraId="62C514DC"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37ABC6"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74C5AB8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E519F9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full-time worker </w:t>
            </w:r>
          </w:p>
          <w:p w14:paraId="7C6496B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 the resident population aged 16-74</w:t>
            </w:r>
          </w:p>
        </w:tc>
        <w:tc>
          <w:tcPr>
            <w:tcW w:w="1289" w:type="dxa"/>
            <w:noWrap/>
            <w:hideMark/>
          </w:tcPr>
          <w:p w14:paraId="39F68DB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0.39 (0.04)</w:t>
            </w:r>
          </w:p>
        </w:tc>
        <w:tc>
          <w:tcPr>
            <w:tcW w:w="1290" w:type="dxa"/>
            <w:noWrap/>
            <w:hideMark/>
          </w:tcPr>
          <w:p w14:paraId="42A6CDE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0.4 (0.04)</w:t>
            </w:r>
          </w:p>
        </w:tc>
        <w:tc>
          <w:tcPr>
            <w:tcW w:w="1290" w:type="dxa"/>
            <w:noWrap/>
            <w:hideMark/>
          </w:tcPr>
          <w:p w14:paraId="143570B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0.39 (0.03)</w:t>
            </w:r>
          </w:p>
        </w:tc>
        <w:tc>
          <w:tcPr>
            <w:tcW w:w="1290" w:type="dxa"/>
            <w:tcBorders>
              <w:right w:val="double" w:sz="4" w:space="0" w:color="auto"/>
            </w:tcBorders>
            <w:noWrap/>
            <w:hideMark/>
          </w:tcPr>
          <w:p w14:paraId="6131912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0.38 (0.04)</w:t>
            </w:r>
          </w:p>
        </w:tc>
        <w:tc>
          <w:tcPr>
            <w:tcW w:w="1290" w:type="dxa"/>
            <w:tcBorders>
              <w:left w:val="double" w:sz="4" w:space="0" w:color="auto"/>
              <w:right w:val="nil"/>
            </w:tcBorders>
            <w:noWrap/>
            <w:hideMark/>
          </w:tcPr>
          <w:p w14:paraId="459AE80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0.39 (0.04)</w:t>
            </w:r>
          </w:p>
        </w:tc>
      </w:tr>
      <w:tr w:rsidR="006E6E33" w:rsidRPr="00A45805" w14:paraId="71353F1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DBE2978"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349A98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7BF86338"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self-employed workers</w:t>
            </w:r>
          </w:p>
          <w:p w14:paraId="030365B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 the resident population aged 16-74</w:t>
            </w:r>
          </w:p>
        </w:tc>
        <w:tc>
          <w:tcPr>
            <w:tcW w:w="1289" w:type="dxa"/>
            <w:tcBorders>
              <w:bottom w:val="single" w:sz="4" w:space="0" w:color="auto"/>
            </w:tcBorders>
            <w:noWrap/>
            <w:hideMark/>
          </w:tcPr>
          <w:p w14:paraId="3462CA0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0.13 (0.02)</w:t>
            </w:r>
          </w:p>
        </w:tc>
        <w:tc>
          <w:tcPr>
            <w:tcW w:w="1290" w:type="dxa"/>
            <w:tcBorders>
              <w:bottom w:val="single" w:sz="4" w:space="0" w:color="auto"/>
            </w:tcBorders>
            <w:noWrap/>
            <w:hideMark/>
          </w:tcPr>
          <w:p w14:paraId="4CECEAC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0.11 (0.02)</w:t>
            </w:r>
          </w:p>
        </w:tc>
        <w:tc>
          <w:tcPr>
            <w:tcW w:w="1290" w:type="dxa"/>
            <w:tcBorders>
              <w:bottom w:val="single" w:sz="4" w:space="0" w:color="auto"/>
            </w:tcBorders>
            <w:noWrap/>
            <w:hideMark/>
          </w:tcPr>
          <w:p w14:paraId="37F881C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 (0.02)</w:t>
            </w:r>
          </w:p>
        </w:tc>
        <w:tc>
          <w:tcPr>
            <w:tcW w:w="1290" w:type="dxa"/>
            <w:tcBorders>
              <w:bottom w:val="single" w:sz="4" w:space="0" w:color="auto"/>
              <w:right w:val="double" w:sz="4" w:space="0" w:color="auto"/>
            </w:tcBorders>
            <w:noWrap/>
            <w:hideMark/>
          </w:tcPr>
          <w:p w14:paraId="539892A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0.08 (0.02)</w:t>
            </w:r>
          </w:p>
        </w:tc>
        <w:tc>
          <w:tcPr>
            <w:tcW w:w="1290" w:type="dxa"/>
            <w:tcBorders>
              <w:left w:val="double" w:sz="4" w:space="0" w:color="auto"/>
              <w:bottom w:val="single" w:sz="4" w:space="0" w:color="auto"/>
              <w:right w:val="nil"/>
            </w:tcBorders>
            <w:noWrap/>
            <w:hideMark/>
          </w:tcPr>
          <w:p w14:paraId="1F3FE4B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 (0.03)</w:t>
            </w:r>
          </w:p>
        </w:tc>
      </w:tr>
      <w:tr w:rsidR="006E6E33" w:rsidRPr="00A45805" w14:paraId="6CC14D7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2C1C7DF" w14:textId="77777777" w:rsidR="006E6E33" w:rsidRPr="0042659C" w:rsidRDefault="006E6E33" w:rsidP="00F75281">
            <w:pPr>
              <w:widowControl/>
              <w:wordWrap/>
              <w:autoSpaceDE/>
              <w:autoSpaceDN/>
              <w:rPr>
                <w:rFonts w:eastAsia="Times New Roman"/>
                <w:b w:val="0"/>
                <w:bCs w:val="0"/>
                <w:color w:val="000000"/>
              </w:rPr>
            </w:pPr>
            <w:r w:rsidRPr="0042659C">
              <w:rPr>
                <w:rFonts w:eastAsia="Times New Roman"/>
                <w:b w:val="0"/>
                <w:bCs w:val="0"/>
                <w:color w:val="000000"/>
              </w:rPr>
              <w:t>Population Health</w:t>
            </w:r>
          </w:p>
        </w:tc>
        <w:tc>
          <w:tcPr>
            <w:tcW w:w="1986" w:type="dxa"/>
            <w:vMerge w:val="restart"/>
            <w:tcBorders>
              <w:top w:val="single" w:sz="4" w:space="0" w:color="auto"/>
            </w:tcBorders>
            <w:hideMark/>
          </w:tcPr>
          <w:p w14:paraId="7F1D752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General health status</w:t>
            </w:r>
          </w:p>
        </w:tc>
        <w:tc>
          <w:tcPr>
            <w:tcW w:w="3548" w:type="dxa"/>
            <w:tcBorders>
              <w:top w:val="single" w:sz="4" w:space="0" w:color="auto"/>
            </w:tcBorders>
            <w:noWrap/>
            <w:hideMark/>
          </w:tcPr>
          <w:p w14:paraId="28251DE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32F9301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0.83 (0.02)</w:t>
            </w:r>
          </w:p>
        </w:tc>
        <w:tc>
          <w:tcPr>
            <w:tcW w:w="1290" w:type="dxa"/>
            <w:tcBorders>
              <w:top w:val="single" w:sz="4" w:space="0" w:color="auto"/>
            </w:tcBorders>
            <w:noWrap/>
            <w:hideMark/>
          </w:tcPr>
          <w:p w14:paraId="1CB7926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0.83 (0.03)</w:t>
            </w:r>
          </w:p>
        </w:tc>
        <w:tc>
          <w:tcPr>
            <w:tcW w:w="1290" w:type="dxa"/>
            <w:tcBorders>
              <w:top w:val="single" w:sz="4" w:space="0" w:color="auto"/>
            </w:tcBorders>
            <w:noWrap/>
            <w:hideMark/>
          </w:tcPr>
          <w:p w14:paraId="4978CA1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0.81 (0.03)</w:t>
            </w:r>
          </w:p>
        </w:tc>
        <w:tc>
          <w:tcPr>
            <w:tcW w:w="1290" w:type="dxa"/>
            <w:tcBorders>
              <w:top w:val="single" w:sz="4" w:space="0" w:color="auto"/>
              <w:right w:val="double" w:sz="4" w:space="0" w:color="auto"/>
            </w:tcBorders>
            <w:noWrap/>
            <w:hideMark/>
          </w:tcPr>
          <w:p w14:paraId="39EDCF8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 (0.03)</w:t>
            </w:r>
          </w:p>
        </w:tc>
        <w:tc>
          <w:tcPr>
            <w:tcW w:w="1290" w:type="dxa"/>
            <w:tcBorders>
              <w:top w:val="single" w:sz="4" w:space="0" w:color="auto"/>
              <w:left w:val="double" w:sz="4" w:space="0" w:color="auto"/>
              <w:right w:val="nil"/>
            </w:tcBorders>
            <w:noWrap/>
            <w:hideMark/>
          </w:tcPr>
          <w:p w14:paraId="733FAC4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0.82 (0.03)</w:t>
            </w:r>
          </w:p>
        </w:tc>
      </w:tr>
      <w:tr w:rsidR="006E6E33" w:rsidRPr="00A45805" w14:paraId="1B98691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EC61CF5"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2151C28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8A0F25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population in fair health</w:t>
            </w:r>
          </w:p>
        </w:tc>
        <w:tc>
          <w:tcPr>
            <w:tcW w:w="1289" w:type="dxa"/>
            <w:noWrap/>
            <w:hideMark/>
          </w:tcPr>
          <w:p w14:paraId="317CBA2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0.12 (0.02)</w:t>
            </w:r>
          </w:p>
        </w:tc>
        <w:tc>
          <w:tcPr>
            <w:tcW w:w="1290" w:type="dxa"/>
            <w:noWrap/>
            <w:hideMark/>
          </w:tcPr>
          <w:p w14:paraId="18FE7B3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0.12 (0.02)</w:t>
            </w:r>
          </w:p>
        </w:tc>
        <w:tc>
          <w:tcPr>
            <w:tcW w:w="1290" w:type="dxa"/>
            <w:noWrap/>
            <w:hideMark/>
          </w:tcPr>
          <w:p w14:paraId="75CA531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(0.02)</w:t>
            </w:r>
          </w:p>
        </w:tc>
        <w:tc>
          <w:tcPr>
            <w:tcW w:w="1290" w:type="dxa"/>
            <w:tcBorders>
              <w:right w:val="double" w:sz="4" w:space="0" w:color="auto"/>
            </w:tcBorders>
            <w:noWrap/>
            <w:hideMark/>
          </w:tcPr>
          <w:p w14:paraId="6DE245D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(0.02)</w:t>
            </w:r>
          </w:p>
        </w:tc>
        <w:tc>
          <w:tcPr>
            <w:tcW w:w="1290" w:type="dxa"/>
            <w:tcBorders>
              <w:left w:val="double" w:sz="4" w:space="0" w:color="auto"/>
              <w:right w:val="nil"/>
            </w:tcBorders>
            <w:noWrap/>
            <w:hideMark/>
          </w:tcPr>
          <w:p w14:paraId="1C9F053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0.13 (0.02)</w:t>
            </w:r>
          </w:p>
        </w:tc>
      </w:tr>
      <w:tr w:rsidR="006E6E33" w:rsidRPr="00A45805" w14:paraId="07F5212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104B48E"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6C8F889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97732D6"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4CE627D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tcBorders>
            <w:noWrap/>
            <w:hideMark/>
          </w:tcPr>
          <w:p w14:paraId="3494273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tcBorders>
            <w:noWrap/>
            <w:hideMark/>
          </w:tcPr>
          <w:p w14:paraId="32B26D2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right w:val="double" w:sz="4" w:space="0" w:color="auto"/>
            </w:tcBorders>
            <w:noWrap/>
            <w:hideMark/>
          </w:tcPr>
          <w:p w14:paraId="021380F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0.06 (0.01)</w:t>
            </w:r>
          </w:p>
        </w:tc>
        <w:tc>
          <w:tcPr>
            <w:tcW w:w="1290" w:type="dxa"/>
            <w:tcBorders>
              <w:left w:val="double" w:sz="4" w:space="0" w:color="auto"/>
              <w:bottom w:val="single" w:sz="4" w:space="0" w:color="auto"/>
              <w:right w:val="nil"/>
            </w:tcBorders>
            <w:noWrap/>
            <w:hideMark/>
          </w:tcPr>
          <w:p w14:paraId="4148266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0.05 (0.01)</w:t>
            </w:r>
          </w:p>
        </w:tc>
      </w:tr>
      <w:tr w:rsidR="006E6E33" w:rsidRPr="00A45805" w14:paraId="78F3925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204707C"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 xml:space="preserve">Perceived risk of COVID-19 </w:t>
            </w:r>
          </w:p>
        </w:tc>
        <w:tc>
          <w:tcPr>
            <w:tcW w:w="1986" w:type="dxa"/>
            <w:tcBorders>
              <w:top w:val="single" w:sz="4" w:space="0" w:color="auto"/>
            </w:tcBorders>
            <w:noWrap/>
            <w:hideMark/>
          </w:tcPr>
          <w:p w14:paraId="5F5C3729"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Infection rates</w:t>
            </w:r>
          </w:p>
        </w:tc>
        <w:tc>
          <w:tcPr>
            <w:tcW w:w="3548" w:type="dxa"/>
            <w:tcBorders>
              <w:top w:val="single" w:sz="4" w:space="0" w:color="auto"/>
            </w:tcBorders>
            <w:noWrap/>
            <w:hideMark/>
          </w:tcPr>
          <w:p w14:paraId="6FBD123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Cumulative COVID-19 reported cases</w:t>
            </w:r>
          </w:p>
          <w:p w14:paraId="437168A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 100,000 population before lockdown</w:t>
            </w:r>
          </w:p>
        </w:tc>
        <w:tc>
          <w:tcPr>
            <w:tcW w:w="1289" w:type="dxa"/>
            <w:tcBorders>
              <w:top w:val="single" w:sz="4" w:space="0" w:color="auto"/>
            </w:tcBorders>
            <w:noWrap/>
            <w:hideMark/>
          </w:tcPr>
          <w:p w14:paraId="70C9AFC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24.6 (19.65)</w:t>
            </w:r>
          </w:p>
        </w:tc>
        <w:tc>
          <w:tcPr>
            <w:tcW w:w="1290" w:type="dxa"/>
            <w:tcBorders>
              <w:top w:val="single" w:sz="4" w:space="0" w:color="auto"/>
            </w:tcBorders>
            <w:noWrap/>
            <w:hideMark/>
          </w:tcPr>
          <w:p w14:paraId="046A4E7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15.72 (12.14)</w:t>
            </w:r>
          </w:p>
        </w:tc>
        <w:tc>
          <w:tcPr>
            <w:tcW w:w="1290" w:type="dxa"/>
            <w:tcBorders>
              <w:top w:val="single" w:sz="4" w:space="0" w:color="auto"/>
            </w:tcBorders>
            <w:noWrap/>
            <w:hideMark/>
          </w:tcPr>
          <w:p w14:paraId="7D5058B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11.29 (7.04)</w:t>
            </w:r>
          </w:p>
        </w:tc>
        <w:tc>
          <w:tcPr>
            <w:tcW w:w="1290" w:type="dxa"/>
            <w:tcBorders>
              <w:top w:val="single" w:sz="4" w:space="0" w:color="auto"/>
              <w:right w:val="double" w:sz="4" w:space="0" w:color="auto"/>
            </w:tcBorders>
            <w:noWrap/>
            <w:hideMark/>
          </w:tcPr>
          <w:p w14:paraId="0E68FEAA"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9.49 (8.57)</w:t>
            </w:r>
          </w:p>
        </w:tc>
        <w:tc>
          <w:tcPr>
            <w:tcW w:w="1290" w:type="dxa"/>
            <w:tcBorders>
              <w:top w:val="single" w:sz="4" w:space="0" w:color="auto"/>
              <w:left w:val="double" w:sz="4" w:space="0" w:color="auto"/>
              <w:right w:val="nil"/>
            </w:tcBorders>
            <w:noWrap/>
            <w:hideMark/>
          </w:tcPr>
          <w:p w14:paraId="6CFE75A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14.11 (12.40)</w:t>
            </w:r>
          </w:p>
        </w:tc>
      </w:tr>
      <w:tr w:rsidR="006E6E33" w:rsidRPr="00A45805" w14:paraId="3543583C"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3418FA3" w14:textId="77777777" w:rsidR="006E6E33" w:rsidRPr="00C4121D" w:rsidRDefault="006E6E33" w:rsidP="00F75281">
            <w:pPr>
              <w:widowControl/>
              <w:wordWrap/>
              <w:autoSpaceDE/>
              <w:autoSpaceDN/>
              <w:rPr>
                <w:rFonts w:eastAsia="Times New Roman"/>
                <w:color w:val="000000"/>
              </w:rPr>
            </w:pPr>
          </w:p>
        </w:tc>
        <w:tc>
          <w:tcPr>
            <w:tcW w:w="1986" w:type="dxa"/>
            <w:tcBorders>
              <w:bottom w:val="single" w:sz="4" w:space="0" w:color="auto"/>
            </w:tcBorders>
            <w:noWrap/>
            <w:hideMark/>
          </w:tcPr>
          <w:p w14:paraId="75302213"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Mortality rates</w:t>
            </w:r>
          </w:p>
        </w:tc>
        <w:tc>
          <w:tcPr>
            <w:tcW w:w="3548" w:type="dxa"/>
            <w:tcBorders>
              <w:bottom w:val="single" w:sz="4" w:space="0" w:color="auto"/>
            </w:tcBorders>
            <w:noWrap/>
            <w:hideMark/>
          </w:tcPr>
          <w:p w14:paraId="5298262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Cumulative COVID-19 reported deaths </w:t>
            </w:r>
          </w:p>
          <w:p w14:paraId="31FC1B0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 100,000 population before lockdown</w:t>
            </w:r>
          </w:p>
        </w:tc>
        <w:tc>
          <w:tcPr>
            <w:tcW w:w="1289" w:type="dxa"/>
            <w:tcBorders>
              <w:bottom w:val="single" w:sz="4" w:space="0" w:color="auto"/>
            </w:tcBorders>
            <w:noWrap/>
            <w:hideMark/>
          </w:tcPr>
          <w:p w14:paraId="2FA4CCB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1.83 (1.87)</w:t>
            </w:r>
          </w:p>
        </w:tc>
        <w:tc>
          <w:tcPr>
            <w:tcW w:w="1290" w:type="dxa"/>
            <w:tcBorders>
              <w:bottom w:val="single" w:sz="4" w:space="0" w:color="auto"/>
            </w:tcBorders>
            <w:noWrap/>
            <w:hideMark/>
          </w:tcPr>
          <w:p w14:paraId="604EF3D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1.25 (1.44)</w:t>
            </w:r>
          </w:p>
        </w:tc>
        <w:tc>
          <w:tcPr>
            <w:tcW w:w="1290" w:type="dxa"/>
            <w:tcBorders>
              <w:bottom w:val="single" w:sz="4" w:space="0" w:color="auto"/>
            </w:tcBorders>
            <w:noWrap/>
            <w:hideMark/>
          </w:tcPr>
          <w:p w14:paraId="4FECFA4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0.93 (1.26)</w:t>
            </w:r>
          </w:p>
        </w:tc>
        <w:tc>
          <w:tcPr>
            <w:tcW w:w="1290" w:type="dxa"/>
            <w:tcBorders>
              <w:bottom w:val="single" w:sz="4" w:space="0" w:color="auto"/>
              <w:right w:val="double" w:sz="4" w:space="0" w:color="auto"/>
            </w:tcBorders>
            <w:noWrap/>
            <w:hideMark/>
          </w:tcPr>
          <w:p w14:paraId="514B90E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0.61 (0.81)</w:t>
            </w:r>
          </w:p>
        </w:tc>
        <w:tc>
          <w:tcPr>
            <w:tcW w:w="1290" w:type="dxa"/>
            <w:tcBorders>
              <w:left w:val="double" w:sz="4" w:space="0" w:color="auto"/>
              <w:bottom w:val="single" w:sz="4" w:space="0" w:color="auto"/>
              <w:right w:val="nil"/>
            </w:tcBorders>
            <w:noWrap/>
            <w:hideMark/>
          </w:tcPr>
          <w:p w14:paraId="5B03A0F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1.08 (1.39)</w:t>
            </w:r>
          </w:p>
        </w:tc>
      </w:tr>
      <w:tr w:rsidR="006E6E33" w:rsidRPr="00A45805" w14:paraId="4C41401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739CBF39"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Ethnic composition</w:t>
            </w:r>
          </w:p>
        </w:tc>
        <w:tc>
          <w:tcPr>
            <w:tcW w:w="1986" w:type="dxa"/>
            <w:tcBorders>
              <w:top w:val="single" w:sz="4" w:space="0" w:color="auto"/>
            </w:tcBorders>
            <w:hideMark/>
          </w:tcPr>
          <w:p w14:paraId="5F60EE3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White</w:t>
            </w:r>
          </w:p>
        </w:tc>
        <w:tc>
          <w:tcPr>
            <w:tcW w:w="3548" w:type="dxa"/>
            <w:tcBorders>
              <w:top w:val="single" w:sz="4" w:space="0" w:color="auto"/>
            </w:tcBorders>
            <w:noWrap/>
            <w:hideMark/>
          </w:tcPr>
          <w:p w14:paraId="249F54E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Percentage of the residential population </w:t>
            </w:r>
          </w:p>
          <w:p w14:paraId="0F87E5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that identified as White British</w:t>
            </w:r>
          </w:p>
        </w:tc>
        <w:tc>
          <w:tcPr>
            <w:tcW w:w="1289" w:type="dxa"/>
            <w:tcBorders>
              <w:top w:val="single" w:sz="4" w:space="0" w:color="auto"/>
            </w:tcBorders>
            <w:noWrap/>
            <w:hideMark/>
          </w:tcPr>
          <w:p w14:paraId="6B7293D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0.82 (0.2)</w:t>
            </w:r>
          </w:p>
        </w:tc>
        <w:tc>
          <w:tcPr>
            <w:tcW w:w="1290" w:type="dxa"/>
            <w:tcBorders>
              <w:top w:val="single" w:sz="4" w:space="0" w:color="auto"/>
            </w:tcBorders>
            <w:noWrap/>
            <w:hideMark/>
          </w:tcPr>
          <w:p w14:paraId="259EF69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0.88 (0.14)</w:t>
            </w:r>
          </w:p>
        </w:tc>
        <w:tc>
          <w:tcPr>
            <w:tcW w:w="1290" w:type="dxa"/>
            <w:tcBorders>
              <w:top w:val="single" w:sz="4" w:space="0" w:color="auto"/>
            </w:tcBorders>
            <w:noWrap/>
            <w:hideMark/>
          </w:tcPr>
          <w:p w14:paraId="5E6734B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0.93 (0.08)</w:t>
            </w:r>
          </w:p>
        </w:tc>
        <w:tc>
          <w:tcPr>
            <w:tcW w:w="1290" w:type="dxa"/>
            <w:tcBorders>
              <w:top w:val="single" w:sz="4" w:space="0" w:color="auto"/>
              <w:right w:val="double" w:sz="4" w:space="0" w:color="auto"/>
            </w:tcBorders>
            <w:noWrap/>
            <w:hideMark/>
          </w:tcPr>
          <w:p w14:paraId="385DD78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0.9 (0.09)</w:t>
            </w:r>
          </w:p>
        </w:tc>
        <w:tc>
          <w:tcPr>
            <w:tcW w:w="1290" w:type="dxa"/>
            <w:tcBorders>
              <w:top w:val="single" w:sz="4" w:space="0" w:color="auto"/>
              <w:left w:val="double" w:sz="4" w:space="0" w:color="auto"/>
              <w:right w:val="nil"/>
            </w:tcBorders>
            <w:noWrap/>
            <w:hideMark/>
          </w:tcPr>
          <w:p w14:paraId="03220C5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0.89 (0.13)</w:t>
            </w:r>
          </w:p>
        </w:tc>
      </w:tr>
      <w:tr w:rsidR="006E6E33" w:rsidRPr="00A45805" w14:paraId="47FB4CBA"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E43EF25"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0F3A51E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Mixed/multiple groups</w:t>
            </w:r>
          </w:p>
        </w:tc>
        <w:tc>
          <w:tcPr>
            <w:tcW w:w="3548" w:type="dxa"/>
            <w:noWrap/>
            <w:hideMark/>
          </w:tcPr>
          <w:p w14:paraId="4B6507A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of Mixed (joint) and</w:t>
            </w:r>
          </w:p>
          <w:p w14:paraId="7DE43BE1"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Multiple ethnic groups</w:t>
            </w:r>
          </w:p>
        </w:tc>
        <w:tc>
          <w:tcPr>
            <w:tcW w:w="1289" w:type="dxa"/>
            <w:noWrap/>
            <w:hideMark/>
          </w:tcPr>
          <w:p w14:paraId="37DA243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0.03 (0.02)</w:t>
            </w:r>
          </w:p>
        </w:tc>
        <w:tc>
          <w:tcPr>
            <w:tcW w:w="1290" w:type="dxa"/>
            <w:noWrap/>
            <w:hideMark/>
          </w:tcPr>
          <w:p w14:paraId="46AD41F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(0.01)</w:t>
            </w:r>
          </w:p>
        </w:tc>
        <w:tc>
          <w:tcPr>
            <w:tcW w:w="1290" w:type="dxa"/>
            <w:noWrap/>
            <w:hideMark/>
          </w:tcPr>
          <w:p w14:paraId="7FC808E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right w:val="double" w:sz="4" w:space="0" w:color="auto"/>
            </w:tcBorders>
            <w:noWrap/>
            <w:hideMark/>
          </w:tcPr>
          <w:p w14:paraId="380A68E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(0.01)</w:t>
            </w:r>
          </w:p>
        </w:tc>
        <w:tc>
          <w:tcPr>
            <w:tcW w:w="1290" w:type="dxa"/>
            <w:tcBorders>
              <w:left w:val="double" w:sz="4" w:space="0" w:color="auto"/>
              <w:right w:val="nil"/>
            </w:tcBorders>
            <w:noWrap/>
            <w:hideMark/>
          </w:tcPr>
          <w:p w14:paraId="0267177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0.02 (0.01)</w:t>
            </w:r>
          </w:p>
        </w:tc>
      </w:tr>
      <w:tr w:rsidR="006E6E33" w:rsidRPr="00A45805" w14:paraId="0594E98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EBB4D06"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4286944E"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Indian</w:t>
            </w:r>
          </w:p>
        </w:tc>
        <w:tc>
          <w:tcPr>
            <w:tcW w:w="3548" w:type="dxa"/>
            <w:noWrap/>
            <w:hideMark/>
          </w:tcPr>
          <w:p w14:paraId="3FF445D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Indian</w:t>
            </w:r>
          </w:p>
        </w:tc>
        <w:tc>
          <w:tcPr>
            <w:tcW w:w="1289" w:type="dxa"/>
            <w:noWrap/>
            <w:hideMark/>
          </w:tcPr>
          <w:p w14:paraId="1928D46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0.03 (0.05)</w:t>
            </w:r>
          </w:p>
        </w:tc>
        <w:tc>
          <w:tcPr>
            <w:tcW w:w="1290" w:type="dxa"/>
            <w:noWrap/>
            <w:hideMark/>
          </w:tcPr>
          <w:p w14:paraId="4E683D5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noWrap/>
            <w:hideMark/>
          </w:tcPr>
          <w:p w14:paraId="100623F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(0.03)</w:t>
            </w:r>
          </w:p>
        </w:tc>
        <w:tc>
          <w:tcPr>
            <w:tcW w:w="1290" w:type="dxa"/>
            <w:tcBorders>
              <w:right w:val="double" w:sz="4" w:space="0" w:color="auto"/>
            </w:tcBorders>
            <w:noWrap/>
            <w:hideMark/>
          </w:tcPr>
          <w:p w14:paraId="569EDA7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tcBorders>
              <w:left w:val="double" w:sz="4" w:space="0" w:color="auto"/>
              <w:right w:val="nil"/>
            </w:tcBorders>
            <w:noWrap/>
            <w:hideMark/>
          </w:tcPr>
          <w:p w14:paraId="27305E0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0.02 (0.04)</w:t>
            </w:r>
          </w:p>
        </w:tc>
      </w:tr>
      <w:tr w:rsidR="006E6E33" w:rsidRPr="00A45805" w14:paraId="5A6C4E3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CCE7FA2"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5903432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Pakistani</w:t>
            </w:r>
          </w:p>
        </w:tc>
        <w:tc>
          <w:tcPr>
            <w:tcW w:w="3548" w:type="dxa"/>
            <w:noWrap/>
            <w:hideMark/>
          </w:tcPr>
          <w:p w14:paraId="6D348FE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Pakistani</w:t>
            </w:r>
          </w:p>
        </w:tc>
        <w:tc>
          <w:tcPr>
            <w:tcW w:w="1289" w:type="dxa"/>
            <w:noWrap/>
            <w:hideMark/>
          </w:tcPr>
          <w:p w14:paraId="14807A9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(0.02)</w:t>
            </w:r>
          </w:p>
        </w:tc>
        <w:tc>
          <w:tcPr>
            <w:tcW w:w="1290" w:type="dxa"/>
            <w:noWrap/>
            <w:hideMark/>
          </w:tcPr>
          <w:p w14:paraId="1FECA4C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(0.03)</w:t>
            </w:r>
          </w:p>
        </w:tc>
        <w:tc>
          <w:tcPr>
            <w:tcW w:w="1290" w:type="dxa"/>
            <w:noWrap/>
            <w:hideMark/>
          </w:tcPr>
          <w:p w14:paraId="547AA55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(0.03)</w:t>
            </w:r>
          </w:p>
        </w:tc>
        <w:tc>
          <w:tcPr>
            <w:tcW w:w="1290" w:type="dxa"/>
            <w:tcBorders>
              <w:right w:val="double" w:sz="4" w:space="0" w:color="auto"/>
            </w:tcBorders>
            <w:noWrap/>
            <w:hideMark/>
          </w:tcPr>
          <w:p w14:paraId="00269B4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tcBorders>
              <w:left w:val="double" w:sz="4" w:space="0" w:color="auto"/>
              <w:right w:val="nil"/>
            </w:tcBorders>
            <w:noWrap/>
            <w:hideMark/>
          </w:tcPr>
          <w:p w14:paraId="6420D3D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(0.03)</w:t>
            </w:r>
          </w:p>
        </w:tc>
      </w:tr>
      <w:tr w:rsidR="006E6E33" w:rsidRPr="00A45805" w14:paraId="2068BF0B"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800FA5C"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28914A4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Bangladeshi</w:t>
            </w:r>
          </w:p>
        </w:tc>
        <w:tc>
          <w:tcPr>
            <w:tcW w:w="3548" w:type="dxa"/>
            <w:noWrap/>
            <w:hideMark/>
          </w:tcPr>
          <w:p w14:paraId="68DA673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Bangladeshi</w:t>
            </w:r>
          </w:p>
        </w:tc>
        <w:tc>
          <w:tcPr>
            <w:tcW w:w="1289" w:type="dxa"/>
            <w:noWrap/>
            <w:hideMark/>
          </w:tcPr>
          <w:p w14:paraId="1DB7A83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(0.05)</w:t>
            </w:r>
          </w:p>
        </w:tc>
        <w:tc>
          <w:tcPr>
            <w:tcW w:w="1290" w:type="dxa"/>
            <w:noWrap/>
            <w:hideMark/>
          </w:tcPr>
          <w:p w14:paraId="29BE098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noWrap/>
            <w:hideMark/>
          </w:tcPr>
          <w:p w14:paraId="7A80199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right w:val="double" w:sz="4" w:space="0" w:color="auto"/>
            </w:tcBorders>
            <w:noWrap/>
            <w:hideMark/>
          </w:tcPr>
          <w:p w14:paraId="1F62B3B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left w:val="double" w:sz="4" w:space="0" w:color="auto"/>
              <w:right w:val="nil"/>
            </w:tcBorders>
            <w:noWrap/>
            <w:hideMark/>
          </w:tcPr>
          <w:p w14:paraId="289613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027AB7D6"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D75CB9B"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5B10E581"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Chinese</w:t>
            </w:r>
          </w:p>
        </w:tc>
        <w:tc>
          <w:tcPr>
            <w:tcW w:w="3548" w:type="dxa"/>
            <w:noWrap/>
            <w:hideMark/>
          </w:tcPr>
          <w:p w14:paraId="32416AC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Chinese</w:t>
            </w:r>
          </w:p>
        </w:tc>
        <w:tc>
          <w:tcPr>
            <w:tcW w:w="1289" w:type="dxa"/>
            <w:noWrap/>
            <w:hideMark/>
          </w:tcPr>
          <w:p w14:paraId="12AABAE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noWrap/>
            <w:hideMark/>
          </w:tcPr>
          <w:p w14:paraId="3AD1CD0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w:t>
            </w:r>
          </w:p>
        </w:tc>
        <w:tc>
          <w:tcPr>
            <w:tcW w:w="1290" w:type="dxa"/>
            <w:noWrap/>
            <w:hideMark/>
          </w:tcPr>
          <w:p w14:paraId="1DB318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 (0)</w:t>
            </w:r>
          </w:p>
        </w:tc>
        <w:tc>
          <w:tcPr>
            <w:tcW w:w="1290" w:type="dxa"/>
            <w:tcBorders>
              <w:right w:val="double" w:sz="4" w:space="0" w:color="auto"/>
            </w:tcBorders>
            <w:noWrap/>
            <w:hideMark/>
          </w:tcPr>
          <w:p w14:paraId="7AB15F4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left w:val="double" w:sz="4" w:space="0" w:color="auto"/>
              <w:right w:val="nil"/>
            </w:tcBorders>
            <w:noWrap/>
            <w:hideMark/>
          </w:tcPr>
          <w:p w14:paraId="01A06CC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(0.01)</w:t>
            </w:r>
          </w:p>
        </w:tc>
      </w:tr>
      <w:tr w:rsidR="006E6E33" w:rsidRPr="00A45805" w14:paraId="17FF137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8EB4B89"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35BD8DF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Other Asian</w:t>
            </w:r>
          </w:p>
        </w:tc>
        <w:tc>
          <w:tcPr>
            <w:tcW w:w="3548" w:type="dxa"/>
            <w:noWrap/>
            <w:hideMark/>
          </w:tcPr>
          <w:p w14:paraId="43FCEB8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Other Asian</w:t>
            </w:r>
          </w:p>
        </w:tc>
        <w:tc>
          <w:tcPr>
            <w:tcW w:w="1289" w:type="dxa"/>
            <w:noWrap/>
            <w:hideMark/>
          </w:tcPr>
          <w:p w14:paraId="58E4012A"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3E0D9CC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(0.02)</w:t>
            </w:r>
          </w:p>
        </w:tc>
        <w:tc>
          <w:tcPr>
            <w:tcW w:w="1290" w:type="dxa"/>
            <w:noWrap/>
            <w:hideMark/>
          </w:tcPr>
          <w:p w14:paraId="2B441CB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right w:val="double" w:sz="4" w:space="0" w:color="auto"/>
            </w:tcBorders>
            <w:noWrap/>
            <w:hideMark/>
          </w:tcPr>
          <w:p w14:paraId="6F0E689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16CED64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3F01245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F9ACCD8"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60B143A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African</w:t>
            </w:r>
          </w:p>
        </w:tc>
        <w:tc>
          <w:tcPr>
            <w:tcW w:w="3548" w:type="dxa"/>
            <w:noWrap/>
            <w:hideMark/>
          </w:tcPr>
          <w:p w14:paraId="0B7E091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Black African</w:t>
            </w:r>
          </w:p>
        </w:tc>
        <w:tc>
          <w:tcPr>
            <w:tcW w:w="1289" w:type="dxa"/>
            <w:noWrap/>
            <w:hideMark/>
          </w:tcPr>
          <w:p w14:paraId="7D2F3E2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(0.04)</w:t>
            </w:r>
          </w:p>
        </w:tc>
        <w:tc>
          <w:tcPr>
            <w:tcW w:w="1290" w:type="dxa"/>
            <w:noWrap/>
            <w:hideMark/>
          </w:tcPr>
          <w:p w14:paraId="18710C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43EB286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right w:val="double" w:sz="4" w:space="0" w:color="auto"/>
            </w:tcBorders>
            <w:noWrap/>
            <w:hideMark/>
          </w:tcPr>
          <w:p w14:paraId="2F7AC0A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133DA57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16B27891"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9DCD9BB"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18999B8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Caribbean</w:t>
            </w:r>
          </w:p>
        </w:tc>
        <w:tc>
          <w:tcPr>
            <w:tcW w:w="3548" w:type="dxa"/>
            <w:noWrap/>
            <w:hideMark/>
          </w:tcPr>
          <w:p w14:paraId="57F02D2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Black Caribbean</w:t>
            </w:r>
          </w:p>
        </w:tc>
        <w:tc>
          <w:tcPr>
            <w:tcW w:w="1289" w:type="dxa"/>
            <w:noWrap/>
            <w:hideMark/>
          </w:tcPr>
          <w:p w14:paraId="3402452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5624DF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(0.02)</w:t>
            </w:r>
          </w:p>
        </w:tc>
        <w:tc>
          <w:tcPr>
            <w:tcW w:w="1290" w:type="dxa"/>
            <w:noWrap/>
            <w:hideMark/>
          </w:tcPr>
          <w:p w14:paraId="5F910AF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right w:val="double" w:sz="4" w:space="0" w:color="auto"/>
            </w:tcBorders>
            <w:noWrap/>
            <w:hideMark/>
          </w:tcPr>
          <w:p w14:paraId="5A5FA4D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left w:val="double" w:sz="4" w:space="0" w:color="auto"/>
              <w:right w:val="nil"/>
            </w:tcBorders>
            <w:noWrap/>
            <w:hideMark/>
          </w:tcPr>
          <w:p w14:paraId="22439B8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5DB5D43E"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7C80314"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2F2AFD25"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Other Black</w:t>
            </w:r>
          </w:p>
        </w:tc>
        <w:tc>
          <w:tcPr>
            <w:tcW w:w="3548" w:type="dxa"/>
            <w:noWrap/>
            <w:hideMark/>
          </w:tcPr>
          <w:p w14:paraId="1F3E36F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Other Black</w:t>
            </w:r>
          </w:p>
        </w:tc>
        <w:tc>
          <w:tcPr>
            <w:tcW w:w="1289" w:type="dxa"/>
            <w:noWrap/>
            <w:hideMark/>
          </w:tcPr>
          <w:p w14:paraId="30CFFA0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noWrap/>
            <w:hideMark/>
          </w:tcPr>
          <w:p w14:paraId="35B8876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noWrap/>
            <w:hideMark/>
          </w:tcPr>
          <w:p w14:paraId="032F93F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w:t>
            </w:r>
          </w:p>
        </w:tc>
        <w:tc>
          <w:tcPr>
            <w:tcW w:w="1290" w:type="dxa"/>
            <w:tcBorders>
              <w:right w:val="double" w:sz="4" w:space="0" w:color="auto"/>
            </w:tcBorders>
            <w:noWrap/>
            <w:hideMark/>
          </w:tcPr>
          <w:p w14:paraId="534B8BB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w:t>
            </w:r>
          </w:p>
        </w:tc>
        <w:tc>
          <w:tcPr>
            <w:tcW w:w="1290" w:type="dxa"/>
            <w:tcBorders>
              <w:left w:val="double" w:sz="4" w:space="0" w:color="auto"/>
              <w:right w:val="nil"/>
            </w:tcBorders>
            <w:noWrap/>
            <w:hideMark/>
          </w:tcPr>
          <w:p w14:paraId="143C05C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 (0.01)</w:t>
            </w:r>
          </w:p>
        </w:tc>
      </w:tr>
      <w:tr w:rsidR="006E6E33" w:rsidRPr="00A45805" w14:paraId="63DA351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239C3687" w14:textId="77777777" w:rsidR="006E6E33" w:rsidRPr="0042659C" w:rsidRDefault="006E6E33" w:rsidP="00F75281">
            <w:pPr>
              <w:widowControl/>
              <w:wordWrap/>
              <w:autoSpaceDE/>
              <w:autoSpaceDN/>
              <w:rPr>
                <w:rFonts w:eastAsia="Times New Roman"/>
                <w:b w:val="0"/>
                <w:bCs w:val="0"/>
                <w:color w:val="000000"/>
              </w:rPr>
            </w:pPr>
          </w:p>
        </w:tc>
        <w:tc>
          <w:tcPr>
            <w:tcW w:w="1986" w:type="dxa"/>
            <w:tcBorders>
              <w:bottom w:val="single" w:sz="12" w:space="0" w:color="auto"/>
            </w:tcBorders>
            <w:hideMark/>
          </w:tcPr>
          <w:p w14:paraId="3AE4910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Other ethnic groups</w:t>
            </w:r>
          </w:p>
        </w:tc>
        <w:tc>
          <w:tcPr>
            <w:tcW w:w="3548" w:type="dxa"/>
            <w:tcBorders>
              <w:bottom w:val="single" w:sz="12" w:space="0" w:color="auto"/>
            </w:tcBorders>
            <w:noWrap/>
            <w:hideMark/>
          </w:tcPr>
          <w:p w14:paraId="6D9C143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of any other ethnic group</w:t>
            </w:r>
          </w:p>
        </w:tc>
        <w:tc>
          <w:tcPr>
            <w:tcW w:w="1289" w:type="dxa"/>
            <w:tcBorders>
              <w:bottom w:val="single" w:sz="12" w:space="0" w:color="auto"/>
            </w:tcBorders>
            <w:noWrap/>
            <w:hideMark/>
          </w:tcPr>
          <w:p w14:paraId="17C0E3B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(0.02)</w:t>
            </w:r>
          </w:p>
        </w:tc>
        <w:tc>
          <w:tcPr>
            <w:tcW w:w="1290" w:type="dxa"/>
            <w:tcBorders>
              <w:bottom w:val="single" w:sz="12" w:space="0" w:color="auto"/>
            </w:tcBorders>
            <w:noWrap/>
            <w:hideMark/>
          </w:tcPr>
          <w:p w14:paraId="5DEDAE7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bottom w:val="single" w:sz="12" w:space="0" w:color="auto"/>
            </w:tcBorders>
            <w:noWrap/>
            <w:hideMark/>
          </w:tcPr>
          <w:p w14:paraId="0249E44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 (0)</w:t>
            </w:r>
          </w:p>
        </w:tc>
        <w:tc>
          <w:tcPr>
            <w:tcW w:w="1290" w:type="dxa"/>
            <w:tcBorders>
              <w:bottom w:val="single" w:sz="12" w:space="0" w:color="auto"/>
              <w:right w:val="double" w:sz="4" w:space="0" w:color="auto"/>
            </w:tcBorders>
            <w:noWrap/>
            <w:hideMark/>
          </w:tcPr>
          <w:p w14:paraId="67C7D06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left w:val="double" w:sz="4" w:space="0" w:color="auto"/>
              <w:bottom w:val="single" w:sz="12" w:space="0" w:color="auto"/>
              <w:right w:val="nil"/>
            </w:tcBorders>
            <w:noWrap/>
            <w:hideMark/>
          </w:tcPr>
          <w:p w14:paraId="77932AB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(0.01)</w:t>
            </w:r>
          </w:p>
        </w:tc>
      </w:tr>
    </w:tbl>
    <w:bookmarkEnd w:id="1004"/>
    <w:p w14:paraId="671F1131" w14:textId="3184A87E" w:rsidR="00C5068C"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20132AA3" w14:textId="4D9B7AFB" w:rsidR="006E6E33" w:rsidRDefault="006E6E33" w:rsidP="006E6E33">
      <w:pPr>
        <w:pStyle w:val="Caption"/>
        <w:keepNext/>
      </w:pPr>
      <w:r w:rsidRPr="006E6E33">
        <w:lastRenderedPageBreak/>
        <w:t xml:space="preserve">Table </w:t>
      </w:r>
      <w:r w:rsidRPr="006E6E33">
        <w:fldChar w:fldCharType="begin"/>
      </w:r>
      <w:r w:rsidRPr="006E6E33">
        <w:instrText xml:space="preserve"> SEQ Table \* ARABIC </w:instrText>
      </w:r>
      <w:r w:rsidRPr="006E6E33">
        <w:fldChar w:fldCharType="separate"/>
      </w:r>
      <w:r w:rsidRPr="00F75281">
        <w:t>4</w:t>
      </w:r>
      <w:r w:rsidRPr="00F75281">
        <w:fldChar w:fldCharType="end"/>
      </w:r>
      <w:r w:rsidRPr="006E6E33">
        <w:t>. Estimated coefficients of explanatory variables to classify clusters.</w:t>
      </w:r>
    </w:p>
    <w:tbl>
      <w:tblPr>
        <w:tblStyle w:val="GridTable1Light"/>
        <w:tblW w:w="5000" w:type="pct"/>
        <w:tblLook w:val="04A0" w:firstRow="1" w:lastRow="0" w:firstColumn="1" w:lastColumn="0" w:noHBand="0" w:noVBand="1"/>
      </w:tblPr>
      <w:tblGrid>
        <w:gridCol w:w="2585"/>
        <w:gridCol w:w="2384"/>
        <w:gridCol w:w="6167"/>
        <w:gridCol w:w="709"/>
        <w:gridCol w:w="709"/>
        <w:gridCol w:w="709"/>
        <w:gridCol w:w="695"/>
      </w:tblGrid>
      <w:tr w:rsidR="006E6E33" w:rsidRPr="006E6E33" w14:paraId="11BC0D1B" w14:textId="77777777" w:rsidTr="006E6E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79" w:type="pct"/>
            <w:gridSpan w:val="2"/>
            <w:tcBorders>
              <w:top w:val="single" w:sz="12" w:space="0" w:color="auto"/>
              <w:left w:val="nil"/>
              <w:bottom w:val="single" w:sz="12" w:space="0" w:color="auto"/>
            </w:tcBorders>
            <w:shd w:val="clear" w:color="auto" w:fill="A5A5A5" w:themeFill="accent3"/>
            <w:noWrap/>
            <w:hideMark/>
          </w:tcPr>
          <w:p w14:paraId="7946C5C5" w14:textId="77777777" w:rsidR="006E6E33" w:rsidRPr="006E6E33" w:rsidRDefault="006E6E33" w:rsidP="00F75281">
            <w:pPr>
              <w:jc w:val="center"/>
              <w:rPr>
                <w:b/>
                <w:bCs/>
                <w:sz w:val="18"/>
                <w:szCs w:val="18"/>
              </w:rPr>
            </w:pPr>
            <w:r w:rsidRPr="006E6E33">
              <w:rPr>
                <w:b/>
                <w:bCs/>
                <w:sz w:val="18"/>
                <w:szCs w:val="18"/>
              </w:rPr>
              <w:t>Domains</w:t>
            </w:r>
          </w:p>
        </w:tc>
        <w:tc>
          <w:tcPr>
            <w:tcW w:w="2209" w:type="pct"/>
            <w:tcBorders>
              <w:top w:val="single" w:sz="12" w:space="0" w:color="auto"/>
              <w:bottom w:val="single" w:sz="12" w:space="0" w:color="auto"/>
            </w:tcBorders>
            <w:shd w:val="clear" w:color="auto" w:fill="A5A5A5" w:themeFill="accent3"/>
            <w:noWrap/>
            <w:hideMark/>
          </w:tcPr>
          <w:p w14:paraId="2B1E0CE1"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Variable</w:t>
            </w:r>
          </w:p>
        </w:tc>
        <w:tc>
          <w:tcPr>
            <w:tcW w:w="254" w:type="pct"/>
            <w:tcBorders>
              <w:top w:val="single" w:sz="12" w:space="0" w:color="auto"/>
              <w:bottom w:val="single" w:sz="12" w:space="0" w:color="auto"/>
            </w:tcBorders>
            <w:shd w:val="clear" w:color="auto" w:fill="A5A5A5" w:themeFill="accent3"/>
            <w:noWrap/>
            <w:hideMark/>
          </w:tcPr>
          <w:p w14:paraId="3AE0E663"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G1</w:t>
            </w:r>
          </w:p>
        </w:tc>
        <w:tc>
          <w:tcPr>
            <w:tcW w:w="254" w:type="pct"/>
            <w:tcBorders>
              <w:top w:val="single" w:sz="12" w:space="0" w:color="auto"/>
              <w:bottom w:val="single" w:sz="12" w:space="0" w:color="auto"/>
            </w:tcBorders>
            <w:shd w:val="clear" w:color="auto" w:fill="A5A5A5" w:themeFill="accent3"/>
            <w:noWrap/>
            <w:hideMark/>
          </w:tcPr>
          <w:p w14:paraId="60F324DA"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G2</w:t>
            </w:r>
          </w:p>
        </w:tc>
        <w:tc>
          <w:tcPr>
            <w:tcW w:w="254" w:type="pct"/>
            <w:tcBorders>
              <w:top w:val="single" w:sz="12" w:space="0" w:color="auto"/>
              <w:bottom w:val="single" w:sz="12" w:space="0" w:color="auto"/>
            </w:tcBorders>
            <w:shd w:val="clear" w:color="auto" w:fill="A5A5A5" w:themeFill="accent3"/>
            <w:noWrap/>
            <w:hideMark/>
          </w:tcPr>
          <w:p w14:paraId="6AD9A492"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G3</w:t>
            </w:r>
          </w:p>
        </w:tc>
        <w:tc>
          <w:tcPr>
            <w:tcW w:w="250" w:type="pct"/>
            <w:tcBorders>
              <w:top w:val="single" w:sz="12" w:space="0" w:color="auto"/>
              <w:bottom w:val="single" w:sz="12" w:space="0" w:color="auto"/>
              <w:right w:val="nil"/>
            </w:tcBorders>
            <w:shd w:val="clear" w:color="auto" w:fill="A5A5A5" w:themeFill="accent3"/>
            <w:noWrap/>
            <w:hideMark/>
          </w:tcPr>
          <w:p w14:paraId="3A8B6C07"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G4</w:t>
            </w:r>
          </w:p>
        </w:tc>
      </w:tr>
      <w:tr w:rsidR="006E6E33" w:rsidRPr="006E6E33" w14:paraId="3053282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top w:val="single" w:sz="12" w:space="0" w:color="auto"/>
              <w:left w:val="nil"/>
            </w:tcBorders>
            <w:noWrap/>
            <w:hideMark/>
          </w:tcPr>
          <w:p w14:paraId="764F8000" w14:textId="77777777" w:rsidR="006E6E33" w:rsidRPr="006E6E33" w:rsidRDefault="006E6E33" w:rsidP="00F75281">
            <w:pPr>
              <w:rPr>
                <w:sz w:val="18"/>
                <w:szCs w:val="18"/>
              </w:rPr>
            </w:pPr>
            <w:r w:rsidRPr="006E6E33">
              <w:rPr>
                <w:sz w:val="18"/>
                <w:szCs w:val="18"/>
              </w:rPr>
              <w:t>Constant</w:t>
            </w:r>
          </w:p>
        </w:tc>
        <w:tc>
          <w:tcPr>
            <w:tcW w:w="254" w:type="pct"/>
            <w:tcBorders>
              <w:top w:val="single" w:sz="12" w:space="0" w:color="auto"/>
            </w:tcBorders>
            <w:noWrap/>
            <w:vAlign w:val="center"/>
            <w:hideMark/>
          </w:tcPr>
          <w:p w14:paraId="62EE6C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-0.597</w:t>
            </w:r>
          </w:p>
        </w:tc>
        <w:tc>
          <w:tcPr>
            <w:tcW w:w="254" w:type="pct"/>
            <w:tcBorders>
              <w:top w:val="single" w:sz="12" w:space="0" w:color="auto"/>
            </w:tcBorders>
            <w:noWrap/>
            <w:vAlign w:val="center"/>
            <w:hideMark/>
          </w:tcPr>
          <w:p w14:paraId="6FD37E0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0.518</w:t>
            </w:r>
          </w:p>
        </w:tc>
        <w:tc>
          <w:tcPr>
            <w:tcW w:w="254" w:type="pct"/>
            <w:tcBorders>
              <w:top w:val="single" w:sz="12" w:space="0" w:color="auto"/>
            </w:tcBorders>
            <w:noWrap/>
            <w:vAlign w:val="center"/>
            <w:hideMark/>
          </w:tcPr>
          <w:p w14:paraId="1F95C1C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0.628</w:t>
            </w:r>
          </w:p>
        </w:tc>
        <w:tc>
          <w:tcPr>
            <w:tcW w:w="250" w:type="pct"/>
            <w:tcBorders>
              <w:top w:val="single" w:sz="12" w:space="0" w:color="auto"/>
              <w:right w:val="nil"/>
            </w:tcBorders>
            <w:noWrap/>
            <w:vAlign w:val="center"/>
            <w:hideMark/>
          </w:tcPr>
          <w:p w14:paraId="4F37F23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-0.549</w:t>
            </w:r>
          </w:p>
        </w:tc>
      </w:tr>
      <w:tr w:rsidR="006E6E33" w:rsidRPr="006E6E33" w14:paraId="7C248AC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01383EA8" w14:textId="77777777" w:rsidR="006E6E33" w:rsidRPr="006E6E33" w:rsidRDefault="006E6E33" w:rsidP="00F75281">
            <w:pPr>
              <w:rPr>
                <w:b w:val="0"/>
                <w:bCs w:val="0"/>
                <w:sz w:val="18"/>
                <w:szCs w:val="18"/>
              </w:rPr>
            </w:pPr>
            <w:r w:rsidRPr="006E6E33">
              <w:rPr>
                <w:b w:val="0"/>
                <w:bCs w:val="0"/>
                <w:sz w:val="18"/>
                <w:szCs w:val="18"/>
              </w:rPr>
              <w:t>Regions in England</w:t>
            </w:r>
          </w:p>
        </w:tc>
        <w:tc>
          <w:tcPr>
            <w:tcW w:w="3063" w:type="pct"/>
            <w:gridSpan w:val="2"/>
            <w:noWrap/>
            <w:hideMark/>
          </w:tcPr>
          <w:p w14:paraId="65C8686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North East</w:t>
            </w:r>
          </w:p>
        </w:tc>
        <w:tc>
          <w:tcPr>
            <w:tcW w:w="254" w:type="pct"/>
            <w:noWrap/>
            <w:vAlign w:val="center"/>
            <w:hideMark/>
          </w:tcPr>
          <w:p w14:paraId="545937A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DB965A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C7E6D6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0.439</w:t>
            </w:r>
          </w:p>
        </w:tc>
        <w:tc>
          <w:tcPr>
            <w:tcW w:w="250" w:type="pct"/>
            <w:tcBorders>
              <w:right w:val="nil"/>
            </w:tcBorders>
            <w:noWrap/>
            <w:vAlign w:val="center"/>
            <w:hideMark/>
          </w:tcPr>
          <w:p w14:paraId="29389E7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0004A6CE"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0ECFA0B" w14:textId="77777777" w:rsidR="006E6E33" w:rsidRPr="006E6E33" w:rsidRDefault="006E6E33" w:rsidP="00F75281">
            <w:pPr>
              <w:rPr>
                <w:sz w:val="18"/>
                <w:szCs w:val="18"/>
              </w:rPr>
            </w:pPr>
          </w:p>
        </w:tc>
        <w:tc>
          <w:tcPr>
            <w:tcW w:w="3063" w:type="pct"/>
            <w:gridSpan w:val="2"/>
            <w:noWrap/>
            <w:hideMark/>
          </w:tcPr>
          <w:p w14:paraId="3E41345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Yorkshire and the Humber</w:t>
            </w:r>
          </w:p>
        </w:tc>
        <w:tc>
          <w:tcPr>
            <w:tcW w:w="254" w:type="pct"/>
            <w:noWrap/>
            <w:vAlign w:val="center"/>
            <w:hideMark/>
          </w:tcPr>
          <w:p w14:paraId="6680C35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4D3D2F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-0.072</w:t>
            </w:r>
          </w:p>
        </w:tc>
        <w:tc>
          <w:tcPr>
            <w:tcW w:w="254" w:type="pct"/>
            <w:noWrap/>
            <w:vAlign w:val="center"/>
            <w:hideMark/>
          </w:tcPr>
          <w:p w14:paraId="7D5194E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3DC9C12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1.665</w:t>
            </w:r>
          </w:p>
        </w:tc>
      </w:tr>
      <w:tr w:rsidR="006E6E33" w:rsidRPr="006E6E33" w14:paraId="14B6CC6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D7FDCF0" w14:textId="77777777" w:rsidR="006E6E33" w:rsidRPr="006E6E33" w:rsidRDefault="006E6E33" w:rsidP="00F75281">
            <w:pPr>
              <w:rPr>
                <w:b w:val="0"/>
                <w:bCs w:val="0"/>
                <w:sz w:val="18"/>
                <w:szCs w:val="18"/>
              </w:rPr>
            </w:pPr>
          </w:p>
        </w:tc>
        <w:tc>
          <w:tcPr>
            <w:tcW w:w="3063" w:type="pct"/>
            <w:gridSpan w:val="2"/>
            <w:noWrap/>
            <w:hideMark/>
          </w:tcPr>
          <w:p w14:paraId="3D4BD48E"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East Midlands</w:t>
            </w:r>
          </w:p>
        </w:tc>
        <w:tc>
          <w:tcPr>
            <w:tcW w:w="254" w:type="pct"/>
            <w:noWrap/>
            <w:vAlign w:val="center"/>
            <w:hideMark/>
          </w:tcPr>
          <w:p w14:paraId="21262C7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5084CC1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1974A2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40591C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0.356</w:t>
            </w:r>
          </w:p>
        </w:tc>
      </w:tr>
      <w:tr w:rsidR="006E6E33" w:rsidRPr="006E6E33" w14:paraId="4661DB3B"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3CB3832" w14:textId="77777777" w:rsidR="006E6E33" w:rsidRPr="006E6E33" w:rsidRDefault="006E6E33" w:rsidP="00F75281">
            <w:pPr>
              <w:rPr>
                <w:b w:val="0"/>
                <w:bCs w:val="0"/>
                <w:sz w:val="18"/>
                <w:szCs w:val="18"/>
              </w:rPr>
            </w:pPr>
          </w:p>
        </w:tc>
        <w:tc>
          <w:tcPr>
            <w:tcW w:w="3063" w:type="pct"/>
            <w:gridSpan w:val="2"/>
            <w:noWrap/>
            <w:hideMark/>
          </w:tcPr>
          <w:p w14:paraId="6637AE4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West Midlands</w:t>
            </w:r>
          </w:p>
        </w:tc>
        <w:tc>
          <w:tcPr>
            <w:tcW w:w="254" w:type="pct"/>
            <w:noWrap/>
            <w:vAlign w:val="center"/>
            <w:hideMark/>
          </w:tcPr>
          <w:p w14:paraId="0125CB0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-0.418</w:t>
            </w:r>
          </w:p>
        </w:tc>
        <w:tc>
          <w:tcPr>
            <w:tcW w:w="254" w:type="pct"/>
            <w:noWrap/>
            <w:vAlign w:val="center"/>
            <w:hideMark/>
          </w:tcPr>
          <w:p w14:paraId="21E9F72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7BC3EF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0.038</w:t>
            </w:r>
          </w:p>
        </w:tc>
        <w:tc>
          <w:tcPr>
            <w:tcW w:w="250" w:type="pct"/>
            <w:tcBorders>
              <w:right w:val="nil"/>
            </w:tcBorders>
            <w:noWrap/>
            <w:vAlign w:val="center"/>
            <w:hideMark/>
          </w:tcPr>
          <w:p w14:paraId="7BC8188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C9588BB"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324431F" w14:textId="77777777" w:rsidR="006E6E33" w:rsidRPr="006E6E33" w:rsidRDefault="006E6E33" w:rsidP="00F75281">
            <w:pPr>
              <w:rPr>
                <w:sz w:val="18"/>
                <w:szCs w:val="18"/>
              </w:rPr>
            </w:pPr>
          </w:p>
        </w:tc>
        <w:tc>
          <w:tcPr>
            <w:tcW w:w="3063" w:type="pct"/>
            <w:gridSpan w:val="2"/>
            <w:noWrap/>
            <w:hideMark/>
          </w:tcPr>
          <w:p w14:paraId="112FCA3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East of England</w:t>
            </w:r>
          </w:p>
        </w:tc>
        <w:tc>
          <w:tcPr>
            <w:tcW w:w="254" w:type="pct"/>
            <w:noWrap/>
            <w:vAlign w:val="center"/>
            <w:hideMark/>
          </w:tcPr>
          <w:p w14:paraId="716C69A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671F14A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0.044</w:t>
            </w:r>
          </w:p>
        </w:tc>
        <w:tc>
          <w:tcPr>
            <w:tcW w:w="254" w:type="pct"/>
            <w:noWrap/>
            <w:vAlign w:val="center"/>
            <w:hideMark/>
          </w:tcPr>
          <w:p w14:paraId="2E68EA0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-0.034</w:t>
            </w:r>
          </w:p>
        </w:tc>
        <w:tc>
          <w:tcPr>
            <w:tcW w:w="250" w:type="pct"/>
            <w:tcBorders>
              <w:right w:val="nil"/>
            </w:tcBorders>
            <w:noWrap/>
            <w:vAlign w:val="center"/>
            <w:hideMark/>
          </w:tcPr>
          <w:p w14:paraId="09E68C0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4CF8CD55"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FAB58A2" w14:textId="77777777" w:rsidR="006E6E33" w:rsidRPr="006E6E33" w:rsidRDefault="006E6E33" w:rsidP="00F75281">
            <w:pPr>
              <w:rPr>
                <w:sz w:val="18"/>
                <w:szCs w:val="18"/>
              </w:rPr>
            </w:pPr>
          </w:p>
        </w:tc>
        <w:tc>
          <w:tcPr>
            <w:tcW w:w="3063" w:type="pct"/>
            <w:gridSpan w:val="2"/>
            <w:noWrap/>
            <w:hideMark/>
          </w:tcPr>
          <w:p w14:paraId="2B740B8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London</w:t>
            </w:r>
          </w:p>
        </w:tc>
        <w:tc>
          <w:tcPr>
            <w:tcW w:w="254" w:type="pct"/>
            <w:noWrap/>
            <w:vAlign w:val="center"/>
            <w:hideMark/>
          </w:tcPr>
          <w:p w14:paraId="1DEA26B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1.770</w:t>
            </w:r>
          </w:p>
        </w:tc>
        <w:tc>
          <w:tcPr>
            <w:tcW w:w="254" w:type="pct"/>
            <w:noWrap/>
            <w:vAlign w:val="center"/>
            <w:hideMark/>
          </w:tcPr>
          <w:p w14:paraId="3ADCD01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427DB5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-0.148</w:t>
            </w:r>
          </w:p>
        </w:tc>
        <w:tc>
          <w:tcPr>
            <w:tcW w:w="250" w:type="pct"/>
            <w:tcBorders>
              <w:right w:val="nil"/>
            </w:tcBorders>
            <w:noWrap/>
            <w:vAlign w:val="center"/>
            <w:hideMark/>
          </w:tcPr>
          <w:p w14:paraId="48179D4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301393A5"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FEA2658" w14:textId="77777777" w:rsidR="006E6E33" w:rsidRPr="006E6E33" w:rsidRDefault="006E6E33" w:rsidP="00F75281">
            <w:pPr>
              <w:rPr>
                <w:sz w:val="18"/>
                <w:szCs w:val="18"/>
              </w:rPr>
            </w:pPr>
          </w:p>
        </w:tc>
        <w:tc>
          <w:tcPr>
            <w:tcW w:w="3063" w:type="pct"/>
            <w:gridSpan w:val="2"/>
            <w:noWrap/>
            <w:hideMark/>
          </w:tcPr>
          <w:p w14:paraId="54CDF07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South West</w:t>
            </w:r>
          </w:p>
        </w:tc>
        <w:tc>
          <w:tcPr>
            <w:tcW w:w="254" w:type="pct"/>
            <w:noWrap/>
            <w:vAlign w:val="center"/>
            <w:hideMark/>
          </w:tcPr>
          <w:p w14:paraId="7B8EA75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-0.561</w:t>
            </w:r>
          </w:p>
        </w:tc>
        <w:tc>
          <w:tcPr>
            <w:tcW w:w="254" w:type="pct"/>
            <w:noWrap/>
            <w:vAlign w:val="center"/>
            <w:hideMark/>
          </w:tcPr>
          <w:p w14:paraId="2AB5E76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-0.037</w:t>
            </w:r>
          </w:p>
        </w:tc>
        <w:tc>
          <w:tcPr>
            <w:tcW w:w="254" w:type="pct"/>
            <w:noWrap/>
            <w:vAlign w:val="center"/>
            <w:hideMark/>
          </w:tcPr>
          <w:p w14:paraId="1F7C3D8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0.037</w:t>
            </w:r>
          </w:p>
        </w:tc>
        <w:tc>
          <w:tcPr>
            <w:tcW w:w="250" w:type="pct"/>
            <w:tcBorders>
              <w:right w:val="nil"/>
            </w:tcBorders>
            <w:noWrap/>
            <w:vAlign w:val="center"/>
            <w:hideMark/>
          </w:tcPr>
          <w:p w14:paraId="7C504FD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1.010</w:t>
            </w:r>
          </w:p>
        </w:tc>
      </w:tr>
      <w:tr w:rsidR="006E6E33" w:rsidRPr="006E6E33" w14:paraId="4B10D692"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A13DEC1" w14:textId="77777777" w:rsidR="006E6E33" w:rsidRPr="006E6E33" w:rsidRDefault="006E6E33" w:rsidP="00F75281">
            <w:pPr>
              <w:rPr>
                <w:b w:val="0"/>
                <w:bCs w:val="0"/>
                <w:sz w:val="18"/>
                <w:szCs w:val="18"/>
              </w:rPr>
            </w:pPr>
            <w:r w:rsidRPr="006E6E33">
              <w:rPr>
                <w:b w:val="0"/>
                <w:bCs w:val="0"/>
                <w:sz w:val="18"/>
                <w:szCs w:val="18"/>
              </w:rPr>
              <w:t>Socioeconomic</w:t>
            </w:r>
          </w:p>
        </w:tc>
        <w:tc>
          <w:tcPr>
            <w:tcW w:w="854" w:type="pct"/>
            <w:vMerge w:val="restart"/>
            <w:noWrap/>
            <w:hideMark/>
          </w:tcPr>
          <w:p w14:paraId="67558CB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Income</w:t>
            </w:r>
          </w:p>
        </w:tc>
        <w:tc>
          <w:tcPr>
            <w:tcW w:w="2209" w:type="pct"/>
            <w:noWrap/>
            <w:hideMark/>
          </w:tcPr>
          <w:p w14:paraId="580368C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lowest household income quintile at national level</w:t>
            </w:r>
          </w:p>
        </w:tc>
        <w:tc>
          <w:tcPr>
            <w:tcW w:w="254" w:type="pct"/>
            <w:noWrap/>
            <w:vAlign w:val="center"/>
            <w:hideMark/>
          </w:tcPr>
          <w:p w14:paraId="15D835A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28FDFF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0.408</w:t>
            </w:r>
          </w:p>
        </w:tc>
        <w:tc>
          <w:tcPr>
            <w:tcW w:w="254" w:type="pct"/>
            <w:noWrap/>
            <w:vAlign w:val="center"/>
            <w:hideMark/>
          </w:tcPr>
          <w:p w14:paraId="0490412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-0.286</w:t>
            </w:r>
          </w:p>
        </w:tc>
        <w:tc>
          <w:tcPr>
            <w:tcW w:w="250" w:type="pct"/>
            <w:tcBorders>
              <w:right w:val="nil"/>
            </w:tcBorders>
            <w:noWrap/>
            <w:vAlign w:val="center"/>
            <w:hideMark/>
          </w:tcPr>
          <w:p w14:paraId="2D204C0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AA4C60A"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00483D1" w14:textId="77777777" w:rsidR="006E6E33" w:rsidRPr="006E6E33" w:rsidRDefault="006E6E33" w:rsidP="00F75281">
            <w:pPr>
              <w:rPr>
                <w:sz w:val="18"/>
                <w:szCs w:val="18"/>
              </w:rPr>
            </w:pPr>
          </w:p>
        </w:tc>
        <w:tc>
          <w:tcPr>
            <w:tcW w:w="854" w:type="pct"/>
            <w:vMerge/>
            <w:noWrap/>
            <w:hideMark/>
          </w:tcPr>
          <w:p w14:paraId="2841CE88"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7F9CF69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median household income quintile at national level</w:t>
            </w:r>
          </w:p>
        </w:tc>
        <w:tc>
          <w:tcPr>
            <w:tcW w:w="254" w:type="pct"/>
            <w:noWrap/>
            <w:vAlign w:val="center"/>
            <w:hideMark/>
          </w:tcPr>
          <w:p w14:paraId="43AC1D9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-0.006</w:t>
            </w:r>
          </w:p>
        </w:tc>
        <w:tc>
          <w:tcPr>
            <w:tcW w:w="254" w:type="pct"/>
            <w:noWrap/>
            <w:vAlign w:val="center"/>
            <w:hideMark/>
          </w:tcPr>
          <w:p w14:paraId="3CF8596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E8B016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0.403</w:t>
            </w:r>
          </w:p>
        </w:tc>
        <w:tc>
          <w:tcPr>
            <w:tcW w:w="250" w:type="pct"/>
            <w:tcBorders>
              <w:right w:val="nil"/>
            </w:tcBorders>
            <w:noWrap/>
            <w:vAlign w:val="center"/>
            <w:hideMark/>
          </w:tcPr>
          <w:p w14:paraId="55C1108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3343D50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E4E5F26" w14:textId="77777777" w:rsidR="006E6E33" w:rsidRPr="006E6E33" w:rsidRDefault="006E6E33" w:rsidP="00F75281">
            <w:pPr>
              <w:rPr>
                <w:sz w:val="18"/>
                <w:szCs w:val="18"/>
              </w:rPr>
            </w:pPr>
          </w:p>
        </w:tc>
        <w:tc>
          <w:tcPr>
            <w:tcW w:w="854" w:type="pct"/>
            <w:vMerge/>
            <w:noWrap/>
            <w:hideMark/>
          </w:tcPr>
          <w:p w14:paraId="2FA515C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6B40B55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top household income quintile at national level</w:t>
            </w:r>
          </w:p>
        </w:tc>
        <w:tc>
          <w:tcPr>
            <w:tcW w:w="254" w:type="pct"/>
            <w:noWrap/>
            <w:vAlign w:val="center"/>
          </w:tcPr>
          <w:p w14:paraId="2C79290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3F28301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03C9927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70483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0.092</w:t>
            </w:r>
          </w:p>
        </w:tc>
      </w:tr>
      <w:tr w:rsidR="006E6E33" w:rsidRPr="006E6E33" w14:paraId="18FC490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C5077A3" w14:textId="77777777" w:rsidR="006E6E33" w:rsidRPr="006E6E33" w:rsidRDefault="006E6E33" w:rsidP="00F75281">
            <w:pPr>
              <w:rPr>
                <w:b w:val="0"/>
                <w:bCs w:val="0"/>
                <w:sz w:val="18"/>
                <w:szCs w:val="18"/>
              </w:rPr>
            </w:pPr>
          </w:p>
        </w:tc>
        <w:tc>
          <w:tcPr>
            <w:tcW w:w="854" w:type="pct"/>
            <w:noWrap/>
            <w:hideMark/>
          </w:tcPr>
          <w:p w14:paraId="460A78F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Occupation</w:t>
            </w:r>
          </w:p>
        </w:tc>
        <w:tc>
          <w:tcPr>
            <w:tcW w:w="2209" w:type="pct"/>
            <w:noWrap/>
            <w:hideMark/>
          </w:tcPr>
          <w:p w14:paraId="1AD0546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Social Grade C1 (lower middle class)</w:t>
            </w:r>
          </w:p>
        </w:tc>
        <w:tc>
          <w:tcPr>
            <w:tcW w:w="254" w:type="pct"/>
            <w:noWrap/>
            <w:vAlign w:val="center"/>
            <w:hideMark/>
          </w:tcPr>
          <w:p w14:paraId="4542F31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3474CD5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0.313</w:t>
            </w:r>
          </w:p>
        </w:tc>
        <w:tc>
          <w:tcPr>
            <w:tcW w:w="254" w:type="pct"/>
            <w:noWrap/>
            <w:vAlign w:val="center"/>
            <w:hideMark/>
          </w:tcPr>
          <w:p w14:paraId="7FF6527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27C7044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-0.089</w:t>
            </w:r>
          </w:p>
        </w:tc>
      </w:tr>
      <w:tr w:rsidR="006E6E33" w:rsidRPr="006E6E33" w14:paraId="521B63C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1894EBB" w14:textId="77777777" w:rsidR="006E6E33" w:rsidRPr="006E6E33" w:rsidRDefault="006E6E33" w:rsidP="00F75281">
            <w:pPr>
              <w:rPr>
                <w:b w:val="0"/>
                <w:bCs w:val="0"/>
                <w:sz w:val="18"/>
                <w:szCs w:val="18"/>
              </w:rPr>
            </w:pPr>
          </w:p>
        </w:tc>
        <w:tc>
          <w:tcPr>
            <w:tcW w:w="854" w:type="pct"/>
            <w:noWrap/>
            <w:hideMark/>
          </w:tcPr>
          <w:p w14:paraId="2B9E2B9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Housing type</w:t>
            </w:r>
          </w:p>
        </w:tc>
        <w:tc>
          <w:tcPr>
            <w:tcW w:w="2209" w:type="pct"/>
            <w:noWrap/>
            <w:hideMark/>
          </w:tcPr>
          <w:p w14:paraId="6DFAD03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dwellings with ≥3 bedrooms</w:t>
            </w:r>
          </w:p>
        </w:tc>
        <w:tc>
          <w:tcPr>
            <w:tcW w:w="254" w:type="pct"/>
            <w:noWrap/>
            <w:vAlign w:val="center"/>
            <w:hideMark/>
          </w:tcPr>
          <w:p w14:paraId="4A11B23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3EE5CF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0A71550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0.266</w:t>
            </w:r>
          </w:p>
        </w:tc>
        <w:tc>
          <w:tcPr>
            <w:tcW w:w="250" w:type="pct"/>
            <w:tcBorders>
              <w:right w:val="nil"/>
            </w:tcBorders>
            <w:noWrap/>
            <w:vAlign w:val="center"/>
            <w:hideMark/>
          </w:tcPr>
          <w:p w14:paraId="38D803E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28503FA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FCFAA79" w14:textId="77777777" w:rsidR="006E6E33" w:rsidRPr="006E6E33" w:rsidRDefault="006E6E33" w:rsidP="00F75281">
            <w:pPr>
              <w:rPr>
                <w:sz w:val="18"/>
                <w:szCs w:val="18"/>
              </w:rPr>
            </w:pPr>
            <w:r w:rsidRPr="006E6E33">
              <w:rPr>
                <w:sz w:val="18"/>
                <w:szCs w:val="18"/>
              </w:rPr>
              <w:t>Accessibility</w:t>
            </w:r>
          </w:p>
        </w:tc>
        <w:tc>
          <w:tcPr>
            <w:tcW w:w="854" w:type="pct"/>
            <w:noWrap/>
            <w:hideMark/>
          </w:tcPr>
          <w:p w14:paraId="5CCBD45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Residential density</w:t>
            </w:r>
          </w:p>
        </w:tc>
        <w:tc>
          <w:tcPr>
            <w:tcW w:w="2209" w:type="pct"/>
            <w:noWrap/>
            <w:hideMark/>
          </w:tcPr>
          <w:p w14:paraId="129E45DB"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Resident population density (1,000 inhabitants per km</w:t>
            </w:r>
            <w:r w:rsidRPr="006E6E33">
              <w:rPr>
                <w:sz w:val="18"/>
                <w:szCs w:val="18"/>
                <w:vertAlign w:val="superscript"/>
              </w:rPr>
              <w:t>2</w:t>
            </w:r>
            <w:r w:rsidRPr="006E6E33">
              <w:rPr>
                <w:sz w:val="18"/>
                <w:szCs w:val="18"/>
              </w:rPr>
              <w:t>)</w:t>
            </w:r>
          </w:p>
        </w:tc>
        <w:tc>
          <w:tcPr>
            <w:tcW w:w="254" w:type="pct"/>
            <w:noWrap/>
            <w:vAlign w:val="center"/>
            <w:hideMark/>
          </w:tcPr>
          <w:p w14:paraId="5CEAAF2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324D9D9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-0.180</w:t>
            </w:r>
          </w:p>
        </w:tc>
        <w:tc>
          <w:tcPr>
            <w:tcW w:w="254" w:type="pct"/>
            <w:noWrap/>
            <w:vAlign w:val="center"/>
            <w:hideMark/>
          </w:tcPr>
          <w:p w14:paraId="66A4904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524125B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7FBE1DC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9A704FF" w14:textId="77777777" w:rsidR="006E6E33" w:rsidRPr="006E6E33" w:rsidRDefault="006E6E33" w:rsidP="00F75281">
            <w:pPr>
              <w:rPr>
                <w:sz w:val="18"/>
                <w:szCs w:val="18"/>
              </w:rPr>
            </w:pPr>
          </w:p>
        </w:tc>
        <w:tc>
          <w:tcPr>
            <w:tcW w:w="854" w:type="pct"/>
            <w:vMerge w:val="restart"/>
            <w:noWrap/>
            <w:hideMark/>
          </w:tcPr>
          <w:p w14:paraId="077772DF"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Car availability</w:t>
            </w:r>
          </w:p>
        </w:tc>
        <w:tc>
          <w:tcPr>
            <w:tcW w:w="2209" w:type="pct"/>
            <w:noWrap/>
            <w:hideMark/>
          </w:tcPr>
          <w:p w14:paraId="0C7E8C6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with 1 vehicle</w:t>
            </w:r>
          </w:p>
        </w:tc>
        <w:tc>
          <w:tcPr>
            <w:tcW w:w="254" w:type="pct"/>
            <w:noWrap/>
            <w:vAlign w:val="center"/>
            <w:hideMark/>
          </w:tcPr>
          <w:p w14:paraId="6DDC6E5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-0.479</w:t>
            </w:r>
          </w:p>
        </w:tc>
        <w:tc>
          <w:tcPr>
            <w:tcW w:w="254" w:type="pct"/>
            <w:noWrap/>
            <w:vAlign w:val="center"/>
            <w:hideMark/>
          </w:tcPr>
          <w:p w14:paraId="3C82825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0.013</w:t>
            </w:r>
          </w:p>
        </w:tc>
        <w:tc>
          <w:tcPr>
            <w:tcW w:w="254" w:type="pct"/>
            <w:noWrap/>
            <w:vAlign w:val="center"/>
            <w:hideMark/>
          </w:tcPr>
          <w:p w14:paraId="75CED8A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-0.013</w:t>
            </w:r>
          </w:p>
        </w:tc>
        <w:tc>
          <w:tcPr>
            <w:tcW w:w="250" w:type="pct"/>
            <w:tcBorders>
              <w:right w:val="nil"/>
            </w:tcBorders>
            <w:noWrap/>
            <w:vAlign w:val="center"/>
            <w:hideMark/>
          </w:tcPr>
          <w:p w14:paraId="1B5AA6C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0.145</w:t>
            </w:r>
          </w:p>
        </w:tc>
      </w:tr>
      <w:tr w:rsidR="006E6E33" w:rsidRPr="006E6E33" w14:paraId="32839801"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B8844B0" w14:textId="77777777" w:rsidR="006E6E33" w:rsidRPr="006E6E33" w:rsidRDefault="006E6E33" w:rsidP="00F75281">
            <w:pPr>
              <w:rPr>
                <w:b w:val="0"/>
                <w:bCs w:val="0"/>
                <w:sz w:val="18"/>
                <w:szCs w:val="18"/>
              </w:rPr>
            </w:pPr>
          </w:p>
        </w:tc>
        <w:tc>
          <w:tcPr>
            <w:tcW w:w="854" w:type="pct"/>
            <w:vMerge/>
            <w:noWrap/>
            <w:hideMark/>
          </w:tcPr>
          <w:p w14:paraId="75BFEA2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5E87C32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with ≥3 vehicles</w:t>
            </w:r>
          </w:p>
        </w:tc>
        <w:tc>
          <w:tcPr>
            <w:tcW w:w="254" w:type="pct"/>
            <w:noWrap/>
            <w:vAlign w:val="center"/>
            <w:hideMark/>
          </w:tcPr>
          <w:p w14:paraId="19574E8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56C0E7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0.255</w:t>
            </w:r>
          </w:p>
        </w:tc>
        <w:tc>
          <w:tcPr>
            <w:tcW w:w="254" w:type="pct"/>
            <w:noWrap/>
            <w:vAlign w:val="center"/>
            <w:hideMark/>
          </w:tcPr>
          <w:p w14:paraId="5D74F13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A574F2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-0.842</w:t>
            </w:r>
          </w:p>
        </w:tc>
      </w:tr>
      <w:tr w:rsidR="006E6E33" w:rsidRPr="006E6E33" w14:paraId="3D4E4216"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D6B313B" w14:textId="77777777" w:rsidR="006E6E33" w:rsidRPr="006E6E33" w:rsidRDefault="006E6E33" w:rsidP="00F75281">
            <w:pPr>
              <w:rPr>
                <w:b w:val="0"/>
                <w:bCs w:val="0"/>
                <w:sz w:val="18"/>
                <w:szCs w:val="18"/>
              </w:rPr>
            </w:pPr>
          </w:p>
        </w:tc>
        <w:tc>
          <w:tcPr>
            <w:tcW w:w="854" w:type="pct"/>
            <w:vMerge w:val="restart"/>
            <w:noWrap/>
            <w:hideMark/>
          </w:tcPr>
          <w:p w14:paraId="144CA098"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rPr>
              <w:t>Clinical capacity and</w:t>
            </w:r>
          </w:p>
          <w:p w14:paraId="5AB999F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 xml:space="preserve"> Allowed premises</w:t>
            </w:r>
          </w:p>
        </w:tc>
        <w:tc>
          <w:tcPr>
            <w:tcW w:w="2209" w:type="pct"/>
            <w:noWrap/>
            <w:hideMark/>
          </w:tcPr>
          <w:p w14:paraId="1D53B1A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Hospitals (per 1,000 inhabitants)</w:t>
            </w:r>
          </w:p>
        </w:tc>
        <w:tc>
          <w:tcPr>
            <w:tcW w:w="254" w:type="pct"/>
            <w:noWrap/>
            <w:vAlign w:val="center"/>
            <w:hideMark/>
          </w:tcPr>
          <w:p w14:paraId="2ED249B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0.097</w:t>
            </w:r>
          </w:p>
        </w:tc>
        <w:tc>
          <w:tcPr>
            <w:tcW w:w="254" w:type="pct"/>
            <w:noWrap/>
            <w:vAlign w:val="center"/>
            <w:hideMark/>
          </w:tcPr>
          <w:p w14:paraId="54632F0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-0.206</w:t>
            </w:r>
          </w:p>
        </w:tc>
        <w:tc>
          <w:tcPr>
            <w:tcW w:w="254" w:type="pct"/>
            <w:noWrap/>
            <w:vAlign w:val="center"/>
            <w:hideMark/>
          </w:tcPr>
          <w:p w14:paraId="7C10CE5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-0.009</w:t>
            </w:r>
          </w:p>
        </w:tc>
        <w:tc>
          <w:tcPr>
            <w:tcW w:w="250" w:type="pct"/>
            <w:tcBorders>
              <w:right w:val="nil"/>
            </w:tcBorders>
            <w:noWrap/>
            <w:vAlign w:val="center"/>
            <w:hideMark/>
          </w:tcPr>
          <w:p w14:paraId="2BC846B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0.009</w:t>
            </w:r>
          </w:p>
        </w:tc>
      </w:tr>
      <w:tr w:rsidR="006E6E33" w:rsidRPr="006E6E33" w14:paraId="0829CFC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E4A0AC6" w14:textId="77777777" w:rsidR="006E6E33" w:rsidRPr="006E6E33" w:rsidRDefault="006E6E33" w:rsidP="00F75281">
            <w:pPr>
              <w:rPr>
                <w:b w:val="0"/>
                <w:bCs w:val="0"/>
                <w:sz w:val="18"/>
                <w:szCs w:val="18"/>
              </w:rPr>
            </w:pPr>
          </w:p>
        </w:tc>
        <w:tc>
          <w:tcPr>
            <w:tcW w:w="854" w:type="pct"/>
            <w:vMerge/>
            <w:noWrap/>
            <w:hideMark/>
          </w:tcPr>
          <w:p w14:paraId="798C446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152890EA"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Parks (per 1,000 inhabitants)</w:t>
            </w:r>
          </w:p>
        </w:tc>
        <w:tc>
          <w:tcPr>
            <w:tcW w:w="254" w:type="pct"/>
            <w:noWrap/>
            <w:vAlign w:val="center"/>
            <w:hideMark/>
          </w:tcPr>
          <w:p w14:paraId="504C19B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283E1A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-0.033</w:t>
            </w:r>
          </w:p>
        </w:tc>
        <w:tc>
          <w:tcPr>
            <w:tcW w:w="254" w:type="pct"/>
            <w:noWrap/>
            <w:vAlign w:val="center"/>
            <w:hideMark/>
          </w:tcPr>
          <w:p w14:paraId="6875229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0BC703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10A7047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tcBorders>
              <w:left w:val="nil"/>
            </w:tcBorders>
            <w:noWrap/>
            <w:hideMark/>
          </w:tcPr>
          <w:p w14:paraId="47144754" w14:textId="77777777" w:rsidR="006E6E33" w:rsidRPr="006E6E33" w:rsidRDefault="006E6E33" w:rsidP="00F75281">
            <w:pPr>
              <w:rPr>
                <w:sz w:val="18"/>
                <w:szCs w:val="18"/>
              </w:rPr>
            </w:pPr>
            <w:r w:rsidRPr="006E6E33">
              <w:rPr>
                <w:sz w:val="18"/>
                <w:szCs w:val="18"/>
              </w:rPr>
              <w:t>Activity commitment</w:t>
            </w:r>
          </w:p>
        </w:tc>
        <w:tc>
          <w:tcPr>
            <w:tcW w:w="854" w:type="pct"/>
            <w:noWrap/>
            <w:hideMark/>
          </w:tcPr>
          <w:p w14:paraId="7001330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Economic activity</w:t>
            </w:r>
          </w:p>
        </w:tc>
        <w:tc>
          <w:tcPr>
            <w:tcW w:w="2209" w:type="pct"/>
            <w:noWrap/>
            <w:hideMark/>
          </w:tcPr>
          <w:p w14:paraId="790FD21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self-employed workers in the resident population aged 16-74</w:t>
            </w:r>
          </w:p>
        </w:tc>
        <w:tc>
          <w:tcPr>
            <w:tcW w:w="254" w:type="pct"/>
            <w:noWrap/>
            <w:vAlign w:val="center"/>
            <w:hideMark/>
          </w:tcPr>
          <w:p w14:paraId="6EFB6C8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0.688</w:t>
            </w:r>
          </w:p>
        </w:tc>
        <w:tc>
          <w:tcPr>
            <w:tcW w:w="254" w:type="pct"/>
            <w:noWrap/>
            <w:vAlign w:val="center"/>
            <w:hideMark/>
          </w:tcPr>
          <w:p w14:paraId="3E7F95D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0.073</w:t>
            </w:r>
          </w:p>
        </w:tc>
        <w:tc>
          <w:tcPr>
            <w:tcW w:w="254" w:type="pct"/>
            <w:noWrap/>
            <w:vAlign w:val="center"/>
            <w:hideMark/>
          </w:tcPr>
          <w:p w14:paraId="3FA348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-0.073</w:t>
            </w:r>
          </w:p>
        </w:tc>
        <w:tc>
          <w:tcPr>
            <w:tcW w:w="250" w:type="pct"/>
            <w:tcBorders>
              <w:right w:val="nil"/>
            </w:tcBorders>
            <w:noWrap/>
            <w:vAlign w:val="center"/>
            <w:hideMark/>
          </w:tcPr>
          <w:p w14:paraId="762F539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-0.533</w:t>
            </w:r>
          </w:p>
        </w:tc>
      </w:tr>
      <w:tr w:rsidR="006E6E33" w:rsidRPr="006E6E33" w14:paraId="7D7D6BE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26290F5" w14:textId="77777777" w:rsidR="006E6E33" w:rsidRPr="006E6E33" w:rsidRDefault="006E6E33" w:rsidP="00F75281">
            <w:pPr>
              <w:rPr>
                <w:b w:val="0"/>
                <w:bCs w:val="0"/>
                <w:sz w:val="18"/>
                <w:szCs w:val="18"/>
              </w:rPr>
            </w:pPr>
            <w:r w:rsidRPr="006E6E33">
              <w:rPr>
                <w:b w:val="0"/>
                <w:bCs w:val="0"/>
                <w:sz w:val="18"/>
                <w:szCs w:val="18"/>
              </w:rPr>
              <w:t>Perceived risk of COVID-19</w:t>
            </w:r>
          </w:p>
        </w:tc>
        <w:tc>
          <w:tcPr>
            <w:tcW w:w="854" w:type="pct"/>
            <w:noWrap/>
            <w:hideMark/>
          </w:tcPr>
          <w:p w14:paraId="4A5FF76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Infection rates</w:t>
            </w:r>
          </w:p>
        </w:tc>
        <w:tc>
          <w:tcPr>
            <w:tcW w:w="2209" w:type="pct"/>
            <w:noWrap/>
            <w:hideMark/>
          </w:tcPr>
          <w:p w14:paraId="5EA2C936"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Cumulative COVID-19 reported cases per 100,000 population before lockdown</w:t>
            </w:r>
          </w:p>
        </w:tc>
        <w:tc>
          <w:tcPr>
            <w:tcW w:w="254" w:type="pct"/>
            <w:noWrap/>
            <w:vAlign w:val="center"/>
            <w:hideMark/>
          </w:tcPr>
          <w:p w14:paraId="260E0F8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0.117</w:t>
            </w:r>
          </w:p>
        </w:tc>
        <w:tc>
          <w:tcPr>
            <w:tcW w:w="254" w:type="pct"/>
            <w:noWrap/>
            <w:vAlign w:val="center"/>
            <w:hideMark/>
          </w:tcPr>
          <w:p w14:paraId="0477ACD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E2F011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C4A67C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468EDD6F"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FA178EC" w14:textId="77777777" w:rsidR="006E6E33" w:rsidRPr="006E6E33" w:rsidRDefault="006E6E33" w:rsidP="00F75281">
            <w:pPr>
              <w:rPr>
                <w:sz w:val="18"/>
                <w:szCs w:val="18"/>
              </w:rPr>
            </w:pPr>
          </w:p>
        </w:tc>
        <w:tc>
          <w:tcPr>
            <w:tcW w:w="854" w:type="pct"/>
            <w:noWrap/>
            <w:hideMark/>
          </w:tcPr>
          <w:p w14:paraId="00A8E74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Mortality rates</w:t>
            </w:r>
          </w:p>
        </w:tc>
        <w:tc>
          <w:tcPr>
            <w:tcW w:w="2209" w:type="pct"/>
            <w:noWrap/>
            <w:hideMark/>
          </w:tcPr>
          <w:p w14:paraId="6ABC6334"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Cumulative COVID-19 reported deaths per 100,000 population before lockdown</w:t>
            </w:r>
          </w:p>
        </w:tc>
        <w:tc>
          <w:tcPr>
            <w:tcW w:w="254" w:type="pct"/>
            <w:noWrap/>
            <w:vAlign w:val="center"/>
            <w:hideMark/>
          </w:tcPr>
          <w:p w14:paraId="5836C3B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0.011</w:t>
            </w:r>
          </w:p>
        </w:tc>
        <w:tc>
          <w:tcPr>
            <w:tcW w:w="254" w:type="pct"/>
            <w:noWrap/>
            <w:vAlign w:val="center"/>
            <w:hideMark/>
          </w:tcPr>
          <w:p w14:paraId="48002D0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-0.011</w:t>
            </w:r>
          </w:p>
        </w:tc>
        <w:tc>
          <w:tcPr>
            <w:tcW w:w="254" w:type="pct"/>
            <w:noWrap/>
            <w:vAlign w:val="center"/>
            <w:hideMark/>
          </w:tcPr>
          <w:p w14:paraId="49CB8F8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0.020</w:t>
            </w:r>
          </w:p>
        </w:tc>
        <w:tc>
          <w:tcPr>
            <w:tcW w:w="250" w:type="pct"/>
            <w:tcBorders>
              <w:right w:val="nil"/>
            </w:tcBorders>
            <w:noWrap/>
            <w:vAlign w:val="center"/>
            <w:hideMark/>
          </w:tcPr>
          <w:p w14:paraId="214DF3C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-0.088</w:t>
            </w:r>
          </w:p>
        </w:tc>
      </w:tr>
      <w:tr w:rsidR="006E6E33" w:rsidRPr="006E6E33" w14:paraId="3C48B882"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1D1BC9E" w14:textId="77777777" w:rsidR="006E6E33" w:rsidRPr="006E6E33" w:rsidRDefault="006E6E33" w:rsidP="00F75281">
            <w:pPr>
              <w:rPr>
                <w:b w:val="0"/>
                <w:bCs w:val="0"/>
                <w:sz w:val="18"/>
                <w:szCs w:val="18"/>
              </w:rPr>
            </w:pPr>
            <w:r w:rsidRPr="006E6E33">
              <w:rPr>
                <w:b w:val="0"/>
                <w:bCs w:val="0"/>
                <w:sz w:val="18"/>
                <w:szCs w:val="18"/>
              </w:rPr>
              <w:t>Ethnic composition</w:t>
            </w:r>
          </w:p>
        </w:tc>
        <w:tc>
          <w:tcPr>
            <w:tcW w:w="854" w:type="pct"/>
            <w:noWrap/>
          </w:tcPr>
          <w:p w14:paraId="163DFCA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Bangladeshi</w:t>
            </w:r>
          </w:p>
        </w:tc>
        <w:tc>
          <w:tcPr>
            <w:tcW w:w="2209" w:type="pct"/>
            <w:noWrap/>
          </w:tcPr>
          <w:p w14:paraId="6313355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Bangladeshi</w:t>
            </w:r>
          </w:p>
        </w:tc>
        <w:tc>
          <w:tcPr>
            <w:tcW w:w="254" w:type="pct"/>
            <w:noWrap/>
            <w:vAlign w:val="center"/>
          </w:tcPr>
          <w:p w14:paraId="72F12E4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0.001</w:t>
            </w:r>
          </w:p>
        </w:tc>
        <w:tc>
          <w:tcPr>
            <w:tcW w:w="254" w:type="pct"/>
            <w:noWrap/>
            <w:vAlign w:val="center"/>
          </w:tcPr>
          <w:p w14:paraId="298A43E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-0.001</w:t>
            </w:r>
          </w:p>
        </w:tc>
        <w:tc>
          <w:tcPr>
            <w:tcW w:w="254" w:type="pct"/>
            <w:noWrap/>
            <w:vAlign w:val="center"/>
          </w:tcPr>
          <w:p w14:paraId="385C89A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0.043</w:t>
            </w:r>
          </w:p>
        </w:tc>
        <w:tc>
          <w:tcPr>
            <w:tcW w:w="250" w:type="pct"/>
            <w:tcBorders>
              <w:right w:val="nil"/>
            </w:tcBorders>
            <w:noWrap/>
            <w:vAlign w:val="center"/>
          </w:tcPr>
          <w:p w14:paraId="5118B79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-0.054</w:t>
            </w:r>
          </w:p>
        </w:tc>
      </w:tr>
      <w:tr w:rsidR="006E6E33" w:rsidRPr="006E6E33" w14:paraId="76FA5BB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CDB2F17" w14:textId="77777777" w:rsidR="006E6E33" w:rsidRPr="006E6E33" w:rsidRDefault="006E6E33" w:rsidP="00F75281">
            <w:pPr>
              <w:rPr>
                <w:sz w:val="18"/>
                <w:szCs w:val="18"/>
              </w:rPr>
            </w:pPr>
          </w:p>
        </w:tc>
        <w:tc>
          <w:tcPr>
            <w:tcW w:w="854" w:type="pct"/>
            <w:noWrap/>
          </w:tcPr>
          <w:p w14:paraId="0FAA535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Other Asian</w:t>
            </w:r>
          </w:p>
        </w:tc>
        <w:tc>
          <w:tcPr>
            <w:tcW w:w="2209" w:type="pct"/>
            <w:noWrap/>
          </w:tcPr>
          <w:p w14:paraId="144CA746"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Other Asian</w:t>
            </w:r>
          </w:p>
        </w:tc>
        <w:tc>
          <w:tcPr>
            <w:tcW w:w="254" w:type="pct"/>
            <w:noWrap/>
            <w:vAlign w:val="center"/>
          </w:tcPr>
          <w:p w14:paraId="5BB9DA6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03FCA78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0.153</w:t>
            </w:r>
          </w:p>
        </w:tc>
        <w:tc>
          <w:tcPr>
            <w:tcW w:w="254" w:type="pct"/>
            <w:noWrap/>
            <w:vAlign w:val="center"/>
          </w:tcPr>
          <w:p w14:paraId="0EB4383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tcPr>
          <w:p w14:paraId="32DD831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1F3FC8EA"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D9DB0A7" w14:textId="77777777" w:rsidR="006E6E33" w:rsidRPr="006E6E33" w:rsidRDefault="006E6E33" w:rsidP="00F75281">
            <w:pPr>
              <w:rPr>
                <w:sz w:val="18"/>
                <w:szCs w:val="18"/>
              </w:rPr>
            </w:pPr>
          </w:p>
        </w:tc>
        <w:tc>
          <w:tcPr>
            <w:tcW w:w="854" w:type="pct"/>
            <w:noWrap/>
          </w:tcPr>
          <w:p w14:paraId="258EFEF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African</w:t>
            </w:r>
          </w:p>
        </w:tc>
        <w:tc>
          <w:tcPr>
            <w:tcW w:w="2209" w:type="pct"/>
            <w:noWrap/>
            <w:hideMark/>
          </w:tcPr>
          <w:p w14:paraId="79D80CCA"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Black African</w:t>
            </w:r>
          </w:p>
        </w:tc>
        <w:tc>
          <w:tcPr>
            <w:tcW w:w="254" w:type="pct"/>
            <w:noWrap/>
            <w:vAlign w:val="center"/>
            <w:hideMark/>
          </w:tcPr>
          <w:p w14:paraId="706F910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031B85E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0.493</w:t>
            </w:r>
          </w:p>
        </w:tc>
        <w:tc>
          <w:tcPr>
            <w:tcW w:w="254" w:type="pct"/>
            <w:noWrap/>
            <w:vAlign w:val="center"/>
            <w:hideMark/>
          </w:tcPr>
          <w:p w14:paraId="51EC7FA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8E90A5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EF28C28"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D0B69C9" w14:textId="77777777" w:rsidR="006E6E33" w:rsidRPr="006E6E33" w:rsidRDefault="006E6E33" w:rsidP="00F75281">
            <w:pPr>
              <w:rPr>
                <w:b w:val="0"/>
                <w:bCs w:val="0"/>
                <w:sz w:val="18"/>
                <w:szCs w:val="18"/>
              </w:rPr>
            </w:pPr>
          </w:p>
        </w:tc>
        <w:tc>
          <w:tcPr>
            <w:tcW w:w="854" w:type="pct"/>
            <w:noWrap/>
          </w:tcPr>
          <w:p w14:paraId="69E6275F"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Caribbean</w:t>
            </w:r>
          </w:p>
        </w:tc>
        <w:tc>
          <w:tcPr>
            <w:tcW w:w="2209" w:type="pct"/>
            <w:noWrap/>
            <w:hideMark/>
          </w:tcPr>
          <w:p w14:paraId="3D81625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Black Caribbean</w:t>
            </w:r>
          </w:p>
        </w:tc>
        <w:tc>
          <w:tcPr>
            <w:tcW w:w="254" w:type="pct"/>
            <w:noWrap/>
            <w:vAlign w:val="center"/>
            <w:hideMark/>
          </w:tcPr>
          <w:p w14:paraId="27A5B27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ABC4E6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519AB9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04D8098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-0.203</w:t>
            </w:r>
          </w:p>
        </w:tc>
      </w:tr>
      <w:tr w:rsidR="006E6E33" w:rsidRPr="006E6E33" w14:paraId="24710E0E"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9F7CDFE" w14:textId="77777777" w:rsidR="006E6E33" w:rsidRPr="006E6E33" w:rsidRDefault="006E6E33" w:rsidP="00F75281">
            <w:pPr>
              <w:rPr>
                <w:b w:val="0"/>
                <w:bCs w:val="0"/>
                <w:sz w:val="18"/>
                <w:szCs w:val="18"/>
              </w:rPr>
            </w:pPr>
          </w:p>
        </w:tc>
        <w:tc>
          <w:tcPr>
            <w:tcW w:w="854" w:type="pct"/>
            <w:noWrap/>
            <w:hideMark/>
          </w:tcPr>
          <w:p w14:paraId="62A6860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Other Black</w:t>
            </w:r>
          </w:p>
        </w:tc>
        <w:tc>
          <w:tcPr>
            <w:tcW w:w="2209" w:type="pct"/>
            <w:noWrap/>
            <w:hideMark/>
          </w:tcPr>
          <w:p w14:paraId="2970A4F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Other Black</w:t>
            </w:r>
          </w:p>
        </w:tc>
        <w:tc>
          <w:tcPr>
            <w:tcW w:w="254" w:type="pct"/>
            <w:noWrap/>
            <w:vAlign w:val="center"/>
            <w:hideMark/>
          </w:tcPr>
          <w:p w14:paraId="617488B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EACD1A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56F3EE5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70ACD4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-0.114</w:t>
            </w:r>
          </w:p>
        </w:tc>
      </w:tr>
      <w:tr w:rsidR="006E6E33" w:rsidRPr="006E6E33" w14:paraId="2D7EDF7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203507F4" w14:textId="77777777" w:rsidR="006E6E33" w:rsidRPr="006E6E33" w:rsidRDefault="006E6E33" w:rsidP="00F75281">
            <w:pPr>
              <w:widowControl/>
              <w:wordWrap/>
              <w:autoSpaceDE/>
              <w:autoSpaceDN/>
              <w:spacing w:line="240" w:lineRule="auto"/>
              <w:rPr>
                <w:rFonts w:eastAsia="Times New Roman"/>
                <w:sz w:val="18"/>
                <w:szCs w:val="18"/>
              </w:rPr>
            </w:pPr>
            <w:r w:rsidRPr="006E6E33">
              <w:rPr>
                <w:rFonts w:eastAsia="Times New Roman"/>
                <w:color w:val="000000"/>
                <w:sz w:val="18"/>
                <w:szCs w:val="18"/>
              </w:rPr>
              <w:t>Model criteria information</w:t>
            </w:r>
          </w:p>
        </w:tc>
      </w:tr>
      <w:tr w:rsidR="006E6E33" w:rsidRPr="006E6E33" w14:paraId="382D037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left w:val="nil"/>
              <w:bottom w:val="single" w:sz="4" w:space="0" w:color="999999" w:themeColor="text1" w:themeTint="66"/>
            </w:tcBorders>
            <w:noWrap/>
            <w:hideMark/>
          </w:tcPr>
          <w:p w14:paraId="774F2760" w14:textId="77777777" w:rsidR="006E6E33" w:rsidRPr="006E6E33" w:rsidRDefault="006E6E33" w:rsidP="00F75281">
            <w:pPr>
              <w:widowControl/>
              <w:wordWrap/>
              <w:autoSpaceDE/>
              <w:autoSpaceDN/>
              <w:spacing w:line="240" w:lineRule="auto"/>
              <w:rPr>
                <w:rFonts w:eastAsia="Times New Roman"/>
                <w:b w:val="0"/>
                <w:bCs w:val="0"/>
                <w:color w:val="000000"/>
                <w:sz w:val="18"/>
                <w:szCs w:val="18"/>
              </w:rPr>
            </w:pPr>
            <w:proofErr w:type="spellStart"/>
            <w:r w:rsidRPr="006E6E33">
              <w:rPr>
                <w:rFonts w:eastAsia="Times New Roman"/>
                <w:b w:val="0"/>
                <w:bCs w:val="0"/>
                <w:color w:val="000000"/>
                <w:sz w:val="18"/>
                <w:szCs w:val="18"/>
              </w:rPr>
              <w:t>AICc</w:t>
            </w:r>
            <w:proofErr w:type="spellEnd"/>
            <w:r w:rsidRPr="006E6E33">
              <w:rPr>
                <w:rFonts w:eastAsia="Times New Roman"/>
                <w:b w:val="0"/>
                <w:bCs w:val="0"/>
                <w:color w:val="000000"/>
                <w:sz w:val="18"/>
                <w:szCs w:val="18"/>
              </w:rPr>
              <w:t xml:space="preserve"> (Akaike's Information Corrected Criterion)</w:t>
            </w:r>
          </w:p>
        </w:tc>
        <w:tc>
          <w:tcPr>
            <w:tcW w:w="1012" w:type="pct"/>
            <w:gridSpan w:val="4"/>
            <w:tcBorders>
              <w:bottom w:val="single" w:sz="4" w:space="0" w:color="999999" w:themeColor="text1" w:themeTint="66"/>
              <w:right w:val="nil"/>
            </w:tcBorders>
            <w:noWrap/>
            <w:hideMark/>
          </w:tcPr>
          <w:p w14:paraId="32A67D98" w14:textId="77777777" w:rsidR="006E6E33" w:rsidRPr="006E6E33" w:rsidRDefault="006E6E33" w:rsidP="00F75281">
            <w:pPr>
              <w:widowControl/>
              <w:wordWrap/>
              <w:autoSpaceDE/>
              <w:autoSpaceDN/>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6E6E33">
              <w:rPr>
                <w:rFonts w:eastAsia="Times New Roman"/>
                <w:color w:val="000000"/>
                <w:sz w:val="18"/>
                <w:szCs w:val="18"/>
              </w:rPr>
              <w:t>-236.969</w:t>
            </w:r>
          </w:p>
        </w:tc>
      </w:tr>
      <w:tr w:rsidR="006E6E33" w:rsidRPr="006E6E33" w14:paraId="7B0B940C"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left w:val="nil"/>
              <w:bottom w:val="single" w:sz="12" w:space="0" w:color="auto"/>
            </w:tcBorders>
            <w:noWrap/>
            <w:hideMark/>
          </w:tcPr>
          <w:p w14:paraId="31EABE81" w14:textId="77777777" w:rsidR="006E6E33" w:rsidRPr="006E6E33" w:rsidRDefault="006E6E33" w:rsidP="00F75281">
            <w:pPr>
              <w:widowControl/>
              <w:wordWrap/>
              <w:autoSpaceDE/>
              <w:autoSpaceDN/>
              <w:spacing w:line="240" w:lineRule="auto"/>
              <w:rPr>
                <w:rFonts w:eastAsia="Times New Roman"/>
                <w:b w:val="0"/>
                <w:bCs w:val="0"/>
                <w:color w:val="000000"/>
                <w:sz w:val="18"/>
                <w:szCs w:val="18"/>
              </w:rPr>
            </w:pPr>
            <w:r w:rsidRPr="006E6E33">
              <w:rPr>
                <w:rFonts w:eastAsia="Times New Roman"/>
                <w:b w:val="0"/>
                <w:bCs w:val="0"/>
                <w:color w:val="000000"/>
                <w:sz w:val="18"/>
                <w:szCs w:val="18"/>
              </w:rPr>
              <w:t>BIC (Bayesian information criterion)</w:t>
            </w:r>
          </w:p>
        </w:tc>
        <w:tc>
          <w:tcPr>
            <w:tcW w:w="1012" w:type="pct"/>
            <w:gridSpan w:val="4"/>
            <w:tcBorders>
              <w:bottom w:val="single" w:sz="12" w:space="0" w:color="auto"/>
              <w:right w:val="nil"/>
            </w:tcBorders>
            <w:noWrap/>
            <w:hideMark/>
          </w:tcPr>
          <w:p w14:paraId="159B1F47" w14:textId="77777777" w:rsidR="006E6E33" w:rsidRPr="006E6E33" w:rsidRDefault="006E6E33" w:rsidP="00F75281">
            <w:pPr>
              <w:widowControl/>
              <w:wordWrap/>
              <w:autoSpaceDE/>
              <w:autoSpaceDN/>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6E6E33">
              <w:rPr>
                <w:rFonts w:eastAsia="Times New Roman"/>
                <w:color w:val="000000"/>
                <w:sz w:val="18"/>
                <w:szCs w:val="18"/>
              </w:rPr>
              <w:t>-147.653</w:t>
            </w:r>
          </w:p>
        </w:tc>
      </w:tr>
      <w:bookmarkEnd w:id="1003"/>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875"/>
    <w:p w14:paraId="6B2B9433" w14:textId="27E6D759" w:rsidR="00E15888" w:rsidRPr="00005E6E" w:rsidRDefault="00E15888" w:rsidP="000F3486">
      <w:pPr>
        <w:pStyle w:val="Heading1"/>
      </w:pPr>
      <w:commentRangeStart w:id="1005"/>
      <w:r w:rsidRPr="00005E6E">
        <w:lastRenderedPageBreak/>
        <w:t>Discussion</w:t>
      </w:r>
      <w:commentRangeEnd w:id="1005"/>
      <w:r w:rsidR="00005E6E" w:rsidRPr="00005E6E">
        <w:rPr>
          <w:rStyle w:val="CommentReference"/>
          <w:rFonts w:eastAsiaTheme="minorEastAsia"/>
          <w:b w:val="0"/>
          <w:bCs w:val="0"/>
        </w:rPr>
        <w:commentReference w:id="1005"/>
      </w:r>
    </w:p>
    <w:p w14:paraId="7B31E9D8" w14:textId="244A46C4" w:rsidR="00523E11" w:rsidRPr="00005E6E" w:rsidRDefault="00554EB6" w:rsidP="000F3486">
      <w:pPr>
        <w:spacing w:after="240"/>
      </w:pPr>
      <w:del w:id="1006" w:author="Won Do Lee" w:date="2023-01-19T23:25:00Z">
        <w:r w:rsidRPr="00005E6E" w:rsidDel="001E7E1F">
          <w:delText>Each day, people make new decisions</w:delText>
        </w:r>
      </w:del>
      <w:ins w:id="1007" w:author="Won Do Lee" w:date="2023-01-19T23:25:00Z">
        <w:r w:rsidR="001E7E1F" w:rsidRPr="00005E6E">
          <w:t xml:space="preserve">People make </w:t>
        </w:r>
      </w:ins>
      <w:ins w:id="1008" w:author="Won Do Lee" w:date="2023-01-19T23:27:00Z">
        <w:r w:rsidR="001E7E1F" w:rsidRPr="00005E6E">
          <w:t>new daily</w:t>
        </w:r>
      </w:ins>
      <w:ins w:id="1009" w:author="Won Do Lee" w:date="2023-01-19T23:25:00Z">
        <w:r w:rsidR="001E7E1F" w:rsidRPr="00005E6E">
          <w:t xml:space="preserve"> decisions</w:t>
        </w:r>
      </w:ins>
      <w:r w:rsidRPr="00005E6E">
        <w:t xml:space="preserve">, </w:t>
      </w:r>
      <w:ins w:id="1010" w:author="Won Do Lee" w:date="2023-01-19T23:25:00Z">
        <w:r w:rsidR="001E7E1F" w:rsidRPr="00005E6E">
          <w:t xml:space="preserve">which </w:t>
        </w:r>
      </w:ins>
      <w:ins w:id="1011" w:author="Won Do Lee" w:date="2023-01-19T23:27:00Z">
        <w:r w:rsidR="001E7E1F" w:rsidRPr="00005E6E">
          <w:t>are</w:t>
        </w:r>
      </w:ins>
      <w:ins w:id="1012" w:author="Won Do Lee" w:date="2023-01-19T23:25:00Z">
        <w:r w:rsidR="001E7E1F" w:rsidRPr="00005E6E">
          <w:t xml:space="preserve"> </w:t>
        </w:r>
      </w:ins>
      <w:del w:id="1013" w:author="Won Do Lee" w:date="2023-01-19T23:24:00Z">
        <w:r w:rsidRPr="00005E6E" w:rsidDel="001E7E1F">
          <w:delText xml:space="preserve">and it </w:delText>
        </w:r>
      </w:del>
      <w:del w:id="1014" w:author="Won Do Lee" w:date="2023-01-17T21:50:00Z">
        <w:r w:rsidRPr="00005E6E" w:rsidDel="003A4303">
          <w:delText>translated into</w:delText>
        </w:r>
      </w:del>
      <w:ins w:id="1015" w:author="Won Do Lee" w:date="2023-01-19T23:24:00Z">
        <w:r w:rsidR="001E7E1F" w:rsidRPr="00005E6E">
          <w:t>rende</w:t>
        </w:r>
      </w:ins>
      <w:ins w:id="1016" w:author="Won Do Lee" w:date="2023-01-19T23:25:00Z">
        <w:r w:rsidR="001E7E1F" w:rsidRPr="00005E6E">
          <w:t xml:space="preserve">red </w:t>
        </w:r>
      </w:ins>
      <w:ins w:id="1017" w:author="Won Do Lee" w:date="2023-01-17T21:50:00Z">
        <w:r w:rsidR="003A4303" w:rsidRPr="00005E6E">
          <w:t>into</w:t>
        </w:r>
      </w:ins>
      <w:r w:rsidRPr="00005E6E">
        <w:t xml:space="preserve"> their mobility </w:t>
      </w:r>
      <w:del w:id="1018" w:author="Won Do Lee" w:date="2023-01-17T21:50:00Z">
        <w:r w:rsidRPr="00005E6E" w:rsidDel="003A4303">
          <w:delText xml:space="preserve">behaviour </w:delText>
        </w:r>
      </w:del>
      <w:ins w:id="1019" w:author="Won Do Lee" w:date="2023-01-17T21:50:00Z">
        <w:r w:rsidR="003A4303" w:rsidRPr="00005E6E">
          <w:t>behaviours</w:t>
        </w:r>
      </w:ins>
      <w:ins w:id="1020" w:author="Won Do Lee" w:date="2023-01-20T00:08:00Z">
        <w:r w:rsidR="006079DB">
          <w:t xml:space="preserve">, travelling </w:t>
        </w:r>
      </w:ins>
      <w:ins w:id="1021" w:author="Won Do Lee" w:date="2023-01-20T00:09:00Z">
        <w:r w:rsidR="006079DB">
          <w:t>between locations</w:t>
        </w:r>
      </w:ins>
      <w:ins w:id="1022" w:author="Won Do Lee" w:date="2023-01-17T21:51:00Z">
        <w:r w:rsidR="003A4303" w:rsidRPr="00005E6E">
          <w:t xml:space="preserve"> </w:t>
        </w:r>
      </w:ins>
      <w:del w:id="1023" w:author="Won Do Lee" w:date="2023-01-17T21:51:00Z">
        <w:r w:rsidRPr="00005E6E" w:rsidDel="003A4303">
          <w:delText xml:space="preserve">to move </w:delText>
        </w:r>
      </w:del>
      <w:del w:id="1024" w:author="Won Do Lee" w:date="2023-01-19T23:26:00Z">
        <w:r w:rsidRPr="00005E6E" w:rsidDel="001E7E1F">
          <w:delText>from place to place</w:delText>
        </w:r>
      </w:del>
      <w:ins w:id="1025" w:author="Won Do Lee" w:date="2023-01-19T23:26:00Z">
        <w:r w:rsidR="001E7E1F" w:rsidRPr="00005E6E">
          <w:t>to carry</w:t>
        </w:r>
      </w:ins>
      <w:del w:id="1026"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1027" w:author="Won Do Lee" w:date="2023-01-19T23:27:00Z">
        <w:r w:rsidRPr="00005E6E" w:rsidDel="001E7E1F">
          <w:delText xml:space="preserve">motivated </w:delText>
        </w:r>
      </w:del>
      <w:ins w:id="1028"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1029" w:author="Won Do Lee" w:date="2023-01-19T23:27:00Z">
        <w:r w:rsidR="00D47AD1" w:rsidRPr="00005E6E" w:rsidDel="001E7E1F">
          <w:delText xml:space="preserve">been </w:delText>
        </w:r>
      </w:del>
      <w:r w:rsidR="00D47AD1" w:rsidRPr="00005E6E">
        <w:t xml:space="preserve">forced </w:t>
      </w:r>
      <w:ins w:id="1030"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1031" w:author="Won Do Lee" w:date="2023-01-17T21:51:00Z">
        <w:r w:rsidR="00D47AD1" w:rsidRPr="00005E6E" w:rsidDel="000F3486">
          <w:delText>work-</w:delText>
        </w:r>
      </w:del>
      <w:ins w:id="1032" w:author="Won Do Lee" w:date="2023-01-17T21:51:00Z">
        <w:r w:rsidR="000F3486" w:rsidRPr="00005E6E">
          <w:t xml:space="preserve">working </w:t>
        </w:r>
      </w:ins>
      <w:r w:rsidR="00D47AD1" w:rsidRPr="00005E6E">
        <w:t>from</w:t>
      </w:r>
      <w:ins w:id="1033" w:author="Won Do Lee" w:date="2023-01-17T21:51:00Z">
        <w:r w:rsidR="000F3486" w:rsidRPr="00005E6E">
          <w:t xml:space="preserve"> </w:t>
        </w:r>
      </w:ins>
      <w:del w:id="1034" w:author="Won Do Lee" w:date="2023-01-17T21:51:00Z">
        <w:r w:rsidR="00D47AD1" w:rsidRPr="00005E6E" w:rsidDel="000F3486">
          <w:delText>-</w:delText>
        </w:r>
      </w:del>
      <w:r w:rsidR="00D47AD1" w:rsidRPr="00005E6E">
        <w:t xml:space="preserve">home </w:t>
      </w:r>
      <w:del w:id="1035" w:author="Won Do Lee" w:date="2023-01-17T21:51:00Z">
        <w:r w:rsidR="00D47AD1" w:rsidRPr="00005E6E" w:rsidDel="000F3486">
          <w:delText>setting and parents</w:delText>
        </w:r>
      </w:del>
      <w:ins w:id="1036" w:author="Won Do Lee" w:date="2023-01-17T21:51:00Z">
        <w:r w:rsidR="000F3486" w:rsidRPr="00005E6E">
          <w:t>and</w:t>
        </w:r>
      </w:ins>
      <w:r w:rsidR="00D47AD1" w:rsidRPr="00005E6E">
        <w:t xml:space="preserve"> home</w:t>
      </w:r>
      <w:del w:id="1037"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1038" w:author="Won Do Lee" w:date="2023-01-19T23:28:00Z">
        <w:r w:rsidR="00D47AD1" w:rsidRPr="00005E6E" w:rsidDel="001E7E1F">
          <w:delText xml:space="preserve">start </w:delText>
        </w:r>
      </w:del>
      <w:ins w:id="1039" w:author="Won Do Lee" w:date="2023-01-19T23:28:00Z">
        <w:r w:rsidR="001E7E1F" w:rsidRPr="00005E6E">
          <w:t xml:space="preserve">have started </w:t>
        </w:r>
      </w:ins>
      <w:r w:rsidR="00D47AD1" w:rsidRPr="00005E6E">
        <w:t>to see</w:t>
      </w:r>
      <w:del w:id="1040" w:author="Won Do Lee" w:date="2023-01-19T23:28:00Z">
        <w:r w:rsidR="00D47AD1" w:rsidRPr="00005E6E" w:rsidDel="001E7E1F">
          <w:delText xml:space="preserve"> a</w:delText>
        </w:r>
      </w:del>
      <w:r w:rsidR="00D47AD1" w:rsidRPr="00005E6E">
        <w:t xml:space="preserve"> new way</w:t>
      </w:r>
      <w:ins w:id="1041" w:author="Won Do Lee" w:date="2023-01-19T23:28:00Z">
        <w:r w:rsidR="001E7E1F" w:rsidRPr="00005E6E">
          <w:t>s</w:t>
        </w:r>
      </w:ins>
      <w:r w:rsidR="00D47AD1" w:rsidRPr="00005E6E">
        <w:t xml:space="preserve"> to restore </w:t>
      </w:r>
      <w:del w:id="1042"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1043" w:author="Won Do Lee" w:date="2023-01-17T21:52:00Z">
        <w:r w:rsidR="00601895" w:rsidRPr="00005E6E" w:rsidDel="000F3486">
          <w:delText xml:space="preserve">explored </w:delText>
        </w:r>
      </w:del>
      <w:ins w:id="1044" w:author="Won Do Lee" w:date="2023-01-17T21:52:00Z">
        <w:r w:rsidR="000F3486" w:rsidRPr="00005E6E">
          <w:t xml:space="preserve">examined </w:t>
        </w:r>
      </w:ins>
      <w:del w:id="1045" w:author="Won Do Lee" w:date="2023-01-17T21:52:00Z">
        <w:r w:rsidR="009A6D3E" w:rsidRPr="00005E6E" w:rsidDel="000F3486">
          <w:delText xml:space="preserve">the </w:delText>
        </w:r>
        <w:r w:rsidR="00B81916" w:rsidRPr="00005E6E" w:rsidDel="000F3486">
          <w:delText>change</w:delText>
        </w:r>
      </w:del>
      <w:ins w:id="1046" w:author="Won Do Lee" w:date="2023-01-17T21:52:00Z">
        <w:r w:rsidR="000F3486" w:rsidRPr="00005E6E">
          <w:t>changes</w:t>
        </w:r>
      </w:ins>
      <w:r w:rsidR="00B81916" w:rsidRPr="00005E6E">
        <w:t xml:space="preserve"> in mobility </w:t>
      </w:r>
      <w:del w:id="1047" w:author="Won Do Lee" w:date="2023-01-17T21:52:00Z">
        <w:r w:rsidR="00B81916" w:rsidRPr="00005E6E" w:rsidDel="000F3486">
          <w:delText xml:space="preserve">levels </w:delText>
        </w:r>
      </w:del>
      <w:r w:rsidR="00B81916" w:rsidRPr="00005E6E">
        <w:t>over time</w:t>
      </w:r>
      <w:r w:rsidR="00364A96" w:rsidRPr="00005E6E">
        <w:t xml:space="preserve"> </w:t>
      </w:r>
      <w:del w:id="1048"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1049" w:author="Won Do Lee" w:date="2023-01-19T23:29:00Z">
        <w:r w:rsidR="001E7E1F" w:rsidRPr="00005E6E">
          <w:t>,</w:t>
        </w:r>
      </w:ins>
      <w:del w:id="1050" w:author="Won Do Lee" w:date="2023-01-19T23:28:00Z">
        <w:r w:rsidR="002B1570" w:rsidRPr="00005E6E" w:rsidDel="001E7E1F">
          <w:delText xml:space="preserve"> </w:delText>
        </w:r>
      </w:del>
      <w:ins w:id="1051" w:author="Won Do Lee" w:date="2023-01-19T23:28:00Z">
        <w:r w:rsidR="001E7E1F" w:rsidRPr="00005E6E">
          <w:t xml:space="preserve"> and </w:t>
        </w:r>
      </w:ins>
      <w:ins w:id="1052" w:author="Won Do Lee" w:date="2023-01-20T00:10:00Z">
        <w:r w:rsidR="00981959">
          <w:t xml:space="preserve">then we </w:t>
        </w:r>
      </w:ins>
      <w:del w:id="1053"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1054" w:author="Won Do Lee" w:date="2023-01-17T21:53:00Z">
        <w:r w:rsidR="00E015DC" w:rsidRPr="00005E6E" w:rsidDel="000F3486">
          <w:delText xml:space="preserve">demonstrated </w:delText>
        </w:r>
      </w:del>
      <w:ins w:id="1055" w:author="Won Do Lee" w:date="2023-01-19T23:28:00Z">
        <w:r w:rsidR="001E7E1F" w:rsidRPr="00005E6E">
          <w:t>demonstrate</w:t>
        </w:r>
      </w:ins>
      <w:ins w:id="1056" w:author="Won Do Lee" w:date="2023-01-20T00:10:00Z">
        <w:r w:rsidR="00981959">
          <w:t>d</w:t>
        </w:r>
      </w:ins>
      <w:ins w:id="1057" w:author="Won Do Lee" w:date="2023-01-20T00:12:00Z">
        <w:r w:rsidR="00D86553">
          <w:t xml:space="preserve"> </w:t>
        </w:r>
      </w:ins>
      <w:ins w:id="1058" w:author="Won Do Lee" w:date="2023-01-20T00:13:00Z">
        <w:r w:rsidR="00D86553">
          <w:t xml:space="preserve">different </w:t>
        </w:r>
      </w:ins>
      <w:ins w:id="1059" w:author="Won Do Lee" w:date="2023-01-20T00:10:00Z">
        <w:r w:rsidR="00981959">
          <w:t>trajectories of mobility</w:t>
        </w:r>
      </w:ins>
      <w:ins w:id="1060" w:author="Won Do Lee" w:date="2023-01-20T00:11:00Z">
        <w:r w:rsidR="00AD4E1F">
          <w:t xml:space="preserve"> </w:t>
        </w:r>
      </w:ins>
      <w:del w:id="1061"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1062" w:author="Won Do Lee" w:date="2023-01-20T00:11:00Z">
        <w:r w:rsidR="00AD4E1F">
          <w:t xml:space="preserve"> </w:t>
        </w:r>
      </w:ins>
      <w:ins w:id="1063" w:author="Won Do Lee" w:date="2023-01-20T00:12:00Z">
        <w:r w:rsidR="00D86553">
          <w:t>using</w:t>
        </w:r>
      </w:ins>
      <w:r w:rsidR="009A6D3E" w:rsidRPr="00005E6E">
        <w:t xml:space="preserve"> </w:t>
      </w:r>
      <w:del w:id="1064"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1065" w:author="Won Do Lee" w:date="2023-01-19T23:30:00Z">
        <w:r w:rsidR="001E7E1F" w:rsidRPr="00005E6E">
          <w:t>. We q</w:t>
        </w:r>
      </w:ins>
      <w:ins w:id="1066" w:author="Won Do Lee" w:date="2023-01-19T23:29:00Z">
        <w:r w:rsidR="001E7E1F" w:rsidRPr="00005E6E">
          <w:t>uantif</w:t>
        </w:r>
      </w:ins>
      <w:ins w:id="1067" w:author="Won Do Lee" w:date="2023-01-19T23:30:00Z">
        <w:r w:rsidR="001E7E1F" w:rsidRPr="00005E6E">
          <w:t xml:space="preserve">ied </w:t>
        </w:r>
      </w:ins>
      <w:del w:id="1068" w:author="Won Do Lee" w:date="2023-01-17T21:54:00Z">
        <w:r w:rsidR="009A6D3E" w:rsidRPr="00005E6E" w:rsidDel="000F3486">
          <w:delText>.</w:delText>
        </w:r>
      </w:del>
      <w:del w:id="1069" w:author="Won Do Lee" w:date="2023-01-17T21:53:00Z">
        <w:r w:rsidR="009A6D3E" w:rsidRPr="00005E6E" w:rsidDel="000F3486">
          <w:delText xml:space="preserve"> </w:delText>
        </w:r>
      </w:del>
      <w:ins w:id="1070" w:author="Won Do Lee" w:date="2023-01-17T21:53:00Z">
        <w:r w:rsidR="000F3486" w:rsidRPr="00005E6E">
          <w:t>similar</w:t>
        </w:r>
      </w:ins>
      <w:ins w:id="1071" w:author="Won Do Lee" w:date="2023-01-17T21:54:00Z">
        <w:r w:rsidR="000F3486" w:rsidRPr="00005E6E">
          <w:t xml:space="preserve">ities </w:t>
        </w:r>
      </w:ins>
      <w:ins w:id="1072" w:author="Won Do Lee" w:date="2023-01-19T23:30:00Z">
        <w:r w:rsidR="001E7E1F" w:rsidRPr="00005E6E">
          <w:t xml:space="preserve">according </w:t>
        </w:r>
      </w:ins>
      <w:ins w:id="1073" w:author="Won Do Lee" w:date="2023-01-20T00:13:00Z">
        <w:r w:rsidR="00D86553">
          <w:t>to changes in mobility</w:t>
        </w:r>
      </w:ins>
      <w:del w:id="1074"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1075" w:author="Won Do Lee" w:date="2023-01-17T21:54:00Z">
        <w:r w:rsidR="004E2CBD" w:rsidRPr="00005E6E" w:rsidDel="000F3486">
          <w:delText xml:space="preserve">similar </w:delText>
        </w:r>
      </w:del>
      <w:del w:id="1076"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1077" w:author="Won Do Lee" w:date="2023-01-19T23:30:00Z">
        <w:r w:rsidR="00B81916" w:rsidRPr="00005E6E" w:rsidDel="001E7E1F">
          <w:delText xml:space="preserve">reduction </w:delText>
        </w:r>
      </w:del>
      <w:del w:id="1078" w:author="Won Do Lee" w:date="2023-01-20T00:14:00Z">
        <w:r w:rsidR="007715CB" w:rsidRPr="00005E6E" w:rsidDel="00D86553">
          <w:delText>unde</w:delText>
        </w:r>
      </w:del>
      <w:ins w:id="1079" w:author="Won Do Lee" w:date="2023-01-20T00:14:00Z">
        <w:r w:rsidR="00D86553">
          <w:t>throughout</w:t>
        </w:r>
      </w:ins>
      <w:del w:id="1080" w:author="Won Do Lee" w:date="2023-01-20T00:14:00Z">
        <w:r w:rsidR="007715CB" w:rsidRPr="00005E6E" w:rsidDel="00D86553">
          <w:delText>r</w:delText>
        </w:r>
      </w:del>
      <w:ins w:id="1081" w:author="Won Do Lee" w:date="2023-01-17T21:55:00Z">
        <w:r w:rsidR="000F3486" w:rsidRPr="00005E6E">
          <w:t xml:space="preserve"> the initial phases </w:t>
        </w:r>
      </w:ins>
      <w:ins w:id="1082" w:author="Won Do Lee" w:date="2023-01-19T23:30:00Z">
        <w:r w:rsidR="001E7E1F" w:rsidRPr="00005E6E">
          <w:t>of</w:t>
        </w:r>
      </w:ins>
      <w:ins w:id="1083" w:author="Won Do Lee" w:date="2023-01-17T21:55:00Z">
        <w:r w:rsidR="000F3486" w:rsidRPr="00005E6E">
          <w:t xml:space="preserve"> </w:t>
        </w:r>
      </w:ins>
      <w:ins w:id="1084" w:author="Won Do Lee" w:date="2023-01-19T23:30:00Z">
        <w:r w:rsidR="001E7E1F" w:rsidRPr="00005E6E">
          <w:t xml:space="preserve">the </w:t>
        </w:r>
      </w:ins>
      <w:ins w:id="1085" w:author="Won Do Lee" w:date="2023-01-17T21:55:00Z">
        <w:r w:rsidR="000F3486" w:rsidRPr="00005E6E">
          <w:t>lockdown</w:t>
        </w:r>
      </w:ins>
      <w:ins w:id="1086" w:author="Won Do Lee" w:date="2023-01-19T23:32:00Z">
        <w:r w:rsidR="001E7E1F" w:rsidRPr="00005E6E">
          <w:t xml:space="preserve"> </w:t>
        </w:r>
      </w:ins>
      <w:ins w:id="1087" w:author="Won Do Lee" w:date="2023-01-20T00:13:00Z">
        <w:r w:rsidR="00D86553">
          <w:t>by</w:t>
        </w:r>
      </w:ins>
      <w:ins w:id="1088" w:author="Won Do Lee" w:date="2023-01-19T23:32:00Z">
        <w:r w:rsidR="001E7E1F" w:rsidRPr="00005E6E">
          <w:t xml:space="preserve"> </w:t>
        </w:r>
      </w:ins>
      <w:del w:id="1089" w:author="Won Do Lee" w:date="2023-01-17T21:55:00Z">
        <w:r w:rsidR="007715CB" w:rsidRPr="00005E6E" w:rsidDel="000F3486">
          <w:delText xml:space="preserve"> the lockdown</w:delText>
        </w:r>
      </w:del>
      <w:del w:id="1090"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1091"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1092" w:author="Won Do Lee" w:date="2023-01-20T00:15:00Z">
        <w:r w:rsidR="00BC38F6" w:rsidRPr="00005E6E" w:rsidDel="00D86553">
          <w:delText>characteristic</w:delText>
        </w:r>
      </w:del>
      <w:del w:id="1093" w:author="Won Do Lee" w:date="2023-01-19T23:33:00Z">
        <w:r w:rsidR="00BC38F6" w:rsidRPr="00005E6E" w:rsidDel="001E7E1F">
          <w:delText>s</w:delText>
        </w:r>
      </w:del>
      <w:del w:id="1094"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1095" w:author="Won Do Lee" w:date="2023-01-19T23:31:00Z">
        <w:r w:rsidR="00C87B9E" w:rsidRPr="00005E6E" w:rsidDel="001E7E1F">
          <w:delText>mobility changes</w:delText>
        </w:r>
      </w:del>
      <w:ins w:id="1096" w:author="Won Do Lee" w:date="2023-01-20T00:15:00Z">
        <w:r w:rsidR="00D86553">
          <w:t>mobility metric.</w:t>
        </w:r>
      </w:ins>
      <w:del w:id="1097" w:author="Won Do Lee" w:date="2023-01-20T00:15:00Z">
        <w:r w:rsidR="00C87B9E" w:rsidRPr="00005E6E" w:rsidDel="00D86553">
          <w:delText xml:space="preserve"> </w:delText>
        </w:r>
      </w:del>
      <w:del w:id="1098" w:author="Won Do Lee" w:date="2023-01-20T00:13:00Z">
        <w:r w:rsidR="00C87B9E" w:rsidRPr="00005E6E" w:rsidDel="00D86553">
          <w:delText>over time</w:delText>
        </w:r>
      </w:del>
      <w:ins w:id="1099" w:author="Won Do Lee" w:date="2023-01-19T23:32:00Z">
        <w:r w:rsidR="001E7E1F" w:rsidRPr="00005E6E">
          <w:t xml:space="preserve"> </w:t>
        </w:r>
      </w:ins>
      <w:del w:id="1100" w:author="Won Do Lee" w:date="2023-01-19T23:32:00Z">
        <w:r w:rsidR="00044418" w:rsidRPr="00005E6E" w:rsidDel="001E7E1F">
          <w:delText xml:space="preserve">, </w:delText>
        </w:r>
      </w:del>
      <w:ins w:id="1101" w:author="Won Do Lee" w:date="2023-01-19T23:32:00Z">
        <w:r w:rsidR="001E7E1F" w:rsidRPr="00005E6E">
          <w:t>It allows us to demonstrate</w:t>
        </w:r>
      </w:ins>
      <w:del w:id="1102"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1103"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1104" w:author="Won Do Lee" w:date="2023-01-19T23:33:00Z">
        <w:r w:rsidR="001E7E1F" w:rsidRPr="00005E6E">
          <w:t>examining spatio-temporal mobility patterns</w:t>
        </w:r>
      </w:ins>
      <w:del w:id="1105"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1106"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1107" w:author="Won Do Lee" w:date="2023-01-13T00:12:00Z">
        <w:r w:rsidR="006A48DE" w:rsidRPr="00005E6E">
          <w:t xml:space="preserve">trajectories of mobility </w:t>
        </w:r>
      </w:ins>
      <w:del w:id="1108"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1109" w:author="Won Do Lee" w:date="2023-01-19T23:33:00Z">
        <w:r w:rsidR="00562230" w:rsidRPr="00005E6E" w:rsidDel="001E7E1F">
          <w:delText xml:space="preserve">the </w:delText>
        </w:r>
      </w:del>
      <w:r w:rsidR="00562230" w:rsidRPr="00005E6E">
        <w:t xml:space="preserve">socioeconomic </w:t>
      </w:r>
      <w:del w:id="1110" w:author="Won Do Lee" w:date="2023-01-19T23:34:00Z">
        <w:r w:rsidR="00562230" w:rsidRPr="00005E6E" w:rsidDel="001E7E1F">
          <w:delText>and demographic factor</w:delText>
        </w:r>
        <w:r w:rsidR="00E7196A" w:rsidRPr="00005E6E" w:rsidDel="001E7E1F">
          <w:delText>s</w:delText>
        </w:r>
      </w:del>
      <w:ins w:id="1111"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1112" w:author="Won Do Lee" w:date="2023-01-19T23:34:00Z">
        <w:r w:rsidRPr="00005E6E" w:rsidDel="001E7E1F">
          <w:delText>the reduction in mobility</w:delText>
        </w:r>
      </w:del>
      <w:ins w:id="1113"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1114"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1115"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1116" w:author="Won Do Lee" w:date="2023-01-19T23:35:00Z">
        <w:r w:rsidR="001E7E1F" w:rsidRPr="00005E6E">
          <w:t xml:space="preserve"> they</w:t>
        </w:r>
      </w:ins>
      <w:r w:rsidR="00756D31" w:rsidRPr="00005E6E">
        <w:t xml:space="preserve"> </w:t>
      </w:r>
      <w:del w:id="1117"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1118"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1119"/>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1119"/>
      <w:r w:rsidR="00554EB6" w:rsidRPr="00005E6E">
        <w:rPr>
          <w:rStyle w:val="CommentReference"/>
        </w:rPr>
        <w:commentReference w:id="1119"/>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1120" w:author="Won Do Lee" w:date="2023-01-13T00:22:00Z">
        <w:r w:rsidR="00A277AD" w:rsidRPr="00005E6E" w:rsidDel="00FC3526">
          <w:delText xml:space="preserve">reductions </w:delText>
        </w:r>
      </w:del>
      <w:ins w:id="1121"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1122"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1123" w:author="Won Do Lee" w:date="2023-01-13T00:13:00Z">
        <w:r w:rsidR="006A48DE" w:rsidRPr="00005E6E">
          <w:t>trajectories of mobility</w:t>
        </w:r>
      </w:ins>
      <w:ins w:id="1124" w:author="Won Do Lee" w:date="2023-01-13T00:14:00Z">
        <w:r w:rsidR="006A48DE" w:rsidRPr="00005E6E">
          <w:t xml:space="preserve"> </w:t>
        </w:r>
      </w:ins>
      <w:del w:id="1125" w:author="Won Do Lee" w:date="2023-01-13T00:14:00Z">
        <w:r w:rsidR="009A0AA3" w:rsidRPr="00005E6E" w:rsidDel="006A48DE">
          <w:delText xml:space="preserve">. It is </w:delText>
        </w:r>
      </w:del>
      <w:del w:id="1126" w:author="Won Do Lee" w:date="2023-01-13T00:13:00Z">
        <w:r w:rsidR="005B3324" w:rsidRPr="00005E6E" w:rsidDel="006A48DE">
          <w:delText>explicitly linked to</w:delText>
        </w:r>
      </w:del>
      <w:ins w:id="1127"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1128" w:author="Won Do Lee" w:date="2023-01-17T21:57:00Z">
        <w:r w:rsidR="000F3486" w:rsidRPr="00005E6E">
          <w:t xml:space="preserve">employing longitudinal perspective  to explore </w:t>
        </w:r>
      </w:ins>
      <w:del w:id="1129" w:author="Won Do Lee" w:date="2023-01-17T21:57:00Z">
        <w:r w:rsidR="00322A3A" w:rsidRPr="00005E6E" w:rsidDel="000F3486">
          <w:delText>the monitoring of</w:delText>
        </w:r>
      </w:del>
      <w:ins w:id="1130" w:author="Won Do Lee" w:date="2023-01-17T21:57:00Z">
        <w:r w:rsidR="000F3486" w:rsidRPr="00005E6E">
          <w:t xml:space="preserve">changes in mobility by </w:t>
        </w:r>
      </w:ins>
      <w:del w:id="1131"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1132" w:author="Won Do Lee" w:date="2023-01-17T21:57:00Z">
        <w:r w:rsidR="000F3486" w:rsidRPr="00005E6E">
          <w:t>And then,</w:t>
        </w:r>
      </w:ins>
      <w:ins w:id="1133"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1134"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1135"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1136" w:author="Won Do Lee" w:date="2023-01-13T00:23:00Z">
        <w:r w:rsidR="00FC3526" w:rsidRPr="00005E6E">
          <w:t xml:space="preserve">been </w:t>
        </w:r>
      </w:ins>
      <w:r w:rsidR="000408E3" w:rsidRPr="00005E6E">
        <w:t>changed</w:t>
      </w:r>
      <w:ins w:id="1137" w:author="Won Do Lee" w:date="2023-01-13T00:23:00Z">
        <w:r w:rsidR="00FC3526" w:rsidRPr="00005E6E">
          <w:t xml:space="preserve">, </w:t>
        </w:r>
      </w:ins>
      <w:del w:id="1138" w:author="Won Do Lee" w:date="2023-01-13T00:23:00Z">
        <w:r w:rsidR="000408E3" w:rsidRPr="00005E6E" w:rsidDel="00FC3526">
          <w:delText xml:space="preserve"> </w:delText>
        </w:r>
      </w:del>
      <w:ins w:id="1139" w:author="Won Do Lee" w:date="2023-01-13T00:23:00Z">
        <w:r w:rsidR="00FC3526" w:rsidRPr="00005E6E">
          <w:t xml:space="preserve">and it </w:t>
        </w:r>
      </w:ins>
      <w:del w:id="1140" w:author="Won Do Lee" w:date="2023-01-13T00:23:00Z">
        <w:r w:rsidR="00DB7238" w:rsidRPr="00005E6E" w:rsidDel="00FC3526">
          <w:delText xml:space="preserve">can </w:delText>
        </w:r>
      </w:del>
      <w:ins w:id="1141" w:author="Won Do Lee" w:date="2023-01-13T00:23:00Z">
        <w:r w:rsidR="00FC3526" w:rsidRPr="00005E6E">
          <w:t xml:space="preserve">could be the clear </w:t>
        </w:r>
      </w:ins>
      <w:ins w:id="1142" w:author="Won Do Lee" w:date="2023-01-13T00:24:00Z">
        <w:r w:rsidR="00FC3526" w:rsidRPr="00005E6E">
          <w:t xml:space="preserve">evidence </w:t>
        </w:r>
      </w:ins>
      <w:del w:id="1143" w:author="Won Do Lee" w:date="2023-01-13T00:23:00Z">
        <w:r w:rsidR="00DB7238" w:rsidRPr="00005E6E" w:rsidDel="00FC3526">
          <w:delText>be established as</w:delText>
        </w:r>
      </w:del>
      <w:del w:id="1144"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1145" w:author="Won Do Lee" w:date="2023-01-13T00:24:00Z">
        <w:r w:rsidR="0062663A" w:rsidRPr="00005E6E" w:rsidDel="00FC3526">
          <w:delText>Lockdown easing</w:delText>
        </w:r>
      </w:del>
      <w:ins w:id="1146"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1147" w:author="Won Do Lee" w:date="2023-01-13T00:14:00Z">
        <w:r w:rsidR="006A48DE" w:rsidRPr="00005E6E">
          <w:t xml:space="preserve">Group heterogeneity in </w:t>
        </w:r>
      </w:ins>
      <w:del w:id="1148" w:author="Won Do Lee" w:date="2023-01-13T00:14:00Z">
        <w:r w:rsidR="00987FE0" w:rsidRPr="00005E6E" w:rsidDel="006A48DE">
          <w:delText xml:space="preserve">Heterogeneous </w:delText>
        </w:r>
        <w:r w:rsidR="001A0222" w:rsidRPr="00005E6E" w:rsidDel="006A48DE">
          <w:delText>evolution of change in mobility levels</w:delText>
        </w:r>
      </w:del>
      <w:ins w:id="1149"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1150" w:author="Won Do Lee" w:date="2023-01-13T00:14:00Z">
        <w:r w:rsidR="00A425EC" w:rsidRPr="00005E6E" w:rsidDel="006A48DE">
          <w:delText>evolution of mobility levels</w:delText>
        </w:r>
      </w:del>
      <w:ins w:id="1151" w:author="Won Do Lee" w:date="2023-01-13T00:16:00Z">
        <w:r w:rsidR="003C0780" w:rsidRPr="00005E6E">
          <w:t xml:space="preserve">temporal evolution of mobility level </w:t>
        </w:r>
      </w:ins>
      <w:del w:id="1152" w:author="Won Do Lee" w:date="2023-01-13T00:16:00Z">
        <w:r w:rsidR="00E71460" w:rsidRPr="00005E6E" w:rsidDel="003C0780">
          <w:delText xml:space="preserve"> </w:delText>
        </w:r>
      </w:del>
      <w:r w:rsidR="00E71460" w:rsidRPr="00005E6E">
        <w:t xml:space="preserve">in </w:t>
      </w:r>
      <w:del w:id="1153" w:author="Won Do Lee" w:date="2023-01-13T00:16:00Z">
        <w:r w:rsidR="00E71460" w:rsidRPr="00005E6E" w:rsidDel="003C0780">
          <w:delText xml:space="preserve">a </w:delText>
        </w:r>
      </w:del>
      <w:r w:rsidR="00E71460" w:rsidRPr="00005E6E">
        <w:t>pandemic</w:t>
      </w:r>
      <w:ins w:id="1154"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1155"/>
      <w:r w:rsidR="00F257F7" w:rsidRPr="00005E6E">
        <w:t>selected</w:t>
      </w:r>
      <w:commentRangeEnd w:id="1155"/>
      <w:r w:rsidR="00005E6E" w:rsidRPr="00005E6E">
        <w:rPr>
          <w:rStyle w:val="CommentReference"/>
        </w:rPr>
        <w:commentReference w:id="1155"/>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3"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634" w:author="Won Do Lee [2]" w:date="2023-03-31T13:39:00Z" w:initials="WDL">
    <w:p w14:paraId="6DED515A" w14:textId="77777777" w:rsidR="00123DB7" w:rsidRDefault="008E4BBE">
      <w:pPr>
        <w:pStyle w:val="CommentText"/>
      </w:pPr>
      <w:r>
        <w:rPr>
          <w:rStyle w:val="CommentReference"/>
        </w:rPr>
        <w:annotationRef/>
      </w:r>
      <w:r w:rsidR="00123DB7">
        <w:t xml:space="preserve">Characteristic for the temporal pattern </w:t>
      </w:r>
    </w:p>
    <w:p w14:paraId="4456E8B3" w14:textId="77777777" w:rsidR="00123DB7" w:rsidRDefault="00123DB7">
      <w:pPr>
        <w:pStyle w:val="CommentText"/>
      </w:pPr>
      <w:r>
        <w:t>e.g., pace of reduction - extent of reduction - pace of bounce back</w:t>
      </w:r>
    </w:p>
    <w:p w14:paraId="5529F05F" w14:textId="77777777" w:rsidR="00123DB7" w:rsidRDefault="00123DB7">
      <w:pPr>
        <w:pStyle w:val="CommentText"/>
      </w:pPr>
    </w:p>
    <w:p w14:paraId="44F74214" w14:textId="77777777" w:rsidR="00123DB7" w:rsidRDefault="00123DB7">
      <w:pPr>
        <w:pStyle w:val="CommentText"/>
      </w:pPr>
    </w:p>
    <w:p w14:paraId="5CAEE3BD" w14:textId="77777777" w:rsidR="00123DB7" w:rsidRDefault="00123DB7">
      <w:pPr>
        <w:pStyle w:val="CommentText"/>
      </w:pPr>
      <w:r>
        <w:t>Here is the average of mobility reduction between clusters over time</w:t>
      </w:r>
    </w:p>
    <w:p w14:paraId="3C63A7C5" w14:textId="77777777" w:rsidR="00123DB7" w:rsidRDefault="00123DB7">
      <w:pPr>
        <w:pStyle w:val="CommentText"/>
      </w:pPr>
    </w:p>
    <w:p w14:paraId="56280FCD" w14:textId="77777777" w:rsidR="00123DB7" w:rsidRDefault="00123DB7">
      <w:pPr>
        <w:pStyle w:val="CommentText"/>
      </w:pPr>
      <w:r>
        <w:t xml:space="preserve">     mar apr  may  jun </w:t>
      </w:r>
    </w:p>
    <w:p w14:paraId="59F30024" w14:textId="77777777" w:rsidR="00123DB7" w:rsidRDefault="00123DB7">
      <w:pPr>
        <w:pStyle w:val="CommentText"/>
      </w:pPr>
      <w:r>
        <w:t xml:space="preserve">G1: -59, -79, -68, -53 </w:t>
      </w:r>
    </w:p>
    <w:p w14:paraId="5A5948A8" w14:textId="77777777" w:rsidR="00123DB7" w:rsidRDefault="00123DB7">
      <w:pPr>
        <w:pStyle w:val="CommentText"/>
      </w:pPr>
      <w:r>
        <w:t>G2: -53, -71, -59, -42</w:t>
      </w:r>
    </w:p>
    <w:p w14:paraId="2E453E3B" w14:textId="77777777" w:rsidR="00123DB7" w:rsidRDefault="00123DB7">
      <w:pPr>
        <w:pStyle w:val="CommentText"/>
      </w:pPr>
      <w:r>
        <w:t>G3: -43, -61, -46, -33</w:t>
      </w:r>
    </w:p>
    <w:p w14:paraId="3171382C" w14:textId="77777777" w:rsidR="00123DB7" w:rsidRDefault="00123DB7">
      <w:pPr>
        <w:pStyle w:val="CommentText"/>
      </w:pPr>
      <w:r>
        <w:t>G4: -35, -50, -35, -23</w:t>
      </w:r>
    </w:p>
    <w:p w14:paraId="5F84C88C" w14:textId="77777777" w:rsidR="00123DB7" w:rsidRDefault="00123DB7">
      <w:pPr>
        <w:pStyle w:val="CommentText"/>
      </w:pPr>
      <w:r>
        <w:t>Nat: -48, -65, -52, -38</w:t>
      </w:r>
    </w:p>
    <w:p w14:paraId="040E9787" w14:textId="77777777" w:rsidR="00123DB7" w:rsidRDefault="00123DB7">
      <w:pPr>
        <w:pStyle w:val="CommentText"/>
      </w:pPr>
    </w:p>
    <w:p w14:paraId="3ED7C267" w14:textId="77777777" w:rsidR="00123DB7" w:rsidRDefault="00123DB7">
      <w:pPr>
        <w:pStyle w:val="CommentText"/>
      </w:pPr>
      <w:r>
        <w:t>G1: fast-large-slow (FLS)</w:t>
      </w:r>
    </w:p>
    <w:p w14:paraId="7649B145" w14:textId="77777777" w:rsidR="00123DB7" w:rsidRDefault="00123DB7">
      <w:pPr>
        <w:pStyle w:val="CommentText"/>
      </w:pPr>
      <w:r>
        <w:t>G2: fast-moderate-moderate (FMM)</w:t>
      </w:r>
    </w:p>
    <w:p w14:paraId="0422ABB1" w14:textId="77777777" w:rsidR="00123DB7" w:rsidRDefault="00123DB7">
      <w:pPr>
        <w:pStyle w:val="CommentText"/>
      </w:pPr>
      <w:r>
        <w:t>G3: moderate-moderate-moderate (MMM) - similar to national average</w:t>
      </w:r>
    </w:p>
    <w:p w14:paraId="394877E9" w14:textId="77777777" w:rsidR="00123DB7" w:rsidRDefault="00123DB7" w:rsidP="00DA3483">
      <w:pPr>
        <w:pStyle w:val="CommentText"/>
      </w:pPr>
      <w:r>
        <w:t>G4: slow-small-fast (SSF)</w:t>
      </w:r>
    </w:p>
  </w:comment>
  <w:comment w:id="637" w:author="Won Do Lee [2]" w:date="2023-07-13T06:17:00Z" w:initials="WDL">
    <w:p w14:paraId="4A304F4C" w14:textId="77777777" w:rsidR="0006202D" w:rsidRDefault="0006202D" w:rsidP="0003440B">
      <w:pPr>
        <w:pStyle w:val="CommentText"/>
      </w:pPr>
      <w:r>
        <w:rPr>
          <w:rStyle w:val="CommentReference"/>
        </w:rPr>
        <w:annotationRef/>
      </w:r>
      <w:r>
        <w:rPr>
          <w:lang w:val="en-US"/>
        </w:rPr>
        <w:t>Tim, mobility metrics between clusters (was Table 1) wass excluded upon on your request.</w:t>
      </w:r>
    </w:p>
  </w:comment>
  <w:comment w:id="665" w:author="Matthias Qian" w:date="2021-03-12T11:12:00Z" w:initials="MQ">
    <w:p w14:paraId="433DEC95" w14:textId="6DC52716"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6"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877" w:author="Won Do Lee [2]" w:date="2023-07-13T10:05:00Z" w:initials="WDL">
    <w:p w14:paraId="1CE68426" w14:textId="77777777" w:rsidR="00615E71" w:rsidRDefault="00615E71">
      <w:pPr>
        <w:pStyle w:val="CommentText"/>
      </w:pPr>
      <w:r>
        <w:rPr>
          <w:rStyle w:val="CommentReference"/>
        </w:rPr>
        <w:annotationRef/>
      </w:r>
      <w:r>
        <w:t xml:space="preserve">This chapter has been updated based on the updated model estimation results. </w:t>
      </w:r>
    </w:p>
    <w:p w14:paraId="05D36FCA" w14:textId="77777777" w:rsidR="00615E71" w:rsidRDefault="00615E71" w:rsidP="00E92CB1">
      <w:pPr>
        <w:pStyle w:val="CommentText"/>
      </w:pPr>
      <w:r>
        <w:t>Tim, if you think that reference model was better, please reject the changes that I have made.</w:t>
      </w:r>
    </w:p>
  </w:comment>
  <w:comment w:id="1005" w:author="Won Do Lee" w:date="2023-01-19T23:36:00Z" w:initials="WDL">
    <w:p w14:paraId="26A3E5C3" w14:textId="72A0D44D" w:rsidR="00005E6E" w:rsidRDefault="00005E6E" w:rsidP="00453277">
      <w:pPr>
        <w:pStyle w:val="CommentText"/>
      </w:pPr>
      <w:r>
        <w:rPr>
          <w:rStyle w:val="CommentReference"/>
        </w:rPr>
        <w:annotationRef/>
      </w:r>
      <w:r>
        <w:rPr>
          <w:lang w:val="en-US"/>
        </w:rPr>
        <w:t>The discussion of mobility resilience to COVID-19 would be updated.</w:t>
      </w:r>
    </w:p>
  </w:comment>
  <w:comment w:id="1119"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1155"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394877E9" w15:done="0"/>
  <w15:commentEx w15:paraId="4A304F4C" w15:done="0"/>
  <w15:commentEx w15:paraId="2CFC7DBC" w15:done="1"/>
  <w15:commentEx w15:paraId="6D707188" w15:paraIdParent="2CFC7DBC" w15:done="1"/>
  <w15:commentEx w15:paraId="05D36FCA" w15:done="0"/>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D16102" w16cex:dateUtc="2023-03-31T04:39:00Z"/>
  <w16cex:commentExtensible w16cex:durableId="285A1594" w16cex:dateUtc="2023-07-12T21:17:00Z"/>
  <w16cex:commentExtensible w16cex:durableId="24D730C1" w16cex:dateUtc="2021-03-12T11:12:00Z"/>
  <w16cex:commentExtensible w16cex:durableId="285A4AD2" w16cex:dateUtc="2023-07-13T01:05: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394877E9" w16cid:durableId="27D16102"/>
  <w16cid:commentId w16cid:paraId="4A304F4C" w16cid:durableId="285A1594"/>
  <w16cid:commentId w16cid:paraId="2CFC7DBC" w16cid:durableId="24D730C1"/>
  <w16cid:commentId w16cid:paraId="6D707188" w16cid:durableId="24D730C0"/>
  <w16cid:commentId w16cid:paraId="05D36FCA" w16cid:durableId="285A4AD2"/>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38166" w14:textId="77777777" w:rsidR="003C6DF8" w:rsidRDefault="003C6DF8" w:rsidP="00DD1B16">
      <w:r>
        <w:separator/>
      </w:r>
    </w:p>
  </w:endnote>
  <w:endnote w:type="continuationSeparator" w:id="0">
    <w:p w14:paraId="7AB2A292" w14:textId="77777777" w:rsidR="003C6DF8" w:rsidRDefault="003C6DF8" w:rsidP="00DD1B16">
      <w:r>
        <w:continuationSeparator/>
      </w:r>
    </w:p>
  </w:endnote>
  <w:endnote w:type="continuationNotice" w:id="1">
    <w:p w14:paraId="39119622" w14:textId="77777777" w:rsidR="003C6DF8" w:rsidRDefault="003C6D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D9098" w14:textId="77777777" w:rsidR="003C6DF8" w:rsidRDefault="003C6DF8" w:rsidP="00DD1B16">
      <w:r>
        <w:separator/>
      </w:r>
    </w:p>
  </w:footnote>
  <w:footnote w:type="continuationSeparator" w:id="0">
    <w:p w14:paraId="45127EF8" w14:textId="77777777" w:rsidR="003C6DF8" w:rsidRDefault="003C6DF8" w:rsidP="00DD1B16">
      <w:r>
        <w:continuationSeparator/>
      </w:r>
    </w:p>
  </w:footnote>
  <w:footnote w:type="continuationNotice" w:id="1">
    <w:p w14:paraId="4EEB1564" w14:textId="77777777" w:rsidR="003C6DF8" w:rsidRDefault="003C6DF8">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07"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60341714">
    <w:abstractNumId w:val="8"/>
  </w:num>
  <w:num w:numId="2" w16cid:durableId="2023119767">
    <w:abstractNumId w:val="3"/>
  </w:num>
  <w:num w:numId="3" w16cid:durableId="2060787420">
    <w:abstractNumId w:val="25"/>
  </w:num>
  <w:num w:numId="4" w16cid:durableId="2009476012">
    <w:abstractNumId w:val="11"/>
  </w:num>
  <w:num w:numId="5" w16cid:durableId="2073773293">
    <w:abstractNumId w:val="27"/>
  </w:num>
  <w:num w:numId="6" w16cid:durableId="893542111">
    <w:abstractNumId w:val="18"/>
  </w:num>
  <w:num w:numId="7" w16cid:durableId="41487105">
    <w:abstractNumId w:val="0"/>
  </w:num>
  <w:num w:numId="8" w16cid:durableId="1833980852">
    <w:abstractNumId w:val="2"/>
  </w:num>
  <w:num w:numId="9" w16cid:durableId="38477597">
    <w:abstractNumId w:val="0"/>
    <w:lvlOverride w:ilvl="0">
      <w:startOverride w:val="1"/>
    </w:lvlOverride>
  </w:num>
  <w:num w:numId="10" w16cid:durableId="532037694">
    <w:abstractNumId w:val="10"/>
  </w:num>
  <w:num w:numId="11" w16cid:durableId="1216576517">
    <w:abstractNumId w:val="7"/>
  </w:num>
  <w:num w:numId="12" w16cid:durableId="1538859666">
    <w:abstractNumId w:val="4"/>
  </w:num>
  <w:num w:numId="13" w16cid:durableId="1468743403">
    <w:abstractNumId w:val="31"/>
  </w:num>
  <w:num w:numId="14" w16cid:durableId="1300915502">
    <w:abstractNumId w:val="6"/>
  </w:num>
  <w:num w:numId="15" w16cid:durableId="1623732327">
    <w:abstractNumId w:val="34"/>
  </w:num>
  <w:num w:numId="16" w16cid:durableId="819183">
    <w:abstractNumId w:val="16"/>
  </w:num>
  <w:num w:numId="17" w16cid:durableId="303855816">
    <w:abstractNumId w:val="17"/>
  </w:num>
  <w:num w:numId="18" w16cid:durableId="1941640389">
    <w:abstractNumId w:val="5"/>
  </w:num>
  <w:num w:numId="19" w16cid:durableId="1671178380">
    <w:abstractNumId w:val="22"/>
  </w:num>
  <w:num w:numId="20" w16cid:durableId="1717390345">
    <w:abstractNumId w:val="35"/>
  </w:num>
  <w:num w:numId="21" w16cid:durableId="1438872723">
    <w:abstractNumId w:val="28"/>
  </w:num>
  <w:num w:numId="22" w16cid:durableId="1065761436">
    <w:abstractNumId w:val="20"/>
  </w:num>
  <w:num w:numId="23" w16cid:durableId="2046522207">
    <w:abstractNumId w:val="13"/>
  </w:num>
  <w:num w:numId="24" w16cid:durableId="381254855">
    <w:abstractNumId w:val="29"/>
  </w:num>
  <w:num w:numId="25" w16cid:durableId="1935437986">
    <w:abstractNumId w:val="1"/>
  </w:num>
  <w:num w:numId="26" w16cid:durableId="1586720992">
    <w:abstractNumId w:val="24"/>
  </w:num>
  <w:num w:numId="27" w16cid:durableId="344984477">
    <w:abstractNumId w:val="9"/>
  </w:num>
  <w:num w:numId="28" w16cid:durableId="654647268">
    <w:abstractNumId w:val="9"/>
    <w:lvlOverride w:ilvl="0">
      <w:startOverride w:val="1"/>
    </w:lvlOverride>
  </w:num>
  <w:num w:numId="29" w16cid:durableId="847908085">
    <w:abstractNumId w:val="9"/>
    <w:lvlOverride w:ilvl="0">
      <w:startOverride w:val="1"/>
    </w:lvlOverride>
  </w:num>
  <w:num w:numId="30" w16cid:durableId="2134325338">
    <w:abstractNumId w:val="9"/>
    <w:lvlOverride w:ilvl="0">
      <w:startOverride w:val="1"/>
    </w:lvlOverride>
  </w:num>
  <w:num w:numId="31" w16cid:durableId="1780448765">
    <w:abstractNumId w:val="39"/>
  </w:num>
  <w:num w:numId="32" w16cid:durableId="1063410781">
    <w:abstractNumId w:val="15"/>
  </w:num>
  <w:num w:numId="33" w16cid:durableId="1827742202">
    <w:abstractNumId w:val="26"/>
  </w:num>
  <w:num w:numId="34" w16cid:durableId="1966887256">
    <w:abstractNumId w:val="12"/>
  </w:num>
  <w:num w:numId="35" w16cid:durableId="763258570">
    <w:abstractNumId w:val="39"/>
  </w:num>
  <w:num w:numId="36" w16cid:durableId="1634631572">
    <w:abstractNumId w:val="39"/>
  </w:num>
  <w:num w:numId="37" w16cid:durableId="1789815623">
    <w:abstractNumId w:val="39"/>
  </w:num>
  <w:num w:numId="38" w16cid:durableId="1962807809">
    <w:abstractNumId w:val="39"/>
  </w:num>
  <w:num w:numId="39" w16cid:durableId="1194345718">
    <w:abstractNumId w:val="39"/>
  </w:num>
  <w:num w:numId="40" w16cid:durableId="2130733774">
    <w:abstractNumId w:val="39"/>
    <w:lvlOverride w:ilvl="0">
      <w:startOverride w:val="1"/>
    </w:lvlOverride>
  </w:num>
  <w:num w:numId="41" w16cid:durableId="1471091989">
    <w:abstractNumId w:val="14"/>
  </w:num>
  <w:num w:numId="42" w16cid:durableId="1852185555">
    <w:abstractNumId w:val="30"/>
  </w:num>
  <w:num w:numId="43" w16cid:durableId="1899633125">
    <w:abstractNumId w:val="36"/>
  </w:num>
  <w:num w:numId="44" w16cid:durableId="1336496831">
    <w:abstractNumId w:val="21"/>
  </w:num>
  <w:num w:numId="45" w16cid:durableId="1418092934">
    <w:abstractNumId w:val="19"/>
  </w:num>
  <w:num w:numId="46" w16cid:durableId="1352875680">
    <w:abstractNumId w:val="33"/>
  </w:num>
  <w:num w:numId="47" w16cid:durableId="1051922467">
    <w:abstractNumId w:val="39"/>
  </w:num>
  <w:num w:numId="48" w16cid:durableId="855266481">
    <w:abstractNumId w:val="38"/>
  </w:num>
  <w:num w:numId="49" w16cid:durableId="68693385">
    <w:abstractNumId w:val="37"/>
  </w:num>
  <w:num w:numId="50" w16cid:durableId="352613713">
    <w:abstractNumId w:val="32"/>
  </w:num>
  <w:num w:numId="51" w16cid:durableId="919216698">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gFALKfiuo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6DF8"/>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0CA7"/>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github.com/wondolee/covid19-eng-lockdown" TargetMode="Externa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BECF9591-E735-4043-B889-8D516A610972}">
  <ds:schemaRefs>
    <ds:schemaRef ds:uri="http://schemas.openxmlformats.org/officeDocument/2006/bibliography"/>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29</Pages>
  <Words>50709</Words>
  <Characters>289046</Characters>
  <Application>Microsoft Office Word</Application>
  <DocSecurity>0</DocSecurity>
  <Lines>2408</Lines>
  <Paragraphs>678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339077</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22</cp:revision>
  <cp:lastPrinted>2023-06-21T23:06:00Z</cp:lastPrinted>
  <dcterms:created xsi:type="dcterms:W3CDTF">2023-07-12T21:14:00Z</dcterms:created>
  <dcterms:modified xsi:type="dcterms:W3CDTF">2023-07-13T03:32:00Z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