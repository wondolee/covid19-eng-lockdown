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7C33" w14:textId="77777777" w:rsidR="00F04757" w:rsidRPr="0039364D" w:rsidRDefault="00F04757" w:rsidP="00872147">
      <w:pPr>
        <w:pStyle w:val="Title"/>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Heading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FootnoteReference"/>
        </w:rPr>
        <w:footnoteReference w:id="2"/>
      </w:r>
      <w:r w:rsidRPr="0039364D">
        <w:t xml:space="preserve"> (</w:t>
      </w:r>
      <w:hyperlink r:id="rId11" w:history="1">
        <w:r w:rsidRPr="0039364D">
          <w:rPr>
            <w:rStyle w:val="Hyperlink"/>
          </w:rPr>
          <w:t>wondo.lee@ouce.ox.ac.uk</w:t>
        </w:r>
      </w:hyperlink>
      <w:r w:rsidRPr="0039364D">
        <w:t>)</w:t>
      </w:r>
      <w:r w:rsidR="00C328D6" w:rsidRPr="0039364D">
        <w:t xml:space="preserve">, </w:t>
      </w:r>
      <w:r w:rsidRPr="0039364D">
        <w:t>Matthias Qian</w:t>
      </w:r>
      <w:r w:rsidR="00C328D6" w:rsidRPr="0039364D">
        <w:rPr>
          <w:rStyle w:val="FootnoteReference"/>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Heading1"/>
      </w:pPr>
      <w:r w:rsidRPr="0039364D">
        <w:t>Highlights</w:t>
      </w:r>
    </w:p>
    <w:p w14:paraId="5C65B4C6" w14:textId="77777777" w:rsidR="002353B1" w:rsidRPr="0039364D" w:rsidRDefault="002353B1" w:rsidP="005F269F">
      <w:pPr>
        <w:pStyle w:val="ListParagraph"/>
        <w:numPr>
          <w:ilvl w:val="0"/>
          <w:numId w:val="1"/>
        </w:numPr>
      </w:pPr>
      <w:r w:rsidRPr="0039364D">
        <w:t>People's mobility changed substantially in response to COVID-19 pandemic</w:t>
      </w:r>
    </w:p>
    <w:p w14:paraId="44D4F47C" w14:textId="77777777" w:rsidR="002353B1" w:rsidRPr="0039364D" w:rsidRDefault="002353B1" w:rsidP="005F269F">
      <w:pPr>
        <w:pStyle w:val="ListParagraph"/>
        <w:numPr>
          <w:ilvl w:val="0"/>
          <w:numId w:val="1"/>
        </w:numPr>
      </w:pPr>
      <w:r w:rsidRPr="0039364D">
        <w:t>V-shaped trend in mobility shows sharp decline but gradual return over time</w:t>
      </w:r>
    </w:p>
    <w:p w14:paraId="38B409BF" w14:textId="77777777" w:rsidR="002353B1" w:rsidRPr="0039364D" w:rsidRDefault="002353B1" w:rsidP="005F269F">
      <w:pPr>
        <w:pStyle w:val="ListParagraph"/>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ListParagraph"/>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ListParagraph"/>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ListParagraph"/>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ListParagraph"/>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Heading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CommentReference"/>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w:t>
      </w:r>
      <w:r w:rsidR="00DD1B16" w:rsidRPr="0039364D">
        <w:lastRenderedPageBreak/>
        <w:t xml:space="preserve">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w:date="2023-08-01T16:03:00Z">
          <w:r w:rsidR="00D5339A" w:rsidRPr="0039364D" w:rsidDel="00860534">
            <w:delText xml:space="preserve">resilience </w:delText>
          </w:r>
        </w:del>
      </w:ins>
      <w:ins w:id="78" w:author="Won Do Lee" w:date="2023-01-17T23:02:00Z">
        <w:del w:id="79" w:author="Won Do Lee" w:date="2023-08-01T16:03:00Z">
          <w:r w:rsidR="0054616D" w:rsidRPr="0039364D" w:rsidDel="00860534">
            <w:delText xml:space="preserve">towards </w:delText>
          </w:r>
        </w:del>
      </w:ins>
      <w:ins w:id="80" w:author="Won Do Lee" w:date="2023-01-12T23:50:00Z">
        <w:del w:id="81" w:author="Won Do Lee" w:date="2023-08-01T16:03:00Z">
          <w:r w:rsidR="00D5339A" w:rsidRPr="0039364D" w:rsidDel="00860534">
            <w:delText xml:space="preserve">sustainable and </w:delText>
          </w:r>
        </w:del>
      </w:ins>
      <w:ins w:id="82" w:author="Won Do Lee" w:date="2023-01-12T23:49:00Z">
        <w:del w:id="83" w:author="Won Do Lee" w:date="2023-08-01T16:03:00Z">
          <w:r w:rsidR="00D5339A" w:rsidRPr="0039364D" w:rsidDel="00860534">
            <w:delText xml:space="preserve">resilient </w:delText>
          </w:r>
        </w:del>
      </w:ins>
      <w:ins w:id="84" w:author="Won Do Lee" w:date="2023-01-12T23:50:00Z">
        <w:del w:id="85" w:author="Won Do Lee" w:date="2023-08-01T16:03:00Z">
          <w:r w:rsidR="00D5339A" w:rsidRPr="0039364D" w:rsidDel="00860534">
            <w:delText>urban management</w:delText>
          </w:r>
        </w:del>
      </w:ins>
      <w:ins w:id="86" w:author="Won Do Lee"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w:date="2023-08-01T16:03:00Z">
          <w:r w:rsidR="0054616D" w:rsidRPr="0039364D" w:rsidDel="00860534">
            <w:delText>is</w:delText>
          </w:r>
        </w:del>
      </w:ins>
      <w:ins w:id="91" w:author="Won Do Lee" w:date="2023-08-01T16:03:00Z">
        <w:r w:rsidR="00860534">
          <w:t>ar</w:t>
        </w:r>
      </w:ins>
      <w:ins w:id="92" w:author="Won Do Lee"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CommentReference"/>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w:date="2023-08-01T15:54:00Z">
          <w:r w:rsidR="00F931A5" w:rsidRPr="0039364D" w:rsidDel="00D63FB7">
            <w:delText>Resilience</w:delText>
          </w:r>
        </w:del>
      </w:ins>
      <w:ins w:id="100" w:author="Won Do Lee"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Heading1"/>
      </w:pPr>
      <w:bookmarkStart w:id="104" w:name="_Hlk68703832"/>
      <w:r w:rsidRPr="0039364D">
        <w:lastRenderedPageBreak/>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w:date="2023-08-01T14:54:00Z">
        <w:r w:rsidR="009A3022" w:rsidRPr="0039364D" w:rsidDel="0039364D">
          <w:delText>to avoid</w:delText>
        </w:r>
      </w:del>
      <w:ins w:id="121" w:author="Won Do Lee" w:date="2023-08-01T14:54:00Z">
        <w:r w:rsidR="0039364D" w:rsidRPr="0039364D">
          <w:t>when</w:t>
        </w:r>
      </w:ins>
      <w:ins w:id="122" w:author="Won Do Lee" w:date="2023-08-01T14:55:00Z">
        <w:r w:rsidR="0039364D" w:rsidRPr="0039364D">
          <w:t xml:space="preserve"> people were</w:t>
        </w:r>
      </w:ins>
      <w:ins w:id="123" w:author="Won Do Lee" w:date="2023-08-01T14:54:00Z">
        <w:r w:rsidR="0039364D" w:rsidRPr="0039364D">
          <w:t xml:space="preserve"> bann</w:t>
        </w:r>
      </w:ins>
      <w:ins w:id="124" w:author="Won Do Lee" w:date="2023-08-01T14:55:00Z">
        <w:r w:rsidR="0039364D" w:rsidRPr="0039364D">
          <w:t>ed</w:t>
        </w:r>
      </w:ins>
      <w:ins w:id="125" w:author="Won Do Lee" w:date="2023-08-01T14:54:00Z">
        <w:r w:rsidR="0039364D" w:rsidRPr="0039364D">
          <w:t xml:space="preserve"> from mixing indoor</w:t>
        </w:r>
      </w:ins>
      <w:ins w:id="126" w:author="Won Do Lee" w:date="2023-08-01T15:30:00Z">
        <w:r w:rsidR="00786D94">
          <w:t>s</w:t>
        </w:r>
      </w:ins>
      <w:del w:id="127" w:author="Won Do Lee" w:date="2023-08-01T14:54:00Z">
        <w:r w:rsidR="009A3022" w:rsidRPr="0039364D" w:rsidDel="0039364D">
          <w:delText xml:space="preserve"> social contact, </w:delText>
        </w:r>
      </w:del>
      <w:ins w:id="128" w:author="Won Do Lee" w:date="2023-08-01T14:55:00Z">
        <w:r w:rsidR="0039364D" w:rsidRPr="0039364D">
          <w:t xml:space="preserve">. It also </w:t>
        </w:r>
      </w:ins>
      <w:del w:id="129" w:author="Won Do Lee" w:date="2023-08-01T14:54:00Z">
        <w:r w:rsidR="009A3022" w:rsidRPr="0039364D" w:rsidDel="0039364D">
          <w:delText>and</w:delText>
        </w:r>
      </w:del>
      <w:del w:id="130" w:author="Won Do Lee" w:date="2023-08-01T14:55:00Z">
        <w:r w:rsidR="009A3022" w:rsidRPr="0039364D" w:rsidDel="0039364D">
          <w:delText xml:space="preserve"> </w:delText>
        </w:r>
      </w:del>
      <w:r w:rsidR="009A3022" w:rsidRPr="0039364D">
        <w:t>mitigate</w:t>
      </w:r>
      <w:ins w:id="131"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 xml:space="preserve">(Beck &amp; </w:t>
      </w:r>
      <w:proofErr w:type="spellStart"/>
      <w:r w:rsidR="00376C66" w:rsidRPr="0039364D">
        <w:t>Hensher</w:t>
      </w:r>
      <w:proofErr w:type="spellEnd"/>
      <w:r w:rsidR="00376C66" w:rsidRPr="0039364D">
        <w:t>,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6" w:author="Won Do Lee"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w:date="2023-08-01T14:02:00Z">
          <w:r w:rsidR="000434A1" w:rsidRPr="0039364D" w:rsidDel="00A5674E">
            <w:delText xml:space="preserve"> T</w:delText>
          </w:r>
        </w:del>
      </w:ins>
      <w:del w:id="141"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CommentReference"/>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proofErr w:type="spellStart"/>
      <w:r w:rsidR="009D1131" w:rsidRPr="0039364D">
        <w:t>Cartenì</w:t>
      </w:r>
      <w:proofErr w:type="spellEnd"/>
      <w:r w:rsidR="009D1131" w:rsidRPr="0039364D">
        <w:t xml:space="preserve">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ins w:id="171" w:author="Won Do Lee" w:date="2023-01-19T08:48:00Z">
        <w:r w:rsidR="000B5DE7" w:rsidRPr="0039364D">
          <w:t>spatio-temporally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w:date="2023-08-01T15:02:00Z">
          <w:r w:rsidR="0054616D" w:rsidRPr="0039364D" w:rsidDel="0039364D">
            <w:delText>T</w:delText>
          </w:r>
        </w:del>
      </w:ins>
      <w:del w:id="208" w:author="Won Do Lee" w:date="2023-08-01T15:02:00Z">
        <w:r w:rsidR="00A93152" w:rsidRPr="0039364D" w:rsidDel="0039364D">
          <w:delText xml:space="preserve">aking </w:delText>
        </w:r>
      </w:del>
      <w:ins w:id="209" w:author="Won Do Lee" w:date="2023-08-01T15:02:00Z">
        <w:r w:rsidR="0039364D">
          <w:t>Considering</w:t>
        </w:r>
      </w:ins>
      <w:ins w:id="210" w:author="Won Do Lee" w:date="2023-08-01T15:01:00Z">
        <w:r w:rsidR="0039364D">
          <w:t xml:space="preserve"> </w:t>
        </w:r>
      </w:ins>
      <w:ins w:id="211" w:author="Won Do Lee"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w:date="2023-08-01T15:00:00Z">
          <w:r w:rsidR="007B5830" w:rsidRPr="0039364D" w:rsidDel="0039364D">
            <w:delText xml:space="preserve">by </w:delText>
          </w:r>
        </w:del>
      </w:ins>
      <w:ins w:id="216" w:author="Won Do Lee"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w:date="2023-08-01T15:00:00Z">
          <w:r w:rsidR="007B5830" w:rsidRPr="0039364D" w:rsidDel="0039364D">
            <w:delText xml:space="preserve"> or </w:delText>
          </w:r>
        </w:del>
      </w:ins>
      <w:ins w:id="221" w:author="Won Do Lee" w:date="2023-08-01T15:00:00Z">
        <w:r w:rsidR="0039364D">
          <w:t xml:space="preserve"> and </w:t>
        </w:r>
      </w:ins>
      <w:ins w:id="222" w:author="Won Do Lee" w:date="2023-08-01T15:01:00Z">
        <w:r w:rsidR="0039364D">
          <w:t xml:space="preserve">other policy </w:t>
        </w:r>
      </w:ins>
      <w:ins w:id="223" w:author="Won Do Lee" w:date="2023-01-15T23:04:00Z">
        <w:r w:rsidR="007B5830" w:rsidRPr="0039364D">
          <w:t>interventions</w:t>
        </w:r>
      </w:ins>
      <w:ins w:id="224" w:author="Won Do Lee" w:date="2023-08-01T15:01:00Z">
        <w:r w:rsidR="0039364D">
          <w:t xml:space="preserve">, </w:t>
        </w:r>
      </w:ins>
      <w:ins w:id="225" w:author="Won Do Lee" w:date="2023-08-01T15:02:00Z">
        <w:r w:rsidR="0039364D">
          <w:t>and also the</w:t>
        </w:r>
      </w:ins>
      <w:ins w:id="226" w:author="Won Do Lee" w:date="2023-01-15T23:08:00Z">
        <w:del w:id="227" w:author="Won Do Lee" w:date="2023-08-01T15:01:00Z">
          <w:r w:rsidR="007B5830" w:rsidRPr="0039364D" w:rsidDel="0039364D">
            <w:delText xml:space="preserve"> </w:delText>
          </w:r>
        </w:del>
      </w:ins>
      <w:ins w:id="228" w:author="Won Do Lee" w:date="2023-01-15T23:03:00Z">
        <w:del w:id="229" w:author="Won Do Lee"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w:date="2023-08-01T15:02:00Z">
          <w:r w:rsidR="00F806C6" w:rsidRPr="0039364D" w:rsidDel="0039364D">
            <w:delText>quantify</w:delText>
          </w:r>
        </w:del>
      </w:ins>
      <w:ins w:id="246" w:author="Won Do Lee"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w:date="2023-08-01T15:02:00Z">
          <w:r w:rsidR="0054616D" w:rsidRPr="0039364D" w:rsidDel="0039364D">
            <w:delText>measure</w:delText>
          </w:r>
        </w:del>
      </w:ins>
      <w:ins w:id="256" w:author="Won Do Lee"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w:date="2023-08-01T15:51:00Z">
          <w:r w:rsidR="00F54DF4" w:rsidRPr="0039364D" w:rsidDel="00D63FB7">
            <w:delText>under</w:delText>
          </w:r>
        </w:del>
      </w:ins>
      <w:ins w:id="262" w:author="Won Do Lee" w:date="2023-08-01T15:52:00Z">
        <w:r w:rsidR="00D63FB7">
          <w:t>during</w:t>
        </w:r>
      </w:ins>
      <w:ins w:id="263" w:author="Won Do Lee" w:date="2023-01-17T21:26:00Z">
        <w:r w:rsidR="00F54DF4" w:rsidRPr="0039364D">
          <w:t xml:space="preserve"> </w:t>
        </w:r>
        <w:del w:id="264" w:author="Won Do Lee" w:date="2023-08-01T15:51:00Z">
          <w:r w:rsidR="00F54DF4" w:rsidRPr="0039364D" w:rsidDel="00D63FB7">
            <w:delText>the</w:delText>
          </w:r>
        </w:del>
      </w:ins>
      <w:ins w:id="265" w:author="Won Do Lee" w:date="2023-08-01T15:51:00Z">
        <w:r w:rsidR="00D63FB7">
          <w:t xml:space="preserve">England’s first nationwide </w:t>
        </w:r>
      </w:ins>
      <w:ins w:id="266" w:author="Won Do Lee" w:date="2023-01-17T21:26:00Z">
        <w:del w:id="267" w:author="Won Do Lee" w:date="2023-08-01T15:51:00Z">
          <w:r w:rsidR="00F54DF4" w:rsidRPr="0039364D" w:rsidDel="00D63FB7">
            <w:delText xml:space="preserve"> </w:delText>
          </w:r>
        </w:del>
      </w:ins>
      <w:ins w:id="268" w:author="Won Do Lee" w:date="2023-01-17T22:16:00Z">
        <w:r w:rsidR="00A93152" w:rsidRPr="0039364D">
          <w:t>lockdown</w:t>
        </w:r>
      </w:ins>
      <w:ins w:id="269" w:author="Won Do Lee" w:date="2023-08-01T15:51:00Z">
        <w:r w:rsidR="00D63FB7">
          <w:t xml:space="preserve"> </w:t>
        </w:r>
      </w:ins>
      <w:ins w:id="270" w:author="Won Do Lee" w:date="2023-08-01T15:52:00Z">
        <w:r w:rsidR="00D63FB7">
          <w:t>in t</w:t>
        </w:r>
      </w:ins>
      <w:ins w:id="271" w:author="Won Do Lee"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w:date="2023-08-01T15:02:00Z">
        <w:r w:rsidR="001E2B38" w:rsidRPr="0039364D" w:rsidDel="0039364D">
          <w:delText>lockdown</w:delText>
        </w:r>
      </w:del>
      <w:ins w:id="291" w:author="Won Do Lee"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w:date="2023-08-01T15:03:00Z">
        <w:r w:rsidR="0039364D">
          <w:lastRenderedPageBreak/>
          <w:t>the</w:t>
        </w:r>
      </w:ins>
      <w:ins w:id="302" w:author="Won Do Lee" w:date="2023-08-01T15:04:00Z">
        <w:r w:rsidR="0039364D">
          <w:t xml:space="preserve"> five</w:t>
        </w:r>
      </w:ins>
      <w:ins w:id="303" w:author="Won Do Lee" w:date="2023-08-01T15:03:00Z">
        <w:r w:rsidR="0039364D">
          <w:t xml:space="preserve"> most </w:t>
        </w:r>
      </w:ins>
      <w:ins w:id="304" w:author="Won Do Lee" w:date="2023-08-01T15:04:00Z">
        <w:r w:rsidR="0039364D">
          <w:t xml:space="preserve">tightly controlled months in </w:t>
        </w:r>
      </w:ins>
      <w:ins w:id="305" w:author="Won Do Lee" w:date="2023-08-01T15:05:00Z">
        <w:r w:rsidR="0039364D">
          <w:t>2020</w:t>
        </w:r>
      </w:ins>
      <w:ins w:id="306" w:author="Won Do Lee" w:date="2023-01-17T21:28:00Z">
        <w:del w:id="307" w:author="Won Do Lee" w:date="2023-08-01T15:03:00Z">
          <w:r w:rsidR="00F54DF4" w:rsidRPr="0039364D" w:rsidDel="0039364D">
            <w:delText>seven</w:delText>
          </w:r>
        </w:del>
        <w:del w:id="308" w:author="Won Do Lee"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w:date="2023-08-01T15:02:00Z">
        <w:r w:rsidR="00C524E4" w:rsidRPr="0039364D" w:rsidDel="0039364D">
          <w:delText>quantif</w:delText>
        </w:r>
      </w:del>
      <w:ins w:id="318" w:author="Won Do Lee" w:date="2023-01-17T21:31:00Z">
        <w:del w:id="319" w:author="Won Do Lee" w:date="2023-08-01T15:02:00Z">
          <w:r w:rsidR="00F54DF4" w:rsidRPr="0039364D" w:rsidDel="0039364D">
            <w:delText>ied</w:delText>
          </w:r>
        </w:del>
      </w:ins>
      <w:ins w:id="320" w:author="Won Do Lee"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w:date="2023-08-01T15:02:00Z">
          <w:r w:rsidR="001E7E1F" w:rsidRPr="0039364D" w:rsidDel="0039364D">
            <w:delText>status</w:delText>
          </w:r>
        </w:del>
      </w:ins>
      <w:ins w:id="334" w:author="Won Do Lee"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ListParagraph"/>
        <w:numPr>
          <w:ilvl w:val="0"/>
          <w:numId w:val="5"/>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ListParagraph"/>
        <w:rPr>
          <w:del w:id="354" w:author="Won Do Lee" w:date="2023-01-12T23:54:00Z"/>
        </w:rPr>
      </w:pPr>
      <w:ins w:id="355" w:author="Won Do Lee" w:date="2023-01-15T23:10:00Z">
        <w:r w:rsidRPr="0039364D">
          <w:t>Wh</w:t>
        </w:r>
      </w:ins>
      <w:ins w:id="356" w:author="Won Do Lee" w:date="2023-08-01T15:05:00Z">
        <w:r w:rsidR="0039364D">
          <w:t>ich fa</w:t>
        </w:r>
      </w:ins>
      <w:ins w:id="357" w:author="Won Do Lee" w:date="2023-08-01T15:53:00Z">
        <w:r w:rsidR="00D63FB7">
          <w:t>c</w:t>
        </w:r>
      </w:ins>
      <w:ins w:id="358" w:author="Won Do Lee" w:date="2023-08-01T15:05:00Z">
        <w:r w:rsidR="0039364D">
          <w:t xml:space="preserve">tors explain </w:t>
        </w:r>
      </w:ins>
      <w:ins w:id="359" w:author="Won Do Lee" w:date="2023-01-15T23:10:00Z">
        <w:del w:id="360" w:author="Won Do Lee" w:date="2023-08-01T15:05:00Z">
          <w:r w:rsidRPr="0039364D" w:rsidDel="0039364D">
            <w:delText>at makes</w:delText>
          </w:r>
        </w:del>
      </w:ins>
      <w:ins w:id="361" w:author="Won Do Lee" w:date="2023-01-17T23:21:00Z">
        <w:del w:id="362" w:author="Won Do Lee"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5F269F">
      <w:pPr>
        <w:pStyle w:val="ListParagraph"/>
        <w:numPr>
          <w:ilvl w:val="0"/>
          <w:numId w:val="4"/>
        </w:numPr>
        <w:rPr>
          <w:ins w:id="366" w:author="Won Do Lee" w:date="2023-01-15T23:10:00Z"/>
        </w:rPr>
      </w:pPr>
    </w:p>
    <w:p w14:paraId="20510F49" w14:textId="77777777" w:rsidR="0030248F" w:rsidRPr="0039364D" w:rsidDel="008D18A3" w:rsidRDefault="00442A4C" w:rsidP="005F269F">
      <w:pPr>
        <w:pStyle w:val="ListParagraph"/>
        <w:numPr>
          <w:ilvl w:val="0"/>
          <w:numId w:val="4"/>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CommentReference"/>
        </w:rPr>
        <w:commentReference w:id="340"/>
      </w:r>
    </w:p>
    <w:bookmarkEnd w:id="104"/>
    <w:p w14:paraId="059863BA" w14:textId="77777777" w:rsidR="00A5674E" w:rsidRPr="0039364D" w:rsidRDefault="00A5674E" w:rsidP="005F269F">
      <w:pPr>
        <w:pStyle w:val="ListParagraph"/>
        <w:numPr>
          <w:ilvl w:val="0"/>
          <w:numId w:val="4"/>
        </w:numPr>
        <w:rPr>
          <w:ins w:id="383" w:author="Won Do Lee" w:date="2023-08-01T14:03:00Z"/>
        </w:rPr>
      </w:pPr>
    </w:p>
    <w:p w14:paraId="423CAD16" w14:textId="57D0F01D" w:rsidR="005E2C98" w:rsidRPr="0039364D" w:rsidRDefault="00771214" w:rsidP="00872147">
      <w:pPr>
        <w:pStyle w:val="Heading1"/>
      </w:pPr>
      <w:r w:rsidRPr="0039364D">
        <w:t>Related works</w:t>
      </w:r>
    </w:p>
    <w:p w14:paraId="2CC90FD7" w14:textId="1A5E77E8" w:rsidR="00A70C50" w:rsidRPr="0039364D" w:rsidDel="00DF2F4F" w:rsidRDefault="009053C6" w:rsidP="00872147">
      <w:pPr>
        <w:spacing w:after="240"/>
        <w:rPr>
          <w:del w:id="384" w:author="Won Do Lee" w:date="2023-08-01T17:48:00Z"/>
          <w:color w:val="FF0000"/>
        </w:rPr>
      </w:pPr>
      <w:commentRangeStart w:id="385"/>
      <w:del w:id="386"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7" w:author="Won Do Lee" w:date="2023-01-17T22:19:00Z">
        <w:del w:id="388" w:author="Won Do Lee" w:date="2023-08-01T17:48:00Z">
          <w:r w:rsidR="00A93152" w:rsidRPr="0039364D" w:rsidDel="00DF2F4F">
            <w:delText>in assessing</w:delText>
          </w:r>
        </w:del>
      </w:ins>
      <w:del w:id="389"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5"/>
        <w:r w:rsidR="00725137" w:rsidDel="00DF2F4F">
          <w:rPr>
            <w:rStyle w:val="CommentReference"/>
          </w:rPr>
          <w:commentReference w:id="385"/>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0" w:author="Won Do Lee" w:date="2023-01-17T21:33:00Z">
        <w:r w:rsidRPr="0039364D" w:rsidDel="00751A98">
          <w:delText xml:space="preserve">focused </w:delText>
        </w:r>
        <w:r w:rsidR="00C66077" w:rsidRPr="0039364D" w:rsidDel="00751A98">
          <w:delText>on</w:delText>
        </w:r>
      </w:del>
      <w:ins w:id="391" w:author="Won Do Lee" w:date="2023-01-17T21:33:00Z">
        <w:r w:rsidR="00751A98" w:rsidRPr="0039364D">
          <w:t>examined</w:t>
        </w:r>
      </w:ins>
      <w:r w:rsidR="00C66077" w:rsidRPr="0039364D">
        <w:t xml:space="preserve"> </w:t>
      </w:r>
      <w:del w:id="392" w:author="Won Do Lee" w:date="2023-01-17T21:33:00Z">
        <w:r w:rsidR="00774267" w:rsidRPr="0039364D" w:rsidDel="00751A98">
          <w:delText xml:space="preserve">the reduction </w:delText>
        </w:r>
        <w:r w:rsidRPr="0039364D" w:rsidDel="00751A98">
          <w:delText>in mobility</w:delText>
        </w:r>
      </w:del>
      <w:ins w:id="393" w:author="Won Do Lee" w:date="2023-01-17T21:33:00Z">
        <w:r w:rsidR="00751A98" w:rsidRPr="0039364D">
          <w:t xml:space="preserve">V-shaped mobility </w:t>
        </w:r>
      </w:ins>
      <w:ins w:id="394" w:author="Won Do Lee" w:date="2023-01-17T23:24:00Z">
        <w:r w:rsidR="0054616D" w:rsidRPr="0039364D">
          <w:t xml:space="preserve">trends </w:t>
        </w:r>
      </w:ins>
      <w:ins w:id="395" w:author="Won Do Lee" w:date="2023-01-17T23:25:00Z">
        <w:r w:rsidR="0054616D" w:rsidRPr="0039364D">
          <w:t xml:space="preserve">in the early stage of COVID-19 pandemic </w:t>
        </w:r>
      </w:ins>
      <w:ins w:id="396" w:author="Won Do Lee" w:date="2023-01-17T21:33:00Z">
        <w:r w:rsidR="00751A98" w:rsidRPr="0039364D">
          <w:t xml:space="preserve">to reveal </w:t>
        </w:r>
      </w:ins>
      <w:ins w:id="397" w:author="Won Do Lee" w:date="2023-01-17T23:25:00Z">
        <w:r w:rsidR="0054616D" w:rsidRPr="0039364D">
          <w:t xml:space="preserve">substantial </w:t>
        </w:r>
      </w:ins>
      <w:ins w:id="398" w:author="Won Do Lee" w:date="2023-01-17T21:33:00Z">
        <w:r w:rsidR="00751A98" w:rsidRPr="0039364D">
          <w:t xml:space="preserve">changes in people’s </w:t>
        </w:r>
      </w:ins>
      <w:ins w:id="399" w:author="Won Do Lee" w:date="2023-01-17T21:34:00Z">
        <w:r w:rsidR="00751A98" w:rsidRPr="0039364D">
          <w:t xml:space="preserve">mobility and travel behaviours </w:t>
        </w:r>
      </w:ins>
      <w:del w:id="400" w:author="Won Do Lee" w:date="2023-01-17T21:33:00Z">
        <w:r w:rsidR="0026581D" w:rsidRPr="0039364D" w:rsidDel="00751A98">
          <w:delText xml:space="preserve"> with </w:delText>
        </w:r>
      </w:del>
      <w:del w:id="401" w:author="Won Do Lee" w:date="2023-01-17T21:34:00Z">
        <w:r w:rsidR="0026581D" w:rsidRPr="0039364D" w:rsidDel="00751A98">
          <w:delText xml:space="preserve">people’s </w:delText>
        </w:r>
        <w:r w:rsidRPr="0039364D" w:rsidDel="00751A98">
          <w:delText xml:space="preserve">attitudes and perceptions </w:delText>
        </w:r>
      </w:del>
      <w:del w:id="402"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3" w:author="Won Do Lee" w:date="2023-01-17T21:34:00Z">
        <w:r w:rsidR="00751A98" w:rsidRPr="0039364D">
          <w:t xml:space="preserve">with the support of </w:t>
        </w:r>
      </w:ins>
      <w:del w:id="404"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5"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6" w:author="Won Do Lee" w:date="2023-01-17T23:27:00Z">
        <w:r w:rsidR="0054616D" w:rsidRPr="0039364D">
          <w:t xml:space="preserve">people’s </w:t>
        </w:r>
      </w:ins>
      <w:r w:rsidRPr="0039364D">
        <w:t xml:space="preserve">mobility </w:t>
      </w:r>
      <w:del w:id="407" w:author="Won Do Lee" w:date="2023-01-17T23:27:00Z">
        <w:r w:rsidRPr="0039364D" w:rsidDel="0054616D">
          <w:delText xml:space="preserve">in physical space </w:delText>
        </w:r>
      </w:del>
      <w:r w:rsidRPr="0039364D">
        <w:t xml:space="preserve">dropped </w:t>
      </w:r>
      <w:ins w:id="408" w:author="Won Do Lee" w:date="2023-01-17T23:27:00Z">
        <w:r w:rsidR="0054616D" w:rsidRPr="0039364D">
          <w:t>instantly</w:t>
        </w:r>
      </w:ins>
      <w:del w:id="409" w:author="Won Do Lee" w:date="2023-01-17T23:27:00Z">
        <w:r w:rsidRPr="0039364D" w:rsidDel="0054616D">
          <w:delText>significantly</w:delText>
        </w:r>
      </w:del>
      <w:ins w:id="410" w:author="Won Do Lee" w:date="2023-01-17T23:26:00Z">
        <w:r w:rsidR="0054616D" w:rsidRPr="0039364D">
          <w:t xml:space="preserve"> </w:t>
        </w:r>
      </w:ins>
      <w:ins w:id="411" w:author="Won Do Lee" w:date="2023-01-17T23:27:00Z">
        <w:r w:rsidR="0054616D" w:rsidRPr="0039364D">
          <w:t xml:space="preserve">but </w:t>
        </w:r>
      </w:ins>
      <w:ins w:id="412" w:author="Won Do Lee" w:date="2023-01-17T23:26:00Z">
        <w:r w:rsidR="0054616D" w:rsidRPr="0039364D">
          <w:t>recover</w:t>
        </w:r>
      </w:ins>
      <w:ins w:id="413" w:author="Won Do Lee" w:date="2023-01-17T23:27:00Z">
        <w:r w:rsidR="0054616D" w:rsidRPr="0039364D">
          <w:t>ed rapidly</w:t>
        </w:r>
      </w:ins>
      <w:ins w:id="414" w:author="Won Do Lee" w:date="2023-01-17T23:28:00Z">
        <w:r w:rsidR="0054616D" w:rsidRPr="0039364D">
          <w:t xml:space="preserve"> </w:t>
        </w:r>
      </w:ins>
      <w:ins w:id="415" w:author="Won Do Lee" w:date="2023-01-17T23:30:00Z">
        <w:r w:rsidR="0054616D" w:rsidRPr="0039364D">
          <w:t>based on longitudinal data analysis</w:t>
        </w:r>
      </w:ins>
      <w:ins w:id="416" w:author="Won Do Lee" w:date="2023-01-17T23:26:00Z">
        <w:r w:rsidR="0054616D" w:rsidRPr="0039364D">
          <w:t xml:space="preserve"> </w:t>
        </w:r>
      </w:ins>
      <w:ins w:id="417" w:author="Won Do Lee" w:date="2023-01-17T23:31:00Z">
        <w:r w:rsidR="0054616D" w:rsidRPr="0039364D">
          <w:t>following longer than a year following the onset of the COVID-19 p</w:t>
        </w:r>
      </w:ins>
      <w:ins w:id="418" w:author="Won Do Lee" w:date="2023-01-17T23:32:00Z">
        <w:r w:rsidR="0054616D" w:rsidRPr="0039364D">
          <w:t xml:space="preserve">andemic </w:t>
        </w:r>
      </w:ins>
      <w:del w:id="419" w:author="Won Do Lee" w:date="2023-01-17T23:26:00Z">
        <w:r w:rsidR="00751A98" w:rsidRPr="0039364D" w:rsidDel="0054616D">
          <w:delText xml:space="preserve"> </w:delText>
        </w:r>
      </w:del>
      <w:r w:rsidR="00751A98" w:rsidRPr="0039364D">
        <w:t>(Kellermann et al., 2022; J. Kim &amp; Kwan, 2021; Long &amp; Ren, 2022; Wang et al., 2022)</w:t>
      </w:r>
      <w:ins w:id="420" w:author="Won Do Lee" w:date="2023-01-17T21:37:00Z">
        <w:r w:rsidR="00751A98" w:rsidRPr="0039364D">
          <w:t xml:space="preserve"> </w:t>
        </w:r>
      </w:ins>
      <w:del w:id="421"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2"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3"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4" w:author="Won Do Lee" w:date="2023-01-17T22:19:00Z">
        <w:r w:rsidR="00A61A0A" w:rsidRPr="0039364D" w:rsidDel="00A93152">
          <w:delText xml:space="preserve">, in terms of </w:delText>
        </w:r>
      </w:del>
      <w:del w:id="425" w:author="Won Do Lee" w:date="2023-01-17T21:37:00Z">
        <w:r w:rsidR="00A61A0A" w:rsidRPr="0039364D" w:rsidDel="00751A98">
          <w:delText>considerable decrease</w:delText>
        </w:r>
      </w:del>
      <w:del w:id="426"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w:t>
      </w:r>
      <w:r w:rsidR="009C7935" w:rsidRPr="0039364D">
        <w:lastRenderedPageBreak/>
        <w:t>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7" w:author="Won Do Lee" w:date="2023-01-17T22:20:00Z">
        <w:r w:rsidR="009C36A5" w:rsidRPr="0039364D" w:rsidDel="00A93152">
          <w:delText>the use of</w:delText>
        </w:r>
      </w:del>
      <w:ins w:id="428"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9" w:author="Won Do Lee" w:date="2023-01-17T22:20:00Z">
        <w:r w:rsidR="008C3B80" w:rsidRPr="0039364D" w:rsidDel="00A93152">
          <w:delText xml:space="preserve">and </w:delText>
        </w:r>
        <w:r w:rsidR="00BF72D9" w:rsidRPr="0039364D" w:rsidDel="00A93152">
          <w:delText>tracking</w:delText>
        </w:r>
      </w:del>
      <w:ins w:id="430" w:author="Won Do Lee" w:date="2023-01-17T22:20:00Z">
        <w:r w:rsidR="00A93152" w:rsidRPr="0039364D">
          <w:t>to g</w:t>
        </w:r>
      </w:ins>
      <w:ins w:id="431"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2" w:author="Won Do Lee" w:date="2023-01-17T22:20:00Z">
        <w:r w:rsidR="004271C9" w:rsidRPr="0039364D" w:rsidDel="00A93152">
          <w:delText xml:space="preserve">are </w:delText>
        </w:r>
      </w:del>
      <w:ins w:id="433" w:author="Won Do Lee" w:date="2023-01-17T22:20:00Z">
        <w:r w:rsidR="00A93152" w:rsidRPr="0039364D">
          <w:t xml:space="preserve">was very </w:t>
        </w:r>
      </w:ins>
      <w:r w:rsidR="001679A0" w:rsidRPr="0039364D">
        <w:t>help</w:t>
      </w:r>
      <w:r w:rsidR="004271C9" w:rsidRPr="0039364D">
        <w:t xml:space="preserve">ful </w:t>
      </w:r>
      <w:del w:id="434" w:author="Won Do Lee" w:date="2023-01-17T22:21:00Z">
        <w:r w:rsidR="004271C9" w:rsidRPr="0039364D" w:rsidDel="00A93152">
          <w:delText>to</w:delText>
        </w:r>
      </w:del>
      <w:del w:id="435" w:author="Won Do Lee" w:date="2023-01-17T22:20:00Z">
        <w:r w:rsidR="004271C9" w:rsidRPr="0039364D" w:rsidDel="00A93152">
          <w:delText xml:space="preserve"> </w:delText>
        </w:r>
        <w:r w:rsidR="00C869CA" w:rsidRPr="0039364D" w:rsidDel="00A93152">
          <w:delText xml:space="preserve">investigate </w:delText>
        </w:r>
      </w:del>
      <w:ins w:id="436" w:author="Won Do Lee" w:date="2023-01-17T22:21:00Z">
        <w:r w:rsidR="00A93152" w:rsidRPr="0039364D">
          <w:t>in evaluating</w:t>
        </w:r>
      </w:ins>
      <w:ins w:id="437"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8"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9" w:author="Won Do Lee" w:date="2023-01-17T22:21:00Z">
        <w:r w:rsidR="00A93152" w:rsidRPr="0039364D">
          <w:t>dropped sharply</w:t>
        </w:r>
      </w:ins>
      <w:del w:id="440"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1" w:author="Won Do Lee" w:date="2023-01-19T22:52:00Z">
        <w:r w:rsidR="009E17EA" w:rsidRPr="0039364D" w:rsidDel="00C025AD">
          <w:delText>in the early stage of the</w:delText>
        </w:r>
      </w:del>
      <w:ins w:id="442"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3"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4" w:author="Won Do Lee" w:date="2023-01-19T22:53:00Z">
        <w:r w:rsidR="00C025AD" w:rsidRPr="0039364D">
          <w:t>lockdown phases</w:t>
        </w:r>
      </w:ins>
      <w:r w:rsidR="0079063F" w:rsidRPr="0039364D">
        <w:t xml:space="preserve">. </w:t>
      </w:r>
      <w:del w:id="445" w:author="Won Do Lee" w:date="2023-01-12T23:58:00Z">
        <w:r w:rsidR="0079063F" w:rsidRPr="0039364D" w:rsidDel="0050027F">
          <w:rPr>
            <w:i/>
            <w:iCs/>
          </w:rPr>
          <w:delText>Spontaneous mobility reduction</w:delText>
        </w:r>
      </w:del>
      <w:ins w:id="446"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7"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8" w:author="Won Do Lee" w:date="2023-01-17T22:21:00Z">
        <w:r w:rsidR="00A93152" w:rsidRPr="0039364D">
          <w:t>ing</w:t>
        </w:r>
      </w:ins>
      <w:r w:rsidR="00831AF7" w:rsidRPr="0039364D">
        <w:t xml:space="preserve"> on</w:t>
      </w:r>
      <w:r w:rsidR="00C17846" w:rsidRPr="0039364D">
        <w:t xml:space="preserve"> the</w:t>
      </w:r>
      <w:ins w:id="449"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0" w:author="Won Do Lee" w:date="2023-01-17T22:21:00Z">
        <w:r w:rsidR="0079063F" w:rsidRPr="0039364D" w:rsidDel="00A93152">
          <w:delText>people were going outside more while the coming months over the ease of</w:delText>
        </w:r>
      </w:del>
      <w:ins w:id="451" w:author="Won Do Lee" w:date="2023-01-17T22:21:00Z">
        <w:r w:rsidR="00A93152" w:rsidRPr="0039364D">
          <w:t>that people we</w:t>
        </w:r>
      </w:ins>
      <w:ins w:id="452" w:author="Won Do Lee" w:date="2023-01-17T22:22:00Z">
        <w:r w:rsidR="00A93152" w:rsidRPr="0039364D">
          <w:t>nt</w:t>
        </w:r>
      </w:ins>
      <w:ins w:id="453" w:author="Won Do Lee" w:date="2023-01-17T22:21:00Z">
        <w:r w:rsidR="00A93152" w:rsidRPr="0039364D">
          <w:t xml:space="preserve"> outside more during the coming months </w:t>
        </w:r>
      </w:ins>
      <w:ins w:id="454"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5" w:author="Won Do Lee" w:date="2023-01-17T23:33:00Z">
        <w:r w:rsidR="00A625FA" w:rsidRPr="0039364D">
          <w:t xml:space="preserve">alongside </w:t>
        </w:r>
      </w:ins>
      <w:del w:id="456"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7"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8" w:author="Won Do Lee" w:date="2023-01-17T22:22:00Z">
        <w:r w:rsidR="00732755" w:rsidRPr="0039364D" w:rsidDel="00A93152">
          <w:delText xml:space="preserve">that </w:delText>
        </w:r>
      </w:del>
      <w:del w:id="459"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0"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1"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2"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3"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4" w:author="Won Do Lee" w:date="2023-01-17T22:24:00Z">
        <w:r w:rsidR="00EA4F73" w:rsidRPr="0039364D" w:rsidDel="00A93152">
          <w:rPr>
            <w:color w:val="000000"/>
          </w:rPr>
          <w:delText xml:space="preserve">, </w:delText>
        </w:r>
      </w:del>
      <w:del w:id="465" w:author="Won Do Lee" w:date="2023-01-17T22:23:00Z">
        <w:r w:rsidR="00CD60D4" w:rsidRPr="0039364D" w:rsidDel="00A93152">
          <w:rPr>
            <w:color w:val="000000"/>
          </w:rPr>
          <w:delText>coping with pre and</w:delText>
        </w:r>
      </w:del>
      <w:ins w:id="466" w:author="Won Do Lee" w:date="2023-01-17T22:24:00Z">
        <w:r w:rsidR="00A93152" w:rsidRPr="0039364D">
          <w:rPr>
            <w:color w:val="000000"/>
          </w:rPr>
          <w:t xml:space="preserve"> added on</w:t>
        </w:r>
      </w:ins>
      <w:ins w:id="467" w:author="Won Do Lee" w:date="2023-01-17T22:23:00Z">
        <w:r w:rsidR="00A93152" w:rsidRPr="0039364D">
          <w:rPr>
            <w:color w:val="000000"/>
          </w:rPr>
          <w:t xml:space="preserve"> pre-pandemic and </w:t>
        </w:r>
      </w:ins>
      <w:del w:id="468" w:author="Won Do Lee" w:date="2023-01-17T22:24:00Z">
        <w:r w:rsidR="00CD60D4" w:rsidRPr="0039364D" w:rsidDel="00A93152">
          <w:rPr>
            <w:color w:val="000000"/>
          </w:rPr>
          <w:delText xml:space="preserve"> </w:delText>
        </w:r>
      </w:del>
      <w:r w:rsidR="00CD60D4" w:rsidRPr="0039364D">
        <w:rPr>
          <w:color w:val="000000"/>
        </w:rPr>
        <w:t>post-lockdown period</w:t>
      </w:r>
      <w:ins w:id="469" w:author="Won Do Lee" w:date="2023-01-17T22:22:00Z">
        <w:r w:rsidR="00A93152" w:rsidRPr="0039364D">
          <w:rPr>
            <w:color w:val="000000"/>
          </w:rPr>
          <w:t>s</w:t>
        </w:r>
      </w:ins>
      <w:r w:rsidR="00CD60D4" w:rsidRPr="0039364D">
        <w:rPr>
          <w:color w:val="000000"/>
        </w:rPr>
        <w:t xml:space="preserve"> (i.e., ±2 months)</w:t>
      </w:r>
      <w:ins w:id="470"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1"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2" w:author="Won Do Lee" w:date="2023-08-01T15:08:00Z"/>
          <w:color w:val="000000"/>
        </w:rPr>
      </w:pPr>
    </w:p>
    <w:p w14:paraId="660B3765" w14:textId="77777777" w:rsidR="00E15888" w:rsidRPr="0039364D" w:rsidRDefault="00A67560" w:rsidP="00872147">
      <w:pPr>
        <w:pStyle w:val="Heading1"/>
      </w:pPr>
      <w:r w:rsidRPr="0039364D">
        <w:t>Data and m</w:t>
      </w:r>
      <w:r w:rsidR="00E15888" w:rsidRPr="0039364D">
        <w:t>ethods</w:t>
      </w:r>
    </w:p>
    <w:p w14:paraId="5758FBF3" w14:textId="77777777" w:rsidR="00E70FCA" w:rsidRPr="0039364D" w:rsidDel="00282AB8" w:rsidRDefault="00E70FCA" w:rsidP="00872147">
      <w:pPr>
        <w:rPr>
          <w:del w:id="473" w:author="Won Do Lee" w:date="2023-07-14T08:04:00Z"/>
        </w:rPr>
      </w:pPr>
    </w:p>
    <w:p w14:paraId="0BC68674" w14:textId="77777777" w:rsidR="00947126" w:rsidRPr="0039364D" w:rsidRDefault="00947126" w:rsidP="00872147">
      <w:pPr>
        <w:pStyle w:val="Heading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FootnoteReference"/>
        </w:rPr>
        <w:footnoteReference w:id="4"/>
      </w:r>
      <w:r w:rsidR="009C175D" w:rsidRPr="0039364D">
        <w:t>.</w:t>
      </w:r>
      <w:r w:rsidR="00903EE8" w:rsidRPr="0039364D">
        <w:t xml:space="preserve"> </w:t>
      </w:r>
      <w:r w:rsidR="00860D28" w:rsidRPr="0039364D">
        <w:t xml:space="preserve">More </w:t>
      </w:r>
      <w:r w:rsidR="00860D28" w:rsidRPr="0039364D">
        <w:lastRenderedPageBreak/>
        <w:t xml:space="preserve">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FootnoteReference"/>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FootnoteReference"/>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000000"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4" w:name="_Hlk140213982"/>
      <w:commentRangeStart w:id="475"/>
      <w:r w:rsidRPr="0039364D">
        <w:t>A</w:t>
      </w:r>
      <w:commentRangeEnd w:id="475"/>
      <w:r w:rsidRPr="0039364D">
        <w:rPr>
          <w:rStyle w:val="CommentReference"/>
        </w:rPr>
        <w:commentReference w:id="475"/>
      </w:r>
      <w:r w:rsidRPr="0039364D">
        <w:t xml:space="preserve"> wide range of contextual information on LTLAs have been collected from secondary data sources. </w:t>
      </w:r>
      <w:bookmarkEnd w:id="474"/>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7" w:author="Won Do Lee" w:date="2023-08-01T17:48:00Z"/>
        </w:rPr>
      </w:pPr>
    </w:p>
    <w:p w14:paraId="5CAC6CFB" w14:textId="77777777" w:rsidR="006E5761" w:rsidRPr="0039364D" w:rsidDel="00282AB8" w:rsidRDefault="006E5761" w:rsidP="00872147">
      <w:pPr>
        <w:rPr>
          <w:del w:id="478" w:author="Won Do Lee" w:date="2023-07-14T08:04:00Z"/>
        </w:rPr>
      </w:pPr>
    </w:p>
    <w:p w14:paraId="5DDDAFB9" w14:textId="77777777" w:rsidR="00947126" w:rsidRPr="0039364D" w:rsidRDefault="00947126" w:rsidP="00872147">
      <w:pPr>
        <w:pStyle w:val="Heading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Heading3"/>
      </w:pPr>
      <w:r w:rsidRPr="0039364D">
        <w:t>Time-series c</w:t>
      </w:r>
      <w:r w:rsidR="00E70FCA" w:rsidRPr="0039364D">
        <w:t>lustering analysis</w:t>
      </w:r>
    </w:p>
    <w:p w14:paraId="2432A1CC" w14:textId="45E5CA84"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lastRenderedPageBreak/>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79"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0"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1"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2"/>
      <w:commentRangeStart w:id="483"/>
      <w:r w:rsidR="00A162FB" w:rsidRPr="0039364D">
        <w:rPr>
          <w:rStyle w:val="FootnoteReference"/>
        </w:rPr>
        <w:footnoteReference w:id="7"/>
      </w:r>
      <w:commentRangeEnd w:id="482"/>
      <w:r w:rsidR="00A162FB" w:rsidRPr="0039364D">
        <w:rPr>
          <w:rStyle w:val="CommentReference"/>
        </w:rPr>
        <w:commentReference w:id="482"/>
      </w:r>
      <w:commentRangeEnd w:id="483"/>
      <w:r w:rsidR="00CB6194" w:rsidRPr="0039364D">
        <w:rPr>
          <w:rStyle w:val="CommentReference"/>
        </w:rPr>
        <w:commentReference w:id="483"/>
      </w:r>
      <w:r w:rsidR="00EA32DA" w:rsidRPr="0039364D">
        <w:t xml:space="preserve"> </w:t>
      </w:r>
      <w:bookmarkEnd w:id="481"/>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000000"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Heading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xml:space="preserve">, </w:t>
      </w:r>
      <w:r w:rsidR="00561636" w:rsidRPr="0039364D">
        <w:lastRenderedPageBreak/>
        <w:t>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000000"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84"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85"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6" w:name="_Hlk140213970"/>
      <w:r w:rsidR="0048201C" w:rsidRPr="00860534">
        <w:rPr>
          <w:noProof/>
        </w:rPr>
        <w:t>(Friedman et al., 2010)</w:t>
      </w:r>
      <w:r w:rsidR="00E17796" w:rsidRPr="0039364D">
        <w:t xml:space="preserve">. </w:t>
      </w:r>
      <w:bookmarkStart w:id="487"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88"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89" w:author="Tim Schwanen" w:date="2023-08-01T15:49:00Z">
        <w:r w:rsidR="004B2C9B">
          <w:t>p</w:t>
        </w:r>
      </w:ins>
      <w:ins w:id="490"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1"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2" w:author="Tim Schwanen" w:date="2023-08-01T15:50:00Z">
        <w:r w:rsidR="004B2C9B">
          <w:t xml:space="preserve">in </w:t>
        </w:r>
      </w:ins>
      <w:r w:rsidR="00FB7D9E" w:rsidRPr="0039364D">
        <w:t>Equation (6</w:t>
      </w:r>
      <w:r w:rsidR="001061B0" w:rsidRPr="0039364D">
        <w:t>)</w:t>
      </w:r>
      <w:ins w:id="493" w:author="Tim Schwanen" w:date="2023-08-01T15:50:00Z">
        <w:r w:rsidR="004B2C9B">
          <w:t>:</w:t>
        </w:r>
      </w:ins>
      <w:ins w:id="494" w:author="Won Do Lee" w:date="2023-08-01T11:55:00Z">
        <w:del w:id="495" w:author="Tim Schwanen" w:date="2023-08-01T15:50:00Z">
          <w:r w:rsidR="001061B0" w:rsidRPr="0039364D" w:rsidDel="004B2C9B">
            <w:delText>.</w:delText>
          </w:r>
        </w:del>
        <w:r w:rsidR="001061B0" w:rsidRPr="0039364D">
          <w:t xml:space="preserve"> </w:t>
        </w:r>
      </w:ins>
    </w:p>
    <w:bookmarkEnd w:id="486"/>
    <w:bookmarkEnd w:id="487"/>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000000"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496" w:author="Tim Schwanen" w:date="2023-08-01T15:51:00Z">
              <w:r w:rsidR="004B2C9B">
                <w:t>,</w:t>
              </w:r>
            </w:ins>
            <w:del w:id="497"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000000"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000000"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1FC28D20" w:rsidR="00A342F8" w:rsidRPr="0039364D" w:rsidRDefault="006B164D" w:rsidP="00872147">
      <w:bookmarkStart w:id="498"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499"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w:t>
      </w:r>
      <w:commentRangeStart w:id="500"/>
      <w:ins w:id="501" w:author="Won Do Lee [2]" w:date="2023-08-14T10:54:00Z">
        <w:r w:rsidR="00B92D79" w:rsidRPr="0039364D">
          <w:t>Another</w:t>
        </w:r>
        <w:commentRangeEnd w:id="500"/>
        <w:r w:rsidR="00936BA2">
          <w:rPr>
            <w:rStyle w:val="CommentReference"/>
          </w:rPr>
          <w:commentReference w:id="500"/>
        </w:r>
        <w:r w:rsidR="00B92D79" w:rsidRPr="0039364D">
          <w:t xml:space="preserve"> advantage of this approach is ranking model predictors based on the absolute value of the coefficients, using an embedded feature selection process </w:t>
        </w:r>
        <w:r w:rsidR="00B92D79" w:rsidRPr="00C42A66">
          <w:rPr>
            <w:noProof/>
          </w:rPr>
          <w:t>(K. Kim, 2018)</w:t>
        </w:r>
        <w:r w:rsidR="00B92D79" w:rsidRPr="0039364D">
          <w:t>. It confirms the difference in predictor importance between distinct clusters of time-series data</w:t>
        </w:r>
        <w:r w:rsidR="00936BA2">
          <w:t xml:space="preserve">. </w:t>
        </w:r>
      </w:ins>
      <w:r w:rsidR="006F6074" w:rsidRPr="0039364D">
        <w:t xml:space="preserve">In other words, it helps to </w:t>
      </w:r>
      <w:bookmarkEnd w:id="498"/>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2"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Pr="0039364D" w:rsidRDefault="003D7B05" w:rsidP="00872147"/>
    <w:p w14:paraId="19071007" w14:textId="66A86403" w:rsidR="00E15888" w:rsidRPr="0039364D" w:rsidRDefault="003E03BE" w:rsidP="00872147">
      <w:pPr>
        <w:pStyle w:val="Heading1"/>
        <w:spacing w:before="240" w:after="240"/>
      </w:pPr>
      <w:bookmarkStart w:id="503" w:name="_Ref81342988"/>
      <w:r w:rsidRPr="0039364D">
        <w:t>Results</w:t>
      </w:r>
      <w:bookmarkEnd w:id="503"/>
    </w:p>
    <w:p w14:paraId="3EFEA633" w14:textId="77777777" w:rsidR="00D60AD3" w:rsidRPr="0039364D" w:rsidRDefault="00C025AD" w:rsidP="00872147">
      <w:pPr>
        <w:pStyle w:val="Heading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ListParagraph"/>
        <w:numPr>
          <w:ilvl w:val="0"/>
          <w:numId w:val="3"/>
        </w:numPr>
      </w:pPr>
      <w:r w:rsidRPr="0039364D">
        <w:lastRenderedPageBreak/>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ListParagraph"/>
        <w:numPr>
          <w:ilvl w:val="0"/>
          <w:numId w:val="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5F269F">
      <w:pPr>
        <w:pStyle w:val="ListParagraph"/>
        <w:numPr>
          <w:ilvl w:val="0"/>
          <w:numId w:val="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ListParagraph"/>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04"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Heading2"/>
        <w:spacing w:after="240"/>
      </w:pPr>
      <w:bookmarkStart w:id="505" w:name="_Ref62956146"/>
      <w:bookmarkEnd w:id="504"/>
      <w:r w:rsidRPr="0039364D">
        <w:t>Correlates of mobility trajectory cluster membership</w:t>
      </w:r>
    </w:p>
    <w:p w14:paraId="436B00D0" w14:textId="0A04F64F"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Table </w:t>
      </w:r>
      <w:r w:rsidR="002C56BF">
        <w:t>3 summarise</w:t>
      </w:r>
      <w:r w:rsidR="005D74AC">
        <w:t>s</w:t>
      </w:r>
      <w:r w:rsidR="00CB2C2F">
        <w:t xml:space="preserve"> the</w:t>
      </w:r>
      <w:r w:rsidR="002C56BF">
        <w:t xml:space="preserve"> results, highlighting that the penalisation embedded in the modelling results in the selection of different sets of correlates for each of the </w:t>
      </w:r>
      <w:commentRangeStart w:id="506"/>
      <w:r w:rsidR="002C56BF">
        <w:t>clusters</w:t>
      </w:r>
      <w:commentRangeEnd w:id="506"/>
      <w:r w:rsidR="00C37B6F">
        <w:rPr>
          <w:rStyle w:val="CommentReference"/>
        </w:rPr>
        <w:commentReference w:id="506"/>
      </w:r>
      <w:r w:rsidR="002C56BF">
        <w:t xml:space="preserve">. </w:t>
      </w:r>
      <w:del w:id="507" w:author="Won Do Lee" w:date="2023-08-08T07:30:00Z">
        <w:r w:rsidR="002C56BF" w:rsidRPr="0039364D" w:rsidDel="00DB5D87">
          <w:delText xml:space="preserve">MLR LASSO has no built-in model for ranking the </w:delText>
        </w:r>
        <w:r w:rsidR="002C56BF" w:rsidDel="00DB5D87">
          <w:delText>correlates in terms of importance</w:delText>
        </w:r>
        <w:r w:rsidR="002C56BF" w:rsidRPr="0039364D" w:rsidDel="00DB5D87">
          <w:delText xml:space="preserve"> </w:delText>
        </w:r>
        <w:r w:rsidR="002C56BF" w:rsidRPr="004638D1" w:rsidDel="00DB5D87">
          <w:delText>(Abdel Majeed et al., 2018)</w:delText>
        </w:r>
        <w:r w:rsidR="002C56BF" w:rsidRPr="0039364D" w:rsidDel="00DB5D87">
          <w:delText xml:space="preserve">. </w:delText>
        </w:r>
        <w:r w:rsidR="002C56BF" w:rsidDel="00DB5D87">
          <w:delText>To make the estimates as comparable as possible, we normalised the values for each</w:delText>
        </w:r>
        <w:r w:rsidR="002C56BF" w:rsidRPr="0039364D" w:rsidDel="00DB5D87">
          <w:delText xml:space="preserve"> </w:delText>
        </w:r>
        <w:r w:rsidR="002C56BF" w:rsidDel="00DB5D87">
          <w:delText>correlate</w:delText>
        </w:r>
        <w:r w:rsidR="002C56BF" w:rsidRPr="0039364D" w:rsidDel="00DB5D87">
          <w:delText xml:space="preserve"> normalised to the [0,1] </w:delText>
        </w:r>
        <w:r w:rsidR="002C56BF" w:rsidDel="00DB5D87">
          <w:delText xml:space="preserve">range </w:delText>
        </w:r>
        <w:r w:rsidR="002C56BF" w:rsidRPr="0039364D" w:rsidDel="00DB5D87">
          <w:delText xml:space="preserve">prior to model fitting. </w:delText>
        </w:r>
      </w:del>
      <w:r w:rsidR="002C56BF" w:rsidRPr="0039364D">
        <w:t xml:space="preserve">The best penalty </w:t>
      </w:r>
      <w:commentRangeStart w:id="508"/>
      <w:commentRangeStart w:id="509"/>
      <w:r w:rsidR="002C56BF" w:rsidRPr="0039364D">
        <w:t>parameter</w:t>
      </w:r>
      <w:r w:rsidR="002C56BF" w:rsidRPr="002C56BF">
        <w:rPr>
          <w:rFonts w:ascii="Cambria Math" w:hAnsi="Cambria Math"/>
          <w:i/>
        </w:rPr>
        <w:t xml:space="preserve"> </w:t>
      </w:r>
      <m:oMath>
        <m:r>
          <w:rPr>
            <w:rFonts w:ascii="Cambria Math" w:hAnsi="Cambria Math"/>
          </w:rPr>
          <m:t>λ</m:t>
        </m:r>
        <w:commentRangeEnd w:id="508"/>
        <m:r>
          <m:rPr>
            <m:sty m:val="p"/>
          </m:rPr>
          <w:rPr>
            <w:rStyle w:val="CommentReference"/>
          </w:rPr>
          <w:commentReference w:id="508"/>
        </m:r>
        <w:commentRangeEnd w:id="509"/>
        <m:r>
          <m:rPr>
            <m:sty m:val="p"/>
          </m:rPr>
          <w:rPr>
            <w:rStyle w:val="CommentReference"/>
          </w:rPr>
          <w:commentReference w:id="509"/>
        </m:r>
      </m:oMath>
      <w:r w:rsidR="002C56BF" w:rsidRPr="0039364D">
        <w:t xml:space="preserve"> </w:t>
      </w:r>
      <w:ins w:id="510" w:author="Won Do Lee [2]" w:date="2023-08-14T09:04:00Z">
        <w:r w:rsidR="00C37B6F">
          <w:t>(</w:t>
        </w:r>
        <w:r w:rsidR="00C37B6F" w:rsidRPr="00C37B6F">
          <w:t>0.016</w:t>
        </w:r>
      </w:ins>
      <w:ins w:id="511" w:author="Won Do Lee [2]" w:date="2023-08-14T09:05:00Z">
        <w:r w:rsidR="00C37B6F">
          <w:t xml:space="preserve">) </w:t>
        </w:r>
      </w:ins>
      <w:r w:rsidR="002C56BF" w:rsidRPr="0039364D">
        <w:t>was selected by 10-fold cross-validation (CV).</w:t>
      </w:r>
      <w:r w:rsidR="00F05723">
        <w:t xml:space="preserve"> </w:t>
      </w:r>
    </w:p>
    <w:p w14:paraId="312074C8" w14:textId="1488C320"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 xml:space="preserve">rs are nonetheless more important than </w:t>
      </w:r>
      <w:r w:rsidR="005441A4">
        <w:lastRenderedPageBreak/>
        <w:t>accessibility a</w:t>
      </w:r>
      <w:ins w:id="512" w:author="Won Do Lee" w:date="2023-08-08T07:32:00Z">
        <w:r w:rsidR="00DB5D87">
          <w:t>n</w:t>
        </w:r>
      </w:ins>
      <w:r w:rsidR="005441A4">
        <w:t xml:space="preserve">d COVID-19 risk. Not only </w:t>
      </w:r>
      <w:r w:rsidR="007C7BFE">
        <w:t xml:space="preserve">are more sociodemographic variables included in the model, the coefficient sizes for </w:t>
      </w:r>
      <w:r w:rsidR="00543828">
        <w:t>some of the sociodemographic variables are also larger. Based in the estimates</w:t>
      </w:r>
      <w:r w:rsidR="00B267D3">
        <w:t>, it would seem that s</w:t>
      </w:r>
      <w:r w:rsidR="00525A7F">
        <w:t xml:space="preserve">hare of </w:t>
      </w:r>
      <w:r w:rsidR="00BC0B21">
        <w:t xml:space="preserve">self-employed workers in the resident population, car availability and household income </w:t>
      </w:r>
      <w:r w:rsidR="00B267D3">
        <w:t>are the most powerful differentiating variables</w:t>
      </w:r>
      <w:r w:rsidR="004678AA">
        <w:t>, followed by 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classification </w:t>
      </w:r>
      <w:r w:rsidR="00012B5E">
        <w:t xml:space="preserve">accuracy (60.6% across the four clusters) than </w:t>
      </w:r>
      <w:r w:rsidR="00A951CF">
        <w:t>the model in Table 3 (</w:t>
      </w:r>
      <w:del w:id="513" w:author="Won Do Lee [2]" w:date="2023-08-14T09:09:00Z">
        <w:r w:rsidR="00A951CF" w:rsidDel="00C37B6F">
          <w:delText>62.2</w:delText>
        </w:r>
      </w:del>
      <w:ins w:id="514" w:author="Won Do Lee [2]" w:date="2023-08-14T09:09:00Z">
        <w:r w:rsidR="00C37B6F">
          <w:t>63.8</w:t>
        </w:r>
      </w:ins>
      <w:r w:rsidR="00A951CF">
        <w:t xml:space="preserve">%), which is why </w:t>
      </w:r>
      <w:r w:rsidR="001E0845">
        <w:t>that model is not included in the paper.</w:t>
      </w:r>
    </w:p>
    <w:p w14:paraId="4E7F8427" w14:textId="2A81D4D9"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w:t>
      </w:r>
      <w:proofErr w:type="gramStart"/>
      <w:r w:rsidR="00234B96" w:rsidRPr="0039364D">
        <w:t>reduction</w:t>
      </w:r>
      <w:proofErr w:type="gramEnd"/>
      <w:r w:rsidR="00234B96" w:rsidRPr="0039364D">
        <w:t xml:space="preserve">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ins w:id="515" w:author="Won Do Lee [2]" w:date="2023-08-14T09:11:00Z">
        <w:r w:rsidR="00C37B6F">
          <w:t xml:space="preserve"> (10 CV accuracy=75%)</w:t>
        </w:r>
      </w:ins>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r w:rsidR="004A5AE0">
        <w:t xml:space="preserve">coefficient estimate: </w:t>
      </w:r>
      <w:r w:rsidR="00D53269">
        <w:t>+</w:t>
      </w:r>
      <w:r w:rsidRPr="009508DF">
        <w:t xml:space="preserve">0.71), </w:t>
      </w:r>
      <w:r w:rsidR="00045B44">
        <w:t>few</w:t>
      </w:r>
      <w:r w:rsidR="004A5AE0">
        <w:t xml:space="preserve"> </w:t>
      </w:r>
      <w:r w:rsidRPr="009508DF">
        <w:t>households with one vehicle (</w:t>
      </w:r>
      <w:r w:rsidR="00045B44">
        <w:t>-</w:t>
      </w:r>
      <w:r w:rsidRPr="009508DF">
        <w:t xml:space="preserve">0.35),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 xml:space="preserve">0.24), </w:t>
      </w:r>
      <w:r w:rsidR="00B96831">
        <w:t xml:space="preserve">many </w:t>
      </w:r>
      <w:r w:rsidRPr="009508DF">
        <w:t>high-income households (</w:t>
      </w:r>
      <w:r w:rsidR="00D53269">
        <w:t>+</w:t>
      </w:r>
      <w:r w:rsidRPr="009508DF">
        <w:t xml:space="preserve">0.19),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0.12).</w:t>
      </w:r>
    </w:p>
    <w:p w14:paraId="2FA33ED9" w14:textId="49EE6006"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w:t>
      </w:r>
      <w:ins w:id="516" w:author="Won Do Lee" w:date="2023-08-08T07:36:00Z">
        <w:r w:rsidR="00663ADF">
          <w:t xml:space="preserve"> E</w:t>
        </w:r>
      </w:ins>
      <w:del w:id="517" w:author="Won Do Lee" w:date="2023-08-08T07:36:00Z">
        <w:r w:rsidR="003B6F37" w:rsidDel="00663ADF">
          <w:delText>e</w:delText>
        </w:r>
      </w:del>
      <w:r w:rsidR="003B6F37">
        <w:t>ast</w:t>
      </w:r>
      <w:r w:rsidR="00763F59">
        <w:t xml:space="preserve"> England</w:t>
      </w:r>
      <w:ins w:id="518" w:author="Won Do Lee [2]" w:date="2023-08-14T09:11:00Z">
        <w:r w:rsidR="00C37B6F">
          <w:t xml:space="preserve"> </w:t>
        </w:r>
        <w:r w:rsidR="00C37B6F">
          <w:t>(10 CV accuracy=</w:t>
        </w:r>
        <w:r w:rsidR="00C37B6F">
          <w:t>67.7</w:t>
        </w:r>
        <w:r w:rsidR="00C37B6F">
          <w:t>%)</w:t>
        </w:r>
      </w:ins>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0.47), Black African</w:t>
      </w:r>
      <w:r w:rsidR="00763F59">
        <w:t>s</w:t>
      </w:r>
      <w:r w:rsidR="00DA7344" w:rsidRPr="009508DF">
        <w:t xml:space="preserve"> (</w:t>
      </w:r>
      <w:r w:rsidR="00D53269">
        <w:t>+</w:t>
      </w:r>
      <w:r w:rsidR="00DA7344" w:rsidRPr="009508DF">
        <w:t>0.43)</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0.39)</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of all clusters.</w:t>
      </w:r>
      <w:moveFromRangeStart w:id="519" w:author="Won Do Lee" w:date="2023-08-08T07:47:00Z" w:name="move142373243"/>
      <w:moveFrom w:id="520" w:author="Won Do Lee" w:date="2023-08-08T07:47:00Z">
        <w:r w:rsidR="00C05D60" w:rsidDel="00663ADF">
          <w:t xml:space="preserve"> </w:t>
        </w:r>
        <w:r w:rsidR="00C37B6F" w:rsidDel="00663ADF">
          <w:t>I</w:t>
        </w:r>
        <w:r w:rsidR="00C05D60" w:rsidDel="00663ADF">
          <w:t xml:space="preserve">t should be pointed that </w:t>
        </w:r>
        <w:r w:rsidR="007132C2" w:rsidDel="00663ADF">
          <w:t>the tenfold cross-</w:t>
        </w:r>
        <w:r w:rsidR="00291376" w:rsidDel="00663ADF">
          <w:t>validation</w:t>
        </w:r>
        <w:r w:rsidR="007132C2" w:rsidDel="00663ADF">
          <w:t xml:space="preserve"> accuracy is markedly lower for G2 than for the other clusters, </w:t>
        </w:r>
        <w:commentRangeStart w:id="521"/>
        <w:commentRangeStart w:id="522"/>
        <w:r w:rsidR="007132C2" w:rsidDel="00663ADF">
          <w:t xml:space="preserve">indicating that </w:t>
        </w:r>
        <w:r w:rsidR="003D231D" w:rsidDel="00663ADF">
          <w:t>the model final model is much less s</w:t>
        </w:r>
        <w:r w:rsidR="00291376" w:rsidDel="00663ADF">
          <w:t>uccessful</w:t>
        </w:r>
        <w:r w:rsidR="003D231D" w:rsidDel="00663ADF">
          <w:t xml:space="preserve"> in a</w:t>
        </w:r>
        <w:r w:rsidR="00291376" w:rsidDel="00663ADF">
          <w:t>cc</w:t>
        </w:r>
        <w:r w:rsidR="003D231D" w:rsidDel="00663ADF">
          <w:t>u</w:t>
        </w:r>
        <w:r w:rsidR="00291376" w:rsidDel="00663ADF">
          <w:t>r</w:t>
        </w:r>
        <w:r w:rsidR="003D231D" w:rsidDel="00663ADF">
          <w:t xml:space="preserve">ately </w:t>
        </w:r>
        <w:r w:rsidR="00291376" w:rsidDel="00663ADF">
          <w:t>classifying LTLAs as belonging to G2</w:t>
        </w:r>
        <w:commentRangeEnd w:id="521"/>
        <w:r w:rsidR="00C31A97" w:rsidDel="00663ADF">
          <w:rPr>
            <w:rStyle w:val="CommentReference"/>
          </w:rPr>
          <w:commentReference w:id="521"/>
        </w:r>
        <w:commentRangeEnd w:id="522"/>
        <w:r w:rsidR="00663ADF" w:rsidDel="00663ADF">
          <w:rPr>
            <w:rStyle w:val="CommentReference"/>
          </w:rPr>
          <w:commentReference w:id="522"/>
        </w:r>
        <w:r w:rsidR="00291376" w:rsidDel="00663ADF">
          <w:t>.</w:t>
        </w:r>
      </w:moveFrom>
      <w:moveFromRangeEnd w:id="519"/>
    </w:p>
    <w:p w14:paraId="6EA8AD67" w14:textId="77777777" w:rsidR="00A969FC" w:rsidRDefault="00A969FC" w:rsidP="00932EF9"/>
    <w:p w14:paraId="2F03959A" w14:textId="357E6A8C" w:rsidR="00A969FC" w:rsidRDefault="00AD72FB" w:rsidP="00A969FC">
      <w:pPr>
        <w:spacing w:after="240"/>
      </w:pPr>
      <w:r>
        <w:t xml:space="preserve">Common to </w:t>
      </w:r>
      <w:r w:rsidRPr="0039364D">
        <w:t>North</w:t>
      </w:r>
      <w:ins w:id="523" w:author="Won Do Lee" w:date="2023-08-08T07:36:00Z">
        <w:r w:rsidR="00511280">
          <w:t xml:space="preserve"> </w:t>
        </w:r>
      </w:ins>
      <w:del w:id="524" w:author="Won Do Lee" w:date="2023-08-08T07:36:00Z">
        <w:r w:rsidDel="00511280">
          <w:delText xml:space="preserve">west </w:delText>
        </w:r>
      </w:del>
      <w:ins w:id="525" w:author="Won Do Lee" w:date="2023-08-08T07:36:00Z">
        <w:r w:rsidR="00511280">
          <w:t xml:space="preserve">West </w:t>
        </w:r>
      </w:ins>
      <w:r>
        <w:t>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0.64), self-employed workers (</w:t>
      </w:r>
      <w:r w:rsidR="000E234B">
        <w:t>-</w:t>
      </w:r>
      <w:r w:rsidR="000E234B" w:rsidRPr="009508DF">
        <w:t>0.26)</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0.23)</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(-0.20) and share of inhabitants identifying as </w:t>
      </w:r>
      <w:r w:rsidR="00D77107" w:rsidRPr="009508DF">
        <w:t>Black Caribbean (</w:t>
      </w:r>
      <w:r w:rsidR="00D77107">
        <w:t>-</w:t>
      </w:r>
      <w:r w:rsidR="00D77107" w:rsidRPr="009508DF">
        <w:t>0.19).</w:t>
      </w:r>
      <w:r w:rsidR="00D77107">
        <w:t xml:space="preserve"> </w:t>
      </w:r>
      <w:commentRangeStart w:id="526"/>
      <w:r w:rsidR="00D77107">
        <w:t xml:space="preserve">The model is also most successful in classifying LTLAs </w:t>
      </w:r>
      <w:r w:rsidR="00C31A97">
        <w:t xml:space="preserve">correctly as </w:t>
      </w:r>
      <w:r w:rsidR="00D77107">
        <w:t>belonging to this cluster</w:t>
      </w:r>
      <w:commentRangeEnd w:id="526"/>
      <w:r w:rsidR="0098467B">
        <w:rPr>
          <w:rStyle w:val="CommentReference"/>
        </w:rPr>
        <w:commentReference w:id="526"/>
      </w:r>
      <w:r w:rsidR="00C31A97">
        <w:t xml:space="preserve"> (</w:t>
      </w:r>
      <w:ins w:id="527" w:author="Won Do Lee [2]" w:date="2023-08-14T09:09:00Z">
        <w:r w:rsidR="00C37B6F">
          <w:t>69.7</w:t>
        </w:r>
      </w:ins>
      <w:del w:id="528" w:author="Won Do Lee [2]" w:date="2023-08-14T09:09:00Z">
        <w:r w:rsidR="00C31A97" w:rsidDel="00C37B6F">
          <w:delText>70</w:delText>
        </w:r>
      </w:del>
      <w:r w:rsidR="00C31A97">
        <w:t>%).</w:t>
      </w:r>
    </w:p>
    <w:p w14:paraId="378EF0AA" w14:textId="14F14D40" w:rsidR="00A969FC" w:rsidRDefault="0098467B" w:rsidP="00A969FC">
      <w:pPr>
        <w:spacing w:after="240"/>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r w:rsidR="00D53269">
        <w:t>-0.38 and -0.23, respectively)</w:t>
      </w:r>
      <w:r w:rsidR="00C44DC2">
        <w:t xml:space="preserve">. </w:t>
      </w:r>
      <w:r w:rsidR="00106225">
        <w:t>LTLAs with many d</w:t>
      </w:r>
      <w:r w:rsidR="00C44DC2">
        <w:t>wellings with 3 or more bedrooms</w:t>
      </w:r>
      <w:r w:rsidR="00106225">
        <w:t xml:space="preserve"> are also overrepresented in this cluster.</w:t>
      </w:r>
      <w:moveToRangeStart w:id="529" w:author="Won Do Lee" w:date="2023-08-08T07:47:00Z" w:name="move142373243"/>
      <w:moveTo w:id="530" w:author="Won Do Lee" w:date="2023-08-08T07:47:00Z">
        <w:r w:rsidR="00663ADF">
          <w:t xml:space="preserve"> </w:t>
        </w:r>
        <w:del w:id="531" w:author="Won Do Lee [2]" w:date="2023-08-14T09:10:00Z">
          <w:r w:rsidR="00663ADF" w:rsidDel="00C37B6F">
            <w:delText>i</w:delText>
          </w:r>
        </w:del>
      </w:moveTo>
      <w:ins w:id="532" w:author="Won Do Lee [2]" w:date="2023-08-14T09:10:00Z">
        <w:r w:rsidR="00C37B6F">
          <w:t>I</w:t>
        </w:r>
      </w:ins>
      <w:moveTo w:id="533" w:author="Won Do Lee" w:date="2023-08-08T07:47:00Z">
        <w:r w:rsidR="00663ADF">
          <w:t xml:space="preserve">t should be pointed that the </w:t>
        </w:r>
        <w:del w:id="534" w:author="Won Do Lee [2]" w:date="2023-08-14T09:10:00Z">
          <w:r w:rsidR="00663ADF" w:rsidDel="00C37B6F">
            <w:delText>tenfold cross-validation</w:delText>
          </w:r>
        </w:del>
      </w:moveTo>
      <w:ins w:id="535" w:author="Won Do Lee [2]" w:date="2023-08-14T09:10:00Z">
        <w:r w:rsidR="00C37B6F">
          <w:t>10 CV</w:t>
        </w:r>
      </w:ins>
      <w:moveTo w:id="536" w:author="Won Do Lee" w:date="2023-08-08T07:47:00Z">
        <w:r w:rsidR="00663ADF">
          <w:t xml:space="preserve"> accuracy is markedly lower for G</w:t>
        </w:r>
        <w:del w:id="537" w:author="Won Do Lee" w:date="2023-08-08T07:47:00Z">
          <w:r w:rsidR="00663ADF" w:rsidDel="00663ADF">
            <w:delText>2</w:delText>
          </w:r>
        </w:del>
      </w:moveTo>
      <w:ins w:id="538" w:author="Won Do Lee" w:date="2023-08-08T07:47:00Z">
        <w:r w:rsidR="00663ADF">
          <w:t>3</w:t>
        </w:r>
      </w:ins>
      <w:moveTo w:id="539" w:author="Won Do Lee" w:date="2023-08-08T07:47:00Z">
        <w:r w:rsidR="00663ADF">
          <w:t xml:space="preserve"> </w:t>
        </w:r>
      </w:moveTo>
      <w:ins w:id="540" w:author="Won Do Lee [2]" w:date="2023-08-14T09:10:00Z">
        <w:r w:rsidR="00C37B6F">
          <w:t xml:space="preserve">(55.6%) </w:t>
        </w:r>
      </w:ins>
      <w:moveTo w:id="541" w:author="Won Do Lee" w:date="2023-08-08T07:47:00Z">
        <w:r w:rsidR="00663ADF">
          <w:t xml:space="preserve">than </w:t>
        </w:r>
        <w:r w:rsidR="00663ADF">
          <w:lastRenderedPageBreak/>
          <w:t>for the other clusters</w:t>
        </w:r>
      </w:moveTo>
      <w:ins w:id="542" w:author="Won Do Lee [2]" w:date="2023-08-14T09:10:00Z">
        <w:r w:rsidR="00C37B6F">
          <w:t xml:space="preserve"> (</w:t>
        </w:r>
      </w:ins>
      <w:ins w:id="543" w:author="Won Do Lee [2]" w:date="2023-08-14T09:11:00Z">
        <w:r w:rsidR="00C37B6F">
          <w:t xml:space="preserve">total </w:t>
        </w:r>
      </w:ins>
      <w:ins w:id="544" w:author="Won Do Lee [2]" w:date="2023-08-14T09:10:00Z">
        <w:r w:rsidR="00C37B6F">
          <w:t>average=6</w:t>
        </w:r>
      </w:ins>
      <w:ins w:id="545" w:author="Won Do Lee [2]" w:date="2023-08-14T09:11:00Z">
        <w:r w:rsidR="00C37B6F">
          <w:t>3.</w:t>
        </w:r>
      </w:ins>
      <w:ins w:id="546" w:author="Won Do Lee [2]" w:date="2023-08-14T09:12:00Z">
        <w:r w:rsidR="00C37B6F">
          <w:t>8</w:t>
        </w:r>
      </w:ins>
      <w:ins w:id="547" w:author="Won Do Lee [2]" w:date="2023-08-14T09:10:00Z">
        <w:r w:rsidR="00C37B6F">
          <w:t>%)</w:t>
        </w:r>
      </w:ins>
      <w:moveTo w:id="548" w:author="Won Do Lee" w:date="2023-08-08T07:47:00Z">
        <w:r w:rsidR="00663ADF">
          <w:t xml:space="preserve">, </w:t>
        </w:r>
        <w:commentRangeStart w:id="549"/>
        <w:commentRangeStart w:id="550"/>
        <w:r w:rsidR="00663ADF">
          <w:t>indicating that the model final model is much less successful in accurately classifying LTLAs as belonging to G</w:t>
        </w:r>
        <w:del w:id="551" w:author="Won Do Lee" w:date="2023-08-08T07:47:00Z">
          <w:r w:rsidR="00663ADF" w:rsidDel="00717627">
            <w:delText>2</w:delText>
          </w:r>
        </w:del>
      </w:moveTo>
      <w:commentRangeEnd w:id="549"/>
      <w:ins w:id="552" w:author="Won Do Lee" w:date="2023-08-08T07:47:00Z">
        <w:r w:rsidR="00717627">
          <w:t>3</w:t>
        </w:r>
      </w:ins>
      <w:moveTo w:id="553" w:author="Won Do Lee" w:date="2023-08-08T07:47:00Z">
        <w:r w:rsidR="00663ADF">
          <w:rPr>
            <w:rStyle w:val="CommentReference"/>
          </w:rPr>
          <w:commentReference w:id="549"/>
        </w:r>
        <w:commentRangeEnd w:id="550"/>
        <w:r w:rsidR="00663ADF">
          <w:rPr>
            <w:rStyle w:val="CommentReference"/>
          </w:rPr>
          <w:commentReference w:id="550"/>
        </w:r>
        <w:r w:rsidR="00663ADF">
          <w:t>.</w:t>
        </w:r>
      </w:moveTo>
      <w:moveToRangeEnd w:id="529"/>
    </w:p>
    <w:p w14:paraId="687D0D7C" w14:textId="77777777" w:rsidR="00BD6353" w:rsidRPr="0039364D" w:rsidRDefault="00BD6353" w:rsidP="00872147"/>
    <w:p w14:paraId="01C5CEAA" w14:textId="77777777" w:rsidR="00661E3D" w:rsidRPr="0039364D" w:rsidRDefault="00661E3D" w:rsidP="001111FB">
      <w:pPr>
        <w:spacing w:after="240"/>
        <w:sectPr w:rsidR="00661E3D" w:rsidRPr="0039364D" w:rsidSect="00282AB8">
          <w:headerReference w:type="default" r:id="rId16"/>
          <w:footnotePr>
            <w:numFmt w:val="chicago"/>
          </w:footnotePr>
          <w:pgSz w:w="11906" w:h="16838"/>
          <w:pgMar w:top="1440" w:right="1440" w:bottom="1440" w:left="1701" w:header="851" w:footer="992" w:gutter="0"/>
          <w:cols w:space="425"/>
          <w:docGrid w:linePitch="360"/>
        </w:sectPr>
      </w:pPr>
    </w:p>
    <w:bookmarkEnd w:id="505"/>
    <w:p w14:paraId="1C95F0F4" w14:textId="77777777" w:rsidR="00E15888" w:rsidRPr="0039364D" w:rsidRDefault="00E15888" w:rsidP="00EB6DF7">
      <w:pPr>
        <w:pStyle w:val="Heading1"/>
        <w:spacing w:after="240"/>
      </w:pPr>
      <w:r w:rsidRPr="0039364D">
        <w:lastRenderedPageBreak/>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554"/>
      <w:r w:rsidR="007E6763">
        <w:t>Fotheringham and Wong, 1991</w:t>
      </w:r>
      <w:commentRangeEnd w:id="554"/>
      <w:r w:rsidR="001615DF">
        <w:rPr>
          <w:rStyle w:val="CommentReference"/>
        </w:rPr>
        <w:commentReference w:id="554"/>
      </w:r>
      <w:r w:rsidR="007E6763">
        <w:t>)</w:t>
      </w:r>
      <w:r w:rsidR="005C289E">
        <w:t>.</w:t>
      </w:r>
    </w:p>
    <w:p w14:paraId="0A316F7A" w14:textId="5809FC79"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r w:rsidR="00870AE6">
        <w:t xml:space="preserve">lower-tier local </w:t>
      </w:r>
      <w:r w:rsidR="00F34ABB">
        <w:t xml:space="preserve">government </w:t>
      </w:r>
      <w:r w:rsidR="00870AE6">
        <w:t>areas (</w:t>
      </w:r>
      <w:r w:rsidR="00F34ABB">
        <w:t>LTLAs) 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and in South</w:t>
      </w:r>
      <w:ins w:id="555" w:author="Won Do Lee [2]" w:date="2023-08-14T10:42:00Z">
        <w:r w:rsidR="00B92D79">
          <w:t xml:space="preserve"> Ea</w:t>
        </w:r>
      </w:ins>
      <w:del w:id="556" w:author="Won Do Lee [2]" w:date="2023-08-14T10:42:00Z">
        <w:r w:rsidR="00DD1BDA" w:rsidDel="00B92D79">
          <w:delText>ea</w:delText>
        </w:r>
      </w:del>
      <w:r w:rsidR="00DD1BDA">
        <w:t xml:space="preserve">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557"/>
      <w:r w:rsidR="00881931">
        <w:t xml:space="preserve">Wan et al., 2018; </w:t>
      </w:r>
      <w:r w:rsidR="00547F07" w:rsidRPr="00547F07">
        <w:t xml:space="preserve">Gonçalves </w:t>
      </w:r>
      <w:r w:rsidR="00547F07">
        <w:t>and</w:t>
      </w:r>
      <w:r w:rsidR="00547F07" w:rsidRPr="00547F07">
        <w:t xml:space="preserve"> Ribeiro</w:t>
      </w:r>
      <w:r w:rsidR="00881931">
        <w:t>, 2020</w:t>
      </w:r>
      <w:commentRangeEnd w:id="557"/>
      <w:r w:rsidR="00AB10C8">
        <w:rPr>
          <w:rStyle w:val="CommentReference"/>
        </w:rPr>
        <w:commentReference w:id="557"/>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558"/>
      <w:r w:rsidR="00030C41">
        <w:t>Interestingly</w:t>
      </w:r>
      <w:commentRangeEnd w:id="558"/>
      <w:r w:rsidR="008378C5">
        <w:rPr>
          <w:rStyle w:val="CommentReference"/>
        </w:rPr>
        <w:commentReference w:id="558"/>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speed and magnitude of reduction – in mobility 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 xml:space="preserve">role in driving down </w:t>
      </w:r>
      <w:r w:rsidR="00952911">
        <w:lastRenderedPageBreak/>
        <w:t>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134A8F51"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w:t>
      </w:r>
      <w:ins w:id="559" w:author="Won Do Lee [2]" w:date="2023-08-14T12:20:00Z">
        <w:r w:rsidR="00D21F2A">
          <w:t>. These</w:t>
        </w:r>
      </w:ins>
      <w:ins w:id="560" w:author="Won Do Lee [2]" w:date="2023-08-14T12:21:00Z">
        <w:r w:rsidR="00D21F2A">
          <w:t xml:space="preserve"> patterns </w:t>
        </w:r>
      </w:ins>
      <w:ins w:id="561" w:author="Won Do Lee [2]" w:date="2023-08-14T11:45:00Z">
        <w:r w:rsidR="001A11B5">
          <w:t xml:space="preserve">mainly </w:t>
        </w:r>
      </w:ins>
      <w:ins w:id="562" w:author="Won Do Lee [2]" w:date="2023-08-14T12:21:00Z">
        <w:r w:rsidR="00D21F2A">
          <w:t>link</w:t>
        </w:r>
        <w:r w:rsidR="00246E3E">
          <w:t xml:space="preserve"> </w:t>
        </w:r>
      </w:ins>
      <w:ins w:id="563" w:author="Won Do Lee [2]" w:date="2023-08-14T11:45:00Z">
        <w:r w:rsidR="001A11B5">
          <w:t xml:space="preserve">higher income with work flexibility </w:t>
        </w:r>
      </w:ins>
      <w:ins w:id="564" w:author="Won Do Lee [2]" w:date="2023-08-14T11:39:00Z">
        <w:r w:rsidR="005D775C">
          <w:t>(</w:t>
        </w:r>
      </w:ins>
      <w:ins w:id="565" w:author="Won Do Lee [2]" w:date="2023-08-14T11:47:00Z">
        <w:r w:rsidR="001A11B5">
          <w:t xml:space="preserve">Back &amp; </w:t>
        </w:r>
        <w:proofErr w:type="spellStart"/>
        <w:r w:rsidR="001A11B5">
          <w:t>Hensher</w:t>
        </w:r>
        <w:proofErr w:type="spellEnd"/>
        <w:r w:rsidR="001A11B5">
          <w:t xml:space="preserve"> 2020; </w:t>
        </w:r>
      </w:ins>
      <w:ins w:id="566" w:author="Won Do Lee [2]" w:date="2023-08-14T11:41:00Z">
        <w:r w:rsidR="001A11B5">
          <w:t xml:space="preserve">Jay et al. 2020; </w:t>
        </w:r>
      </w:ins>
      <w:proofErr w:type="spellStart"/>
      <w:ins w:id="567" w:author="Won Do Lee [2]" w:date="2023-08-14T11:48:00Z">
        <w:r w:rsidR="001A11B5" w:rsidRPr="001A11B5">
          <w:rPr>
            <w:szCs w:val="24"/>
          </w:rPr>
          <w:t>Wöhner</w:t>
        </w:r>
        <w:proofErr w:type="spellEnd"/>
        <w:r w:rsidR="001A11B5" w:rsidRPr="005D775C">
          <w:rPr>
            <w:szCs w:val="24"/>
          </w:rPr>
          <w:t xml:space="preserve"> </w:t>
        </w:r>
        <w:r w:rsidR="001A11B5">
          <w:rPr>
            <w:szCs w:val="24"/>
          </w:rPr>
          <w:t>2022;</w:t>
        </w:r>
      </w:ins>
      <w:ins w:id="568" w:author="Won Do Lee [2]" w:date="2023-08-14T12:58:00Z">
        <w:r w:rsidR="00E9728C">
          <w:rPr>
            <w:szCs w:val="24"/>
          </w:rPr>
          <w:t xml:space="preserve"> </w:t>
        </w:r>
      </w:ins>
      <w:ins w:id="569" w:author="Won Do Lee [2]" w:date="2023-08-14T11:41:00Z">
        <w:r w:rsidR="001A11B5" w:rsidRPr="005D775C">
          <w:rPr>
            <w:szCs w:val="24"/>
          </w:rPr>
          <w:t>Zhang</w:t>
        </w:r>
        <w:r w:rsidR="001A11B5">
          <w:rPr>
            <w:szCs w:val="24"/>
          </w:rPr>
          <w:t xml:space="preserve"> </w:t>
        </w:r>
        <w:r w:rsidR="001A11B5" w:rsidRPr="005D775C">
          <w:rPr>
            <w:szCs w:val="24"/>
          </w:rPr>
          <w:t>&amp; Ning</w:t>
        </w:r>
        <w:r w:rsidR="001A11B5">
          <w:rPr>
            <w:szCs w:val="24"/>
          </w:rPr>
          <w:t xml:space="preserve"> </w:t>
        </w:r>
        <w:r w:rsidR="001A11B5" w:rsidRPr="005D775C">
          <w:rPr>
            <w:szCs w:val="24"/>
          </w:rPr>
          <w:t>2023).</w:t>
        </w:r>
      </w:ins>
      <w:ins w:id="570" w:author="Won Do Lee [2]" w:date="2023-08-14T11:39:00Z">
        <w:r w:rsidR="005D775C">
          <w:t xml:space="preserve"> </w:t>
        </w:r>
      </w:ins>
      <w:ins w:id="571" w:author="Won Do Lee [2]" w:date="2023-08-14T12:22:00Z">
        <w:r w:rsidR="00246E3E">
          <w:t>Additionally</w:t>
        </w:r>
      </w:ins>
      <w:ins w:id="572" w:author="Won Do Lee [2]" w:date="2023-08-14T11:39:00Z">
        <w:r w:rsidR="005D775C">
          <w:t xml:space="preserve">, </w:t>
        </w:r>
      </w:ins>
      <w:del w:id="573" w:author="Won Do Lee [2]" w:date="2023-08-14T11:39:00Z">
        <w:r w:rsidR="00FF6710" w:rsidDel="005D775C">
          <w:delText xml:space="preserve"> and compl</w:delText>
        </w:r>
      </w:del>
      <w:ins w:id="574" w:author="Won Do Lee [2]" w:date="2023-08-14T11:40:00Z">
        <w:r w:rsidR="001A11B5">
          <w:t xml:space="preserve">compliance with government guidance </w:t>
        </w:r>
      </w:ins>
      <w:ins w:id="575" w:author="Won Do Lee [2]" w:date="2023-08-14T12:18:00Z">
        <w:r w:rsidR="00D21F2A">
          <w:t xml:space="preserve">imposed through lockdown policies </w:t>
        </w:r>
      </w:ins>
      <w:ins w:id="576" w:author="Won Do Lee [2]" w:date="2023-08-14T12:22:00Z">
        <w:r w:rsidR="00246E3E">
          <w:t xml:space="preserve">was </w:t>
        </w:r>
      </w:ins>
      <w:ins w:id="577" w:author="Won Do Lee [2]" w:date="2023-08-14T12:17:00Z">
        <w:r w:rsidR="00D21F2A">
          <w:t>more fully followed in</w:t>
        </w:r>
      </w:ins>
      <w:ins w:id="578" w:author="Won Do Lee [2]" w:date="2023-08-14T12:18:00Z">
        <w:r w:rsidR="00D21F2A">
          <w:t xml:space="preserve"> affluent neighbourhoods, </w:t>
        </w:r>
      </w:ins>
      <w:del w:id="579" w:author="Won Do Lee [2]" w:date="2023-08-14T11:39:00Z">
        <w:r w:rsidR="00FF6710" w:rsidDel="005D775C">
          <w:delText>y</w:delText>
        </w:r>
      </w:del>
      <w:del w:id="580" w:author="Won Do Lee [2]" w:date="2023-08-14T11:51:00Z">
        <w:r w:rsidR="00FF6710" w:rsidDel="00937DCD">
          <w:delText xml:space="preserve"> </w:delText>
        </w:r>
      </w:del>
      <w:del w:id="581" w:author="Won Do Lee [2]" w:date="2023-08-14T12:16:00Z">
        <w:r w:rsidR="00FF6710" w:rsidDel="00D21F2A">
          <w:delText>more fully</w:delText>
        </w:r>
      </w:del>
      <w:ins w:id="582" w:author="Won Do Lee [2]" w:date="2023-08-14T12:24:00Z">
        <w:r w:rsidR="00246E3E">
          <w:t>both in work and non-work travel</w:t>
        </w:r>
      </w:ins>
      <w:ins w:id="583" w:author="Won Do Lee [2]" w:date="2023-08-14T12:27:00Z">
        <w:r w:rsidR="00815D1B">
          <w:t xml:space="preserve">, </w:t>
        </w:r>
      </w:ins>
      <w:ins w:id="584" w:author="Won Do Lee [2]" w:date="2023-08-14T11:57:00Z">
        <w:r w:rsidR="00937DCD">
          <w:t>regardless of other factors</w:t>
        </w:r>
      </w:ins>
      <w:ins w:id="585" w:author="Won Do Lee [2]" w:date="2023-08-14T12:23:00Z">
        <w:r w:rsidR="00246E3E">
          <w:t xml:space="preserve">. This is </w:t>
        </w:r>
      </w:ins>
      <w:ins w:id="586" w:author="Won Do Lee [2]" w:date="2023-08-14T12:14:00Z">
        <w:r w:rsidR="00D21F2A">
          <w:t>evidenced by</w:t>
        </w:r>
      </w:ins>
      <w:ins w:id="587" w:author="Won Do Lee [2]" w:date="2023-08-14T12:01:00Z">
        <w:r w:rsidR="00411FC3">
          <w:t xml:space="preserve"> </w:t>
        </w:r>
      </w:ins>
      <w:ins w:id="588" w:author="Won Do Lee [2]" w:date="2023-08-14T12:23:00Z">
        <w:r w:rsidR="00246E3E">
          <w:t xml:space="preserve">the </w:t>
        </w:r>
      </w:ins>
      <w:ins w:id="589" w:author="Won Do Lee [2]" w:date="2023-08-14T12:01:00Z">
        <w:r w:rsidR="00411FC3">
          <w:t xml:space="preserve">differences in </w:t>
        </w:r>
      </w:ins>
      <w:ins w:id="590" w:author="Won Do Lee [2]" w:date="2023-08-14T12:18:00Z">
        <w:r w:rsidR="00D21F2A">
          <w:t xml:space="preserve">mobility reductions </w:t>
        </w:r>
      </w:ins>
      <w:ins w:id="591" w:author="Won Do Lee [2]" w:date="2023-08-14T12:19:00Z">
        <w:r w:rsidR="00D21F2A">
          <w:t>between income groups</w:t>
        </w:r>
      </w:ins>
      <w:ins w:id="592" w:author="Won Do Lee [2]" w:date="2023-08-14T12:01:00Z">
        <w:r w:rsidR="00411FC3">
          <w:t xml:space="preserve"> across </w:t>
        </w:r>
        <w:r w:rsidR="00411FC3" w:rsidRPr="00815D1B">
          <w:t>space</w:t>
        </w:r>
      </w:ins>
      <w:ins w:id="593" w:author="Won Do Lee [2]" w:date="2023-08-14T12:02:00Z">
        <w:r w:rsidR="00411FC3" w:rsidRPr="00815D1B">
          <w:t xml:space="preserve"> </w:t>
        </w:r>
      </w:ins>
      <w:del w:id="594" w:author="Won Do Lee [2]" w:date="2023-08-14T11:40:00Z">
        <w:r w:rsidR="00FF6710" w:rsidRPr="00815D1B" w:rsidDel="001A11B5">
          <w:delText xml:space="preserve"> with government restrictions </w:delText>
        </w:r>
      </w:del>
      <w:del w:id="595" w:author="Won Do Lee [2]" w:date="2023-08-14T11:52:00Z">
        <w:r w:rsidR="00FF6710" w:rsidRPr="00815D1B" w:rsidDel="00937DCD">
          <w:delText>impo</w:delText>
        </w:r>
        <w:r w:rsidR="00A7162F" w:rsidRPr="00815D1B" w:rsidDel="00937DCD">
          <w:delText>s</w:delText>
        </w:r>
        <w:r w:rsidR="00FF6710" w:rsidRPr="00815D1B" w:rsidDel="00937DCD">
          <w:delText xml:space="preserve">ed through lockdown </w:delText>
        </w:r>
        <w:r w:rsidR="00A7162F" w:rsidRPr="00815D1B" w:rsidDel="00937DCD">
          <w:delText>policies</w:delText>
        </w:r>
        <w:r w:rsidR="00EB6DF7" w:rsidRPr="00815D1B" w:rsidDel="00937DCD">
          <w:delText xml:space="preserve"> </w:delText>
        </w:r>
      </w:del>
      <w:r w:rsidR="00EB6DF7" w:rsidRPr="00815D1B">
        <w:t>(</w:t>
      </w:r>
      <w:ins w:id="596" w:author="Won Do Lee [2]" w:date="2023-08-14T11:49:00Z">
        <w:r w:rsidR="001A11B5" w:rsidRPr="00815D1B">
          <w:rPr>
            <w:szCs w:val="24"/>
          </w:rPr>
          <w:t>Lou</w:t>
        </w:r>
        <w:r w:rsidR="001A11B5" w:rsidRPr="00010332" w:rsidDel="005D775C">
          <w:t xml:space="preserve"> </w:t>
        </w:r>
        <w:r w:rsidR="001A11B5" w:rsidRPr="00010332">
          <w:t xml:space="preserve">et al. 2020; </w:t>
        </w:r>
      </w:ins>
      <w:ins w:id="597" w:author="Won Do Lee [2]" w:date="2023-08-14T12:32:00Z">
        <w:r w:rsidR="00010332">
          <w:t xml:space="preserve">Dass et al. 2022; </w:t>
        </w:r>
      </w:ins>
      <w:ins w:id="598" w:author="Won Do Lee [2]" w:date="2023-08-14T12:24:00Z">
        <w:r w:rsidR="00246E3E" w:rsidRPr="00010332">
          <w:t>Song et al. 202</w:t>
        </w:r>
      </w:ins>
      <w:ins w:id="599" w:author="Won Do Lee [2]" w:date="2023-08-14T12:33:00Z">
        <w:r w:rsidR="00010332">
          <w:t>2</w:t>
        </w:r>
      </w:ins>
      <w:ins w:id="600" w:author="Won Do Lee [2]" w:date="2023-08-14T13:00:00Z">
        <w:r w:rsidR="00E9728C">
          <w:rPr>
            <w:szCs w:val="24"/>
          </w:rPr>
          <w:t xml:space="preserve">; </w:t>
        </w:r>
        <w:r w:rsidR="00E9728C" w:rsidRPr="00E9728C">
          <w:rPr>
            <w:szCs w:val="24"/>
          </w:rPr>
          <w:t>Yabe</w:t>
        </w:r>
        <w:r w:rsidR="00E9728C">
          <w:rPr>
            <w:szCs w:val="24"/>
          </w:rPr>
          <w:t xml:space="preserve"> et al. 2023</w:t>
        </w:r>
      </w:ins>
      <w:del w:id="601" w:author="Won Do Lee [2]" w:date="2023-08-14T11:30:00Z">
        <w:r w:rsidR="00EB6DF7" w:rsidRPr="00815D1B" w:rsidDel="005D775C">
          <w:rPr>
            <w:rPrChange w:id="602" w:author="Won Do Lee [2]" w:date="2023-08-14T12:27:00Z">
              <w:rPr>
                <w:highlight w:val="yellow"/>
              </w:rPr>
            </w:rPrChange>
          </w:rPr>
          <w:delText>REF</w:delText>
        </w:r>
      </w:del>
      <w:r w:rsidR="00EB6DF7" w:rsidRPr="00815D1B">
        <w:t>)</w:t>
      </w:r>
      <w:r w:rsidR="00A7162F" w:rsidRPr="00815D1B">
        <w:t xml:space="preserve">. </w:t>
      </w:r>
      <w:r w:rsidR="00A7162F">
        <w:t xml:space="preserve">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 xml:space="preserve">in the </w:t>
      </w:r>
      <w:ins w:id="603" w:author="Won Do Lee [2]" w:date="2023-08-14T10:45:00Z">
        <w:r w:rsidR="00B92D79">
          <w:t xml:space="preserve">UK </w:t>
        </w:r>
      </w:ins>
      <w:del w:id="604" w:author="Won Do Lee [2]" w:date="2023-08-14T10:45:00Z">
        <w:r w:rsidR="00907203" w:rsidDel="00B92D79">
          <w:delText xml:space="preserve">pandemic’s </w:delText>
        </w:r>
      </w:del>
      <w:ins w:id="605" w:author="Won Do Lee [2]" w:date="2023-08-14T10:45:00Z">
        <w:r w:rsidR="00B92D79">
          <w:t>epidemic</w:t>
        </w:r>
        <w:r w:rsidR="00B92D79">
          <w:t xml:space="preserve">’s </w:t>
        </w:r>
      </w:ins>
      <w:r w:rsidR="00907203">
        <w:t>earliest stages.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5FAD5B77"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r w:rsidR="008D30B9">
        <w:t xml:space="preserve">where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3.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r w:rsidR="007D7DE9">
        <w:t xml:space="preserve">or the </w:t>
      </w:r>
      <w:r w:rsidR="00816368">
        <w:t>Midlands</w:t>
      </w:r>
      <w:r w:rsidR="007D7DE9">
        <w:t>.</w:t>
      </w:r>
    </w:p>
    <w:p w14:paraId="30C319F8" w14:textId="18287A46"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 (</w:t>
      </w:r>
      <w:r w:rsidR="007E7CA5">
        <w:t xml:space="preserve">and </w:t>
      </w:r>
      <w:r w:rsidR="00542900">
        <w:t xml:space="preserve">especially </w:t>
      </w:r>
      <w:r w:rsidR="007E7CA5">
        <w:t xml:space="preserve">in </w:t>
      </w:r>
      <w:r w:rsidR="00542900">
        <w:t>Merseyside and Greater Manchester)</w:t>
      </w:r>
      <w:r w:rsidR="007E7CA5">
        <w:t xml:space="preserve"> (</w:t>
      </w:r>
      <w:ins w:id="606" w:author="Won Do Lee [2]" w:date="2023-08-14T12:41:00Z">
        <w:r w:rsidR="00010332" w:rsidRPr="00010332">
          <w:rPr>
            <w:szCs w:val="24"/>
          </w:rPr>
          <w:t>Kraemer</w:t>
        </w:r>
        <w:r w:rsidR="00010332" w:rsidRPr="00010332">
          <w:rPr>
            <w:szCs w:val="24"/>
          </w:rPr>
          <w:t xml:space="preserve"> </w:t>
        </w:r>
        <w:r w:rsidR="00010332">
          <w:rPr>
            <w:szCs w:val="24"/>
          </w:rPr>
          <w:t xml:space="preserve">et al. 2021; </w:t>
        </w:r>
      </w:ins>
      <w:ins w:id="607" w:author="Won Do Lee [2]" w:date="2023-08-14T12:37:00Z">
        <w:r w:rsidR="00010332" w:rsidRPr="00A467DC">
          <w:rPr>
            <w:szCs w:val="24"/>
          </w:rPr>
          <w:t>Knock</w:t>
        </w:r>
        <w:r w:rsidR="00010332" w:rsidRPr="00A467DC">
          <w:t xml:space="preserve"> et al. 2021</w:t>
        </w:r>
      </w:ins>
      <w:del w:id="608" w:author="Won Do Lee [2]" w:date="2023-08-14T12:41:00Z">
        <w:r w:rsidR="007E7CA5" w:rsidRPr="00A467DC" w:rsidDel="00010332">
          <w:delText>REF</w:delText>
        </w:r>
      </w:del>
      <w:r w:rsidR="007E7CA5">
        <w:t xml:space="preserve">). </w:t>
      </w:r>
      <w:r w:rsidR="00FA0C1B">
        <w:t xml:space="preserve">Further research on the spatiotemporal patterning of mobility changes to later waves, when the willingness to </w:t>
      </w:r>
      <w:r w:rsidR="00852E75">
        <w:t xml:space="preserve">reduce mobility also appeared to be </w:t>
      </w:r>
      <w:r w:rsidR="00852E75" w:rsidRPr="00A467DC">
        <w:t>lower (</w:t>
      </w:r>
      <w:del w:id="609" w:author="Won Do Lee [2]" w:date="2023-08-14T12:48:00Z">
        <w:r w:rsidR="00852E75" w:rsidRPr="00A467DC" w:rsidDel="00730030">
          <w:rPr>
            <w:rPrChange w:id="610" w:author="Won Do Lee [2]" w:date="2023-08-14T13:06:00Z">
              <w:rPr>
                <w:highlight w:val="yellow"/>
              </w:rPr>
            </w:rPrChange>
          </w:rPr>
          <w:delText>REF</w:delText>
        </w:r>
      </w:del>
      <w:ins w:id="611" w:author="Won Do Lee [2]" w:date="2023-08-14T13:01:00Z">
        <w:r w:rsidR="00E9728C" w:rsidRPr="00A467DC">
          <w:rPr>
            <w:szCs w:val="24"/>
          </w:rPr>
          <w:t>Lucchi</w:t>
        </w:r>
        <w:r w:rsidR="00E9728C" w:rsidRPr="00E9728C">
          <w:rPr>
            <w:szCs w:val="24"/>
          </w:rPr>
          <w:t>ni</w:t>
        </w:r>
        <w:r w:rsidR="00E9728C">
          <w:rPr>
            <w:szCs w:val="24"/>
          </w:rPr>
          <w:t xml:space="preserve"> et al. 2021</w:t>
        </w:r>
      </w:ins>
      <w:ins w:id="612" w:author="Won Do Lee [2]" w:date="2023-08-14T13:02:00Z">
        <w:r w:rsidR="00E9728C">
          <w:rPr>
            <w:szCs w:val="24"/>
          </w:rPr>
          <w:t xml:space="preserve">; </w:t>
        </w:r>
        <w:r w:rsidR="00E9728C">
          <w:t>Ross et al. 2021</w:t>
        </w:r>
      </w:ins>
      <w:ins w:id="613" w:author="Won Do Lee [2]" w:date="2023-08-14T13:06:00Z">
        <w:r w:rsidR="00A467DC">
          <w:t>; Li et al. 2022</w:t>
        </w:r>
      </w:ins>
      <w:r w:rsidR="00852E75">
        <w:t>), remains an important topic for</w:t>
      </w:r>
      <w:r w:rsidR="00A1131B">
        <w:t xml:space="preserve"> </w:t>
      </w:r>
      <w:r w:rsidR="00A1131B">
        <w:lastRenderedPageBreak/>
        <w:t>future research.</w:t>
      </w:r>
      <w:r w:rsidR="00A1131B">
        <w:rPr>
          <w:rStyle w:val="FootnoteReference"/>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614"/>
      <w:r w:rsidR="008A4CA9">
        <w:t>Robinson</w:t>
      </w:r>
      <w:r w:rsidR="007F3E0C">
        <w:t>, 1950</w:t>
      </w:r>
      <w:commentRangeEnd w:id="614"/>
      <w:r w:rsidR="007F3E0C">
        <w:rPr>
          <w:rStyle w:val="CommentReference"/>
        </w:rPr>
        <w:commentReference w:id="614"/>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in specific geographical settings.</w:t>
      </w:r>
    </w:p>
    <w:p w14:paraId="7DD691DD" w14:textId="77777777" w:rsidR="000C4274" w:rsidRPr="0039364D" w:rsidRDefault="000C4274" w:rsidP="00872147"/>
    <w:p w14:paraId="2BA6C6B2" w14:textId="77777777" w:rsidR="00E15888" w:rsidRPr="0039364D" w:rsidRDefault="00E15888" w:rsidP="00872147">
      <w:pPr>
        <w:pStyle w:val="Heading1"/>
      </w:pPr>
      <w:r w:rsidRPr="0039364D">
        <w:t>Conclusion</w:t>
      </w:r>
      <w:r w:rsidR="003222B0" w:rsidRPr="0039364D">
        <w:t>s</w:t>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615" w:author="Won Do Lee" w:date="2023-01-13T00:13:00Z">
        <w:r w:rsidR="006A48DE" w:rsidRPr="0039364D">
          <w:t>trajectories of mobility</w:t>
        </w:r>
      </w:ins>
      <w:ins w:id="616" w:author="Won Do Lee" w:date="2023-01-13T00:14:00Z">
        <w:r w:rsidR="006A48DE" w:rsidRPr="0039364D">
          <w:t xml:space="preserve"> </w:t>
        </w:r>
      </w:ins>
      <w:ins w:id="617"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618" w:author="Won Do Lee" w:date="2023-01-17T21:57:00Z">
        <w:r w:rsidR="000F3486" w:rsidRPr="0039364D">
          <w:t xml:space="preserve">employing longitudinal </w:t>
        </w:r>
      </w:ins>
      <w:ins w:id="619" w:author="Won Do Lee" w:date="2023-07-13T13:08:00Z">
        <w:r w:rsidR="00862E73" w:rsidRPr="0039364D">
          <w:t>perspective to</w:t>
        </w:r>
      </w:ins>
      <w:ins w:id="620"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621" w:author="Won Do Lee" w:date="2023-01-17T21:57:00Z">
        <w:r w:rsidR="000F3486" w:rsidRPr="0039364D">
          <w:t>And then,</w:t>
        </w:r>
      </w:ins>
      <w:ins w:id="622"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42D1D88E"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623" w:author="Won Do Lee" w:date="2023-01-13T00:23:00Z">
        <w:r w:rsidR="00FC3526" w:rsidRPr="0039364D">
          <w:t xml:space="preserve">been </w:t>
        </w:r>
      </w:ins>
      <w:r w:rsidR="000408E3" w:rsidRPr="0039364D">
        <w:t>changed</w:t>
      </w:r>
      <w:ins w:id="624" w:author="Won Do Lee" w:date="2023-01-13T00:23:00Z">
        <w:r w:rsidR="00FC3526" w:rsidRPr="0039364D">
          <w:t xml:space="preserve">, </w:t>
        </w:r>
      </w:ins>
      <w:del w:id="625" w:author="Won Do Lee" w:date="2023-01-13T00:23:00Z">
        <w:r w:rsidR="000408E3" w:rsidRPr="0039364D" w:rsidDel="00FC3526">
          <w:delText xml:space="preserve"> </w:delText>
        </w:r>
      </w:del>
      <w:ins w:id="626" w:author="Won Do Lee" w:date="2023-01-13T00:23:00Z">
        <w:r w:rsidR="00FC3526" w:rsidRPr="0039364D">
          <w:t xml:space="preserve">and it could be the clear </w:t>
        </w:r>
      </w:ins>
      <w:ins w:id="627"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628"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629" w:author="Won Do Lee" w:date="2023-08-01T16:13:00Z">
        <w:r w:rsidR="00F40764">
          <w:t xml:space="preserve">Spatial </w:t>
        </w:r>
      </w:ins>
      <w:ins w:id="630" w:author="Won Do Lee" w:date="2023-01-13T00:14:00Z">
        <w:del w:id="631" w:author="Won Do Lee" w:date="2023-08-01T16:16:00Z">
          <w:r w:rsidR="006A48DE" w:rsidRPr="0039364D" w:rsidDel="00182B74">
            <w:delText xml:space="preserve"> </w:delText>
          </w:r>
        </w:del>
        <w:r w:rsidR="006A48DE" w:rsidRPr="0039364D">
          <w:t xml:space="preserve">heterogeneity </w:t>
        </w:r>
      </w:ins>
      <w:ins w:id="632" w:author="Won Do Lee" w:date="2023-08-01T16:16:00Z">
        <w:r w:rsidR="00182B74">
          <w:t>in</w:t>
        </w:r>
      </w:ins>
      <w:ins w:id="633" w:author="Won Do Lee" w:date="2023-08-01T16:14:00Z">
        <w:r w:rsidR="00F40764">
          <w:t xml:space="preserve"> clusters relating to</w:t>
        </w:r>
      </w:ins>
      <w:ins w:id="634" w:author="Won Do Lee" w:date="2023-01-13T00:14:00Z">
        <w:del w:id="635"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636" w:author="Won Do Lee" w:date="2023-08-01T16:16:00Z">
        <w:r w:rsidR="00182B74">
          <w:t>e</w:t>
        </w:r>
      </w:ins>
      <w:ins w:id="637" w:author="Won Do Lee" w:date="2023-08-01T16:17:00Z">
        <w:r w:rsidR="00182B74">
          <w:t>v</w:t>
        </w:r>
      </w:ins>
      <w:ins w:id="638" w:author="Won Do Lee"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r w:rsidR="004D7E09">
        <w:t xml:space="preserve">revealed </w:t>
      </w:r>
      <w:r w:rsidR="008B428D" w:rsidRPr="0039364D">
        <w:t xml:space="preserve">differences in the recovery of mobility levels during the lockdown between </w:t>
      </w:r>
      <w:r w:rsidR="004D7E09">
        <w:t>th</w:t>
      </w:r>
      <w:r w:rsidR="007D24CC">
        <w:t xml:space="preserve">e </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639" w:author="Won Do Lee" w:date="2023-01-13T00:16:00Z">
        <w:r w:rsidR="003C0780" w:rsidRPr="0039364D">
          <w:t xml:space="preserve">temporal evolution of mobility level </w:t>
        </w:r>
      </w:ins>
      <w:r w:rsidR="00E71460" w:rsidRPr="0039364D">
        <w:t>in pandemic</w:t>
      </w:r>
      <w:ins w:id="640" w:author="Won Do Lee" w:date="2023-01-13T00:16:00Z">
        <w:r w:rsidR="003C0780" w:rsidRPr="0039364D">
          <w:t xml:space="preserve"> times</w:t>
        </w:r>
      </w:ins>
      <w:r w:rsidR="00652005" w:rsidRPr="0039364D">
        <w:t xml:space="preserve">. </w:t>
      </w:r>
      <w:r w:rsidR="00140DEF" w:rsidRPr="0039364D">
        <w:t xml:space="preserve">Our classification model, MLR </w:t>
      </w:r>
      <w:r w:rsidR="00140DEF" w:rsidRPr="0039364D">
        <w:lastRenderedPageBreak/>
        <w:t xml:space="preserve">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Heading1"/>
      </w:pPr>
      <w:r w:rsidRPr="0039364D">
        <w:lastRenderedPageBreak/>
        <w:t>Availability of data and materials</w:t>
      </w:r>
    </w:p>
    <w:p w14:paraId="39E01A5D" w14:textId="5881806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7" w:history="1">
        <w:r w:rsidR="00DD08F7" w:rsidRPr="0039364D">
          <w:rPr>
            <w:rStyle w:val="Hyperlink"/>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Heading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Heading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Heading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Heading1"/>
      </w:pPr>
      <w:r w:rsidRPr="0039364D">
        <w:t>References</w:t>
      </w:r>
    </w:p>
    <w:p w14:paraId="2416C67F" w14:textId="07349CA2" w:rsidR="00A467DC" w:rsidRDefault="00A467DC" w:rsidP="00A467DC">
      <w:pPr>
        <w:wordWrap/>
        <w:adjustRightInd w:val="0"/>
        <w:ind w:left="480" w:hanging="480"/>
        <w:rPr>
          <w:ins w:id="641" w:author="Won Do Lee [2]" w:date="2023-08-14T13:05:00Z"/>
          <w:szCs w:val="24"/>
        </w:rPr>
      </w:pPr>
      <w:ins w:id="642" w:author="Won Do Lee [2]" w:date="2023-08-14T13:05:00Z">
        <w:r w:rsidRPr="00A467DC">
          <w:rPr>
            <w:szCs w:val="24"/>
          </w:rPr>
          <w:t xml:space="preserve">Li, L., Sullivan, A., Musah, A., </w:t>
        </w:r>
        <w:proofErr w:type="spellStart"/>
        <w:r w:rsidRPr="00A467DC">
          <w:rPr>
            <w:szCs w:val="24"/>
          </w:rPr>
          <w:t>Stavrianaki</w:t>
        </w:r>
        <w:proofErr w:type="spellEnd"/>
        <w:r w:rsidRPr="00A467DC">
          <w:rPr>
            <w:szCs w:val="24"/>
          </w:rPr>
          <w:t xml:space="preserve">, K., Wood, C. E., Baker, P., &amp; </w:t>
        </w:r>
        <w:proofErr w:type="spellStart"/>
        <w:r w:rsidRPr="00A467DC">
          <w:rPr>
            <w:szCs w:val="24"/>
          </w:rPr>
          <w:t>Kostkova</w:t>
        </w:r>
        <w:proofErr w:type="spellEnd"/>
        <w:r w:rsidRPr="00A467DC">
          <w:rPr>
            <w:szCs w:val="24"/>
          </w:rPr>
          <w:t xml:space="preserve">, P. (2022). To Zoom or not to Zoom: A longitudinal study of UK population’s activities during the COVID-19 pandemic. </w:t>
        </w:r>
        <w:proofErr w:type="spellStart"/>
        <w:r w:rsidRPr="00A467DC">
          <w:rPr>
            <w:i/>
            <w:iCs/>
            <w:szCs w:val="24"/>
          </w:rPr>
          <w:t>PLoS</w:t>
        </w:r>
        <w:proofErr w:type="spellEnd"/>
        <w:r w:rsidRPr="00A467DC">
          <w:rPr>
            <w:i/>
            <w:iCs/>
            <w:szCs w:val="24"/>
          </w:rPr>
          <w:t xml:space="preserve"> ONE</w:t>
        </w:r>
        <w:r w:rsidRPr="00A467DC">
          <w:rPr>
            <w:szCs w:val="24"/>
          </w:rPr>
          <w:t>, 17(7 July), 1–18. https://doi.org/10.1371/journal.pone.0270207</w:t>
        </w:r>
      </w:ins>
    </w:p>
    <w:p w14:paraId="250601CF" w14:textId="37F3EEA3" w:rsidR="00E9728C" w:rsidRDefault="00E9728C" w:rsidP="00E9728C">
      <w:pPr>
        <w:wordWrap/>
        <w:adjustRightInd w:val="0"/>
        <w:ind w:left="480" w:hanging="480"/>
        <w:rPr>
          <w:ins w:id="643" w:author="Won Do Lee [2]" w:date="2023-08-14T13:01:00Z"/>
          <w:szCs w:val="24"/>
        </w:rPr>
      </w:pPr>
      <w:ins w:id="644" w:author="Won Do Lee [2]" w:date="2023-08-14T13:01:00Z">
        <w:r w:rsidRPr="00E9728C">
          <w:rPr>
            <w:szCs w:val="24"/>
          </w:rPr>
          <w:t xml:space="preserve">Lucchini, L., </w:t>
        </w:r>
        <w:proofErr w:type="spellStart"/>
        <w:r w:rsidRPr="00E9728C">
          <w:rPr>
            <w:szCs w:val="24"/>
          </w:rPr>
          <w:t>Centellegher</w:t>
        </w:r>
        <w:proofErr w:type="spellEnd"/>
        <w:r w:rsidRPr="00E9728C">
          <w:rPr>
            <w:szCs w:val="24"/>
          </w:rPr>
          <w:t xml:space="preserve">, S., Pappalardo, L., </w:t>
        </w:r>
        <w:proofErr w:type="spellStart"/>
        <w:r w:rsidRPr="00E9728C">
          <w:rPr>
            <w:szCs w:val="24"/>
          </w:rPr>
          <w:t>Gallotti</w:t>
        </w:r>
        <w:proofErr w:type="spellEnd"/>
        <w:r w:rsidRPr="00E9728C">
          <w:rPr>
            <w:szCs w:val="24"/>
          </w:rPr>
          <w:t xml:space="preserve">, R., Privitera, F., Lepri, B., &amp; De Nadai, M. (2021). Living in a pandemic: changes in mobility routines, social </w:t>
        </w:r>
        <w:proofErr w:type="gramStart"/>
        <w:r w:rsidRPr="00E9728C">
          <w:rPr>
            <w:szCs w:val="24"/>
          </w:rPr>
          <w:t>activity</w:t>
        </w:r>
        <w:proofErr w:type="gramEnd"/>
        <w:r w:rsidRPr="00E9728C">
          <w:rPr>
            <w:szCs w:val="24"/>
          </w:rPr>
          <w:t xml:space="preserve"> and adherence to COVID-19 protective measures. </w:t>
        </w:r>
        <w:r w:rsidRPr="00E9728C">
          <w:rPr>
            <w:i/>
            <w:iCs/>
            <w:szCs w:val="24"/>
          </w:rPr>
          <w:t>Scientific Reports</w:t>
        </w:r>
        <w:r w:rsidRPr="00E9728C">
          <w:rPr>
            <w:szCs w:val="24"/>
          </w:rPr>
          <w:t>, 11(1), 24452. https://doi.org/10.1038/s41598-021-04139-1</w:t>
        </w:r>
      </w:ins>
    </w:p>
    <w:p w14:paraId="5782A508" w14:textId="156A2B26" w:rsidR="00E9728C" w:rsidRDefault="00E9728C" w:rsidP="00E9728C">
      <w:pPr>
        <w:wordWrap/>
        <w:adjustRightInd w:val="0"/>
        <w:ind w:left="480" w:hanging="480"/>
        <w:rPr>
          <w:ins w:id="645" w:author="Won Do Lee [2]" w:date="2023-08-14T12:58:00Z"/>
          <w:szCs w:val="24"/>
        </w:rPr>
      </w:pPr>
      <w:ins w:id="646" w:author="Won Do Lee [2]" w:date="2023-08-14T12:58:00Z">
        <w:r w:rsidRPr="00E9728C">
          <w:rPr>
            <w:szCs w:val="24"/>
          </w:rPr>
          <w:t xml:space="preserve">Yabe, T., Bueno, B. G. B., Dong, X., Pentland, A., &amp; Moro, E. (2023). </w:t>
        </w:r>
        <w:proofErr w:type="spellStart"/>
        <w:r w:rsidRPr="00E9728C">
          <w:rPr>
            <w:szCs w:val="24"/>
          </w:rPr>
          <w:t>Behavioral</w:t>
        </w:r>
        <w:proofErr w:type="spellEnd"/>
        <w:r w:rsidRPr="00E9728C">
          <w:rPr>
            <w:szCs w:val="24"/>
          </w:rPr>
          <w:t xml:space="preserve"> changes during the COVID-19 pandemic decreased income diversity of urban encounters. </w:t>
        </w:r>
        <w:r w:rsidRPr="00E9728C">
          <w:rPr>
            <w:i/>
            <w:iCs/>
            <w:szCs w:val="24"/>
          </w:rPr>
          <w:t>Nature Communications</w:t>
        </w:r>
        <w:r w:rsidRPr="00E9728C">
          <w:rPr>
            <w:szCs w:val="24"/>
          </w:rPr>
          <w:t>, 14(1). https://doi.org/10.1038/s41467-023-37913-y</w:t>
        </w:r>
      </w:ins>
    </w:p>
    <w:p w14:paraId="194BF2CE" w14:textId="4EE237C7" w:rsidR="00730030" w:rsidRPr="00730030" w:rsidRDefault="00730030" w:rsidP="00730030">
      <w:pPr>
        <w:wordWrap/>
        <w:adjustRightInd w:val="0"/>
        <w:ind w:left="480" w:hanging="480"/>
        <w:rPr>
          <w:ins w:id="647" w:author="Won Do Lee [2]" w:date="2023-08-14T12:47:00Z"/>
          <w:szCs w:val="24"/>
        </w:rPr>
      </w:pPr>
      <w:ins w:id="648" w:author="Won Do Lee [2]" w:date="2023-08-14T12:47:00Z">
        <w:r w:rsidRPr="00730030">
          <w:rPr>
            <w:szCs w:val="24"/>
          </w:rPr>
          <w:t>Ross, S., Breckenridge, G., Zhuang, M., &amp; Manley, E. (2021). Household visitation during the COVID-19 pandemic</w:t>
        </w:r>
        <w:r w:rsidRPr="00730030">
          <w:rPr>
            <w:i/>
            <w:iCs/>
            <w:szCs w:val="24"/>
          </w:rPr>
          <w:t>. Scientific Reports</w:t>
        </w:r>
        <w:r w:rsidRPr="00730030">
          <w:rPr>
            <w:szCs w:val="24"/>
          </w:rPr>
          <w:t>, 11(1), 22871. https://doi.org/10.1038/s41598-021-02092-7</w:t>
        </w:r>
      </w:ins>
    </w:p>
    <w:p w14:paraId="790BAA42" w14:textId="4B66692D" w:rsidR="00010332" w:rsidRDefault="00010332" w:rsidP="00010332">
      <w:pPr>
        <w:wordWrap/>
        <w:adjustRightInd w:val="0"/>
        <w:ind w:left="480" w:hanging="480"/>
        <w:rPr>
          <w:ins w:id="649" w:author="Won Do Lee [2]" w:date="2023-08-14T12:41:00Z"/>
          <w:szCs w:val="24"/>
        </w:rPr>
      </w:pPr>
      <w:ins w:id="650" w:author="Won Do Lee [2]" w:date="2023-08-14T12:41:00Z">
        <w:r w:rsidRPr="00010332">
          <w:rPr>
            <w:szCs w:val="24"/>
          </w:rPr>
          <w:t xml:space="preserve">Kraemer, M. U. G., Hill, V., Ruis, C., </w:t>
        </w:r>
        <w:proofErr w:type="spellStart"/>
        <w:r w:rsidRPr="00010332">
          <w:rPr>
            <w:szCs w:val="24"/>
          </w:rPr>
          <w:t>Dellicour</w:t>
        </w:r>
        <w:proofErr w:type="spellEnd"/>
        <w:r w:rsidRPr="00010332">
          <w:rPr>
            <w:szCs w:val="24"/>
          </w:rPr>
          <w:t xml:space="preserve">, S., Bajaj, S., McCrone, J. T., Baele, G., Parag, K. V., Battle, A. L., Gutierrez, B., Jackson, B., Colquhoun, R., O’Toole, Á., Klein, B., </w:t>
        </w:r>
        <w:proofErr w:type="spellStart"/>
        <w:r w:rsidRPr="00010332">
          <w:rPr>
            <w:szCs w:val="24"/>
          </w:rPr>
          <w:t>Vespignani</w:t>
        </w:r>
        <w:proofErr w:type="spellEnd"/>
        <w:r w:rsidRPr="00010332">
          <w:rPr>
            <w:szCs w:val="24"/>
          </w:rPr>
          <w:t>, A., Volz, E., Faria, N. R., Aanensen, D. M., Loman, N. J., … Pybus, O. G. (2021). Spatiotemporal invasion dynamics of SARS-CoV-2 lineage B.1.1.7 emergence</w:t>
        </w:r>
        <w:r w:rsidRPr="00010332">
          <w:rPr>
            <w:i/>
            <w:iCs/>
            <w:szCs w:val="24"/>
          </w:rPr>
          <w:t>. Science</w:t>
        </w:r>
        <w:r w:rsidRPr="00010332">
          <w:rPr>
            <w:szCs w:val="24"/>
          </w:rPr>
          <w:t>, 373(6557), 889–895. https://doi.org/10.1126/science.abj0113</w:t>
        </w:r>
      </w:ins>
    </w:p>
    <w:p w14:paraId="5D11AE7C" w14:textId="3EFFDE9B" w:rsidR="00010332" w:rsidRDefault="00010332" w:rsidP="00010332">
      <w:pPr>
        <w:wordWrap/>
        <w:adjustRightInd w:val="0"/>
        <w:ind w:left="480" w:hanging="480"/>
        <w:rPr>
          <w:ins w:id="651" w:author="Won Do Lee [2]" w:date="2023-08-14T12:36:00Z"/>
          <w:szCs w:val="24"/>
        </w:rPr>
      </w:pPr>
      <w:ins w:id="652" w:author="Won Do Lee [2]" w:date="2023-08-14T12:36:00Z">
        <w:r w:rsidRPr="00010332">
          <w:rPr>
            <w:szCs w:val="24"/>
          </w:rPr>
          <w:t xml:space="preserve">Knock, E. S., Whittles, L. K., Lees, J. A., Perez-Guzman, P. N., Verity, R., </w:t>
        </w:r>
        <w:proofErr w:type="spellStart"/>
        <w:r w:rsidRPr="00010332">
          <w:rPr>
            <w:szCs w:val="24"/>
          </w:rPr>
          <w:t>FitzJohn</w:t>
        </w:r>
        <w:proofErr w:type="spellEnd"/>
        <w:r w:rsidRPr="00010332">
          <w:rPr>
            <w:szCs w:val="24"/>
          </w:rPr>
          <w:t xml:space="preserve">, R. G., </w:t>
        </w:r>
        <w:proofErr w:type="spellStart"/>
        <w:r w:rsidRPr="00010332">
          <w:rPr>
            <w:szCs w:val="24"/>
          </w:rPr>
          <w:t>Gaythorpe</w:t>
        </w:r>
        <w:proofErr w:type="spellEnd"/>
        <w:r w:rsidRPr="00010332">
          <w:rPr>
            <w:szCs w:val="24"/>
          </w:rPr>
          <w:t xml:space="preserve">, K. A. M., Imai, N., Hinsley, W., Okell, L. C., Rosello, A., </w:t>
        </w:r>
        <w:proofErr w:type="spellStart"/>
        <w:r w:rsidRPr="00010332">
          <w:rPr>
            <w:szCs w:val="24"/>
          </w:rPr>
          <w:t>Kantas</w:t>
        </w:r>
        <w:proofErr w:type="spellEnd"/>
        <w:r w:rsidRPr="00010332">
          <w:rPr>
            <w:szCs w:val="24"/>
          </w:rPr>
          <w:t xml:space="preserve">, N., Walters, C. E., Bhatia, S., Watson, O. J., Whittaker, C., </w:t>
        </w:r>
        <w:proofErr w:type="spellStart"/>
        <w:r w:rsidRPr="00010332">
          <w:rPr>
            <w:szCs w:val="24"/>
          </w:rPr>
          <w:t>Cattarino</w:t>
        </w:r>
        <w:proofErr w:type="spellEnd"/>
        <w:r w:rsidRPr="00010332">
          <w:rPr>
            <w:szCs w:val="24"/>
          </w:rPr>
          <w:t xml:space="preserve">, L., </w:t>
        </w:r>
        <w:proofErr w:type="spellStart"/>
        <w:r w:rsidRPr="00010332">
          <w:rPr>
            <w:szCs w:val="24"/>
          </w:rPr>
          <w:t>Boonyasiri</w:t>
        </w:r>
        <w:proofErr w:type="spellEnd"/>
        <w:r w:rsidRPr="00010332">
          <w:rPr>
            <w:szCs w:val="24"/>
          </w:rPr>
          <w:t xml:space="preserve">, A., </w:t>
        </w:r>
        <w:proofErr w:type="spellStart"/>
        <w:r w:rsidRPr="00010332">
          <w:rPr>
            <w:szCs w:val="24"/>
          </w:rPr>
          <w:t>Djaafara</w:t>
        </w:r>
        <w:proofErr w:type="spellEnd"/>
        <w:r w:rsidRPr="00010332">
          <w:rPr>
            <w:szCs w:val="24"/>
          </w:rPr>
          <w:t xml:space="preserve">, B. A., … </w:t>
        </w:r>
        <w:proofErr w:type="spellStart"/>
        <w:r w:rsidRPr="00010332">
          <w:rPr>
            <w:szCs w:val="24"/>
          </w:rPr>
          <w:t>Baguelin</w:t>
        </w:r>
        <w:proofErr w:type="spellEnd"/>
        <w:r w:rsidRPr="00010332">
          <w:rPr>
            <w:szCs w:val="24"/>
          </w:rPr>
          <w:t xml:space="preserve">, M. (2021). Key epidemiological drivers and impact of interventions in the 2020 SARS-CoV-2 epidemic in England. </w:t>
        </w:r>
        <w:r w:rsidRPr="00010332">
          <w:rPr>
            <w:i/>
            <w:iCs/>
            <w:szCs w:val="24"/>
          </w:rPr>
          <w:t>Science Translational Medicine</w:t>
        </w:r>
        <w:r w:rsidRPr="00010332">
          <w:rPr>
            <w:szCs w:val="24"/>
          </w:rPr>
          <w:t>, 13(602), 1–12. https://doi.org/10.1126/scitranslmed.abg4262</w:t>
        </w:r>
      </w:ins>
    </w:p>
    <w:p w14:paraId="540E4025" w14:textId="24B8B558" w:rsidR="00010332" w:rsidRPr="00010332" w:rsidRDefault="00010332" w:rsidP="00010332">
      <w:pPr>
        <w:wordWrap/>
        <w:adjustRightInd w:val="0"/>
        <w:ind w:left="480" w:hanging="480"/>
        <w:rPr>
          <w:ins w:id="653" w:author="Won Do Lee [2]" w:date="2023-08-14T12:32:00Z"/>
          <w:szCs w:val="24"/>
        </w:rPr>
      </w:pPr>
      <w:ins w:id="654" w:author="Won Do Lee [2]" w:date="2023-08-14T12:32:00Z">
        <w:r w:rsidRPr="00010332">
          <w:rPr>
            <w:szCs w:val="24"/>
          </w:rPr>
          <w:lastRenderedPageBreak/>
          <w:t xml:space="preserve">Dass, S., O’Brien, D. T., &amp; Ristea, A. (2022). Strategies and inequities in balancing recreation and COVID exposure when visiting green spaces. </w:t>
        </w:r>
        <w:r w:rsidRPr="00010332">
          <w:rPr>
            <w:i/>
            <w:iCs/>
            <w:szCs w:val="24"/>
          </w:rPr>
          <w:t>Environment and Planning B: Urban Analytics and City Science</w:t>
        </w:r>
        <w:r w:rsidRPr="00010332">
          <w:rPr>
            <w:szCs w:val="24"/>
          </w:rPr>
          <w:t>, 50(5), 1161–1177. https://doi.org/10.1177/23998083221114645</w:t>
        </w:r>
      </w:ins>
    </w:p>
    <w:p w14:paraId="1915DB03" w14:textId="5CFF140E" w:rsidR="00246E3E" w:rsidRDefault="00246E3E" w:rsidP="00246E3E">
      <w:pPr>
        <w:wordWrap/>
        <w:adjustRightInd w:val="0"/>
        <w:ind w:left="480" w:hanging="480"/>
        <w:rPr>
          <w:ins w:id="655" w:author="Won Do Lee [2]" w:date="2023-08-14T12:25:00Z"/>
          <w:szCs w:val="24"/>
        </w:rPr>
      </w:pPr>
      <w:ins w:id="656" w:author="Won Do Lee [2]" w:date="2023-08-14T12:25:00Z">
        <w:r w:rsidRPr="00246E3E">
          <w:rPr>
            <w:szCs w:val="24"/>
          </w:rPr>
          <w:t xml:space="preserve">Song, Y., Lee, S., Park, A. H., &amp; Lee, C. (2023). COVID-19 impacts on non-work travel patterns: A place-based investigation using smartphone mobility data. </w:t>
        </w:r>
        <w:r w:rsidRPr="00246E3E">
          <w:rPr>
            <w:i/>
            <w:iCs/>
            <w:szCs w:val="24"/>
          </w:rPr>
          <w:t>Environment and Planning B: Urban Analytics and City Science</w:t>
        </w:r>
        <w:r w:rsidRPr="00246E3E">
          <w:rPr>
            <w:szCs w:val="24"/>
          </w:rPr>
          <w:t>, 50(3), 642–659. https://doi.org/10.1177/23998083221124930</w:t>
        </w:r>
      </w:ins>
    </w:p>
    <w:p w14:paraId="496BB5FF" w14:textId="2106B336" w:rsidR="001A11B5" w:rsidRDefault="001A11B5" w:rsidP="001A11B5">
      <w:pPr>
        <w:wordWrap/>
        <w:adjustRightInd w:val="0"/>
        <w:ind w:left="480" w:hanging="480"/>
        <w:rPr>
          <w:ins w:id="657" w:author="Won Do Lee [2]" w:date="2023-08-14T11:49:00Z"/>
          <w:szCs w:val="24"/>
        </w:rPr>
      </w:pPr>
      <w:ins w:id="658" w:author="Won Do Lee [2]" w:date="2023-08-14T11:49:00Z">
        <w:r w:rsidRPr="001A11B5">
          <w:rPr>
            <w:szCs w:val="24"/>
          </w:rPr>
          <w:t xml:space="preserve">Lou, J., Shen, X., &amp; Niemeier, D. (2020). Are stay-at-home orders more difficult to follow for low-income groups? </w:t>
        </w:r>
        <w:r w:rsidRPr="001A11B5">
          <w:rPr>
            <w:i/>
            <w:iCs/>
            <w:szCs w:val="24"/>
          </w:rPr>
          <w:t>Journal of Transport Geography</w:t>
        </w:r>
        <w:r w:rsidRPr="001A11B5">
          <w:rPr>
            <w:szCs w:val="24"/>
          </w:rPr>
          <w:t>, 89(July), 102894. https://doi.org/10.1016/j.jtrangeo.2020.102894</w:t>
        </w:r>
      </w:ins>
    </w:p>
    <w:p w14:paraId="06BBF471" w14:textId="5AE97649" w:rsidR="001A11B5" w:rsidRDefault="001A11B5" w:rsidP="001A11B5">
      <w:pPr>
        <w:wordWrap/>
        <w:adjustRightInd w:val="0"/>
        <w:ind w:left="480" w:hanging="480"/>
        <w:rPr>
          <w:ins w:id="659" w:author="Won Do Lee [2]" w:date="2023-08-14T11:48:00Z"/>
          <w:szCs w:val="24"/>
        </w:rPr>
      </w:pPr>
      <w:proofErr w:type="spellStart"/>
      <w:ins w:id="660" w:author="Won Do Lee [2]" w:date="2023-08-14T11:48:00Z">
        <w:r w:rsidRPr="001A11B5">
          <w:rPr>
            <w:szCs w:val="24"/>
          </w:rPr>
          <w:t>Wöhner</w:t>
        </w:r>
        <w:proofErr w:type="spellEnd"/>
        <w:r w:rsidRPr="001A11B5">
          <w:rPr>
            <w:szCs w:val="24"/>
          </w:rPr>
          <w:t xml:space="preserve">, F. (2022). Work flexibly, travel less? The impact of telework and </w:t>
        </w:r>
        <w:proofErr w:type="spellStart"/>
        <w:r w:rsidRPr="001A11B5">
          <w:rPr>
            <w:szCs w:val="24"/>
          </w:rPr>
          <w:t>flextime</w:t>
        </w:r>
        <w:proofErr w:type="spellEnd"/>
        <w:r w:rsidRPr="001A11B5">
          <w:rPr>
            <w:szCs w:val="24"/>
          </w:rPr>
          <w:t xml:space="preserve"> on mobility </w:t>
        </w:r>
        <w:proofErr w:type="spellStart"/>
        <w:r w:rsidRPr="001A11B5">
          <w:rPr>
            <w:szCs w:val="24"/>
          </w:rPr>
          <w:t>behavior</w:t>
        </w:r>
        <w:proofErr w:type="spellEnd"/>
        <w:r w:rsidRPr="001A11B5">
          <w:rPr>
            <w:szCs w:val="24"/>
          </w:rPr>
          <w:t xml:space="preserve"> in Switzerland</w:t>
        </w:r>
        <w:r w:rsidRPr="001A11B5">
          <w:rPr>
            <w:i/>
            <w:iCs/>
            <w:szCs w:val="24"/>
          </w:rPr>
          <w:t>. Journal of Transport Geography</w:t>
        </w:r>
        <w:r w:rsidRPr="001A11B5">
          <w:rPr>
            <w:szCs w:val="24"/>
          </w:rPr>
          <w:t>, 102(December 2021). https://doi.org/10.1016/j.jtrangeo.2022.103390</w:t>
        </w:r>
      </w:ins>
    </w:p>
    <w:p w14:paraId="393580BC" w14:textId="7065A6C6" w:rsidR="005D775C" w:rsidRDefault="005D775C" w:rsidP="005D775C">
      <w:pPr>
        <w:wordWrap/>
        <w:adjustRightInd w:val="0"/>
        <w:ind w:left="480" w:hanging="480"/>
        <w:rPr>
          <w:ins w:id="661" w:author="Won Do Lee [2]" w:date="2023-08-14T11:29:00Z"/>
          <w:szCs w:val="24"/>
        </w:rPr>
      </w:pPr>
      <w:ins w:id="662" w:author="Won Do Lee [2]" w:date="2023-08-14T11:29:00Z">
        <w:r w:rsidRPr="005D775C">
          <w:rPr>
            <w:szCs w:val="24"/>
          </w:rPr>
          <w:t xml:space="preserve">Zhang, W., &amp; Ning, K. (2023). Spatiotemporal Heterogeneities in the Causal Effects of Mobility Intervention Policies during the COVID-19 Outbreak: A Spatially Interrupted Time-Series (SITS) Analysis. </w:t>
        </w:r>
        <w:r w:rsidRPr="005D775C">
          <w:rPr>
            <w:i/>
            <w:iCs/>
            <w:szCs w:val="24"/>
          </w:rPr>
          <w:t>Annals of the American Association of Geographers</w:t>
        </w:r>
        <w:r w:rsidRPr="005D775C">
          <w:rPr>
            <w:szCs w:val="24"/>
          </w:rPr>
          <w:t>, 113(5), 1112–1134. https://doi.org/10.1080/24694452.2022.2161986</w:t>
        </w:r>
      </w:ins>
    </w:p>
    <w:p w14:paraId="52D2B20F" w14:textId="0D600F3E" w:rsidR="00B92D79" w:rsidRDefault="00B92D79" w:rsidP="00B92D79">
      <w:pPr>
        <w:wordWrap/>
        <w:adjustRightInd w:val="0"/>
        <w:ind w:left="480" w:hanging="480"/>
        <w:rPr>
          <w:ins w:id="663" w:author="Won Do Lee [2]" w:date="2023-08-14T10:52:00Z"/>
          <w:szCs w:val="24"/>
        </w:rPr>
      </w:pPr>
      <w:ins w:id="664" w:author="Won Do Lee [2]" w:date="2023-08-14T10:52:00Z">
        <w:r w:rsidRPr="00B92D79">
          <w:rPr>
            <w:szCs w:val="24"/>
          </w:rPr>
          <w:t xml:space="preserve">Fotheringham, A. S., &amp; Wong, D. W. S. (1991). The Modifiable Areal Unit Problem in Multivariate Statistical Analysis. </w:t>
        </w:r>
        <w:r w:rsidRPr="00B92D79">
          <w:rPr>
            <w:i/>
            <w:iCs/>
            <w:szCs w:val="24"/>
          </w:rPr>
          <w:t>Environment and Planning A: Economy and Space</w:t>
        </w:r>
        <w:r w:rsidRPr="00B92D79">
          <w:rPr>
            <w:szCs w:val="24"/>
          </w:rPr>
          <w:t>, 23(7), 1025–1044. https://doi.org/10.1068/a231025</w:t>
        </w:r>
      </w:ins>
    </w:p>
    <w:p w14:paraId="64346695" w14:textId="0473355C" w:rsidR="00B92D79" w:rsidRDefault="00B92D79" w:rsidP="00B92D79">
      <w:pPr>
        <w:wordWrap/>
        <w:adjustRightInd w:val="0"/>
        <w:ind w:left="480" w:hanging="480"/>
        <w:rPr>
          <w:ins w:id="665" w:author="Won Do Lee [2]" w:date="2023-08-14T10:51:00Z"/>
          <w:szCs w:val="24"/>
        </w:rPr>
      </w:pPr>
      <w:ins w:id="666" w:author="Won Do Lee [2]" w:date="2023-08-14T10:51:00Z">
        <w:r w:rsidRPr="00B92D79">
          <w:rPr>
            <w:szCs w:val="24"/>
          </w:rPr>
          <w:t xml:space="preserve">Wan, C., Yang, Z., Zhang, D., Yan, X., &amp; Fan, S. (2018). Resilience in transportation systems: a systematic review and future directions. </w:t>
        </w:r>
        <w:r w:rsidRPr="00B92D79">
          <w:rPr>
            <w:i/>
            <w:iCs/>
            <w:szCs w:val="24"/>
          </w:rPr>
          <w:t>Transport Reviews</w:t>
        </w:r>
        <w:r w:rsidRPr="00B92D79">
          <w:rPr>
            <w:szCs w:val="24"/>
          </w:rPr>
          <w:t>, 38(4), 479–498. https://doi.org/10.1080/01441647.2017.1383532</w:t>
        </w:r>
      </w:ins>
    </w:p>
    <w:p w14:paraId="18CA37D3" w14:textId="01FD0EFB" w:rsidR="00B92D79" w:rsidRDefault="00B92D79" w:rsidP="00B92D79">
      <w:pPr>
        <w:wordWrap/>
        <w:adjustRightInd w:val="0"/>
        <w:ind w:left="480" w:hanging="480"/>
        <w:rPr>
          <w:ins w:id="667" w:author="Won Do Lee [2]" w:date="2023-08-14T10:50:00Z"/>
          <w:szCs w:val="24"/>
        </w:rPr>
      </w:pPr>
      <w:ins w:id="668" w:author="Won Do Lee [2]" w:date="2023-08-14T10:50:00Z">
        <w:r w:rsidRPr="00B92D79">
          <w:rPr>
            <w:szCs w:val="24"/>
          </w:rPr>
          <w:t xml:space="preserve">Gonçalves, L. A. P. J., &amp; Ribeiro, P. J. G. (2020). Resilience of urban transportation systems. Concept, characteristics, and methods. </w:t>
        </w:r>
        <w:r w:rsidRPr="00B92D79">
          <w:rPr>
            <w:i/>
            <w:iCs/>
            <w:szCs w:val="24"/>
          </w:rPr>
          <w:t>Journal of Transport Geography</w:t>
        </w:r>
        <w:r w:rsidRPr="00B92D79">
          <w:rPr>
            <w:szCs w:val="24"/>
          </w:rPr>
          <w:t>, April, 102727. https://doi.org/10.1016/j.jtrangeo.2020.102727</w:t>
        </w:r>
      </w:ins>
    </w:p>
    <w:p w14:paraId="33EE7AAF" w14:textId="5A55632A" w:rsidR="00B92D79" w:rsidRDefault="00B92D79" w:rsidP="00B92D79">
      <w:pPr>
        <w:wordWrap/>
        <w:adjustRightInd w:val="0"/>
        <w:ind w:left="480" w:hanging="480"/>
        <w:rPr>
          <w:ins w:id="669" w:author="Won Do Lee [2]" w:date="2023-08-14T10:48:00Z"/>
          <w:szCs w:val="24"/>
        </w:rPr>
      </w:pPr>
      <w:ins w:id="670" w:author="Won Do Lee [2]" w:date="2023-08-14T10:48:00Z">
        <w:r w:rsidRPr="00B92D79">
          <w:rPr>
            <w:szCs w:val="24"/>
          </w:rPr>
          <w:t xml:space="preserve">Robinson, W. S. (1950). Ecological Correlations and the </w:t>
        </w:r>
        <w:proofErr w:type="spellStart"/>
        <w:r w:rsidRPr="00B92D79">
          <w:rPr>
            <w:szCs w:val="24"/>
          </w:rPr>
          <w:t>Behavior</w:t>
        </w:r>
        <w:proofErr w:type="spellEnd"/>
        <w:r w:rsidRPr="00B92D79">
          <w:rPr>
            <w:szCs w:val="24"/>
          </w:rPr>
          <w:t xml:space="preserve"> of Individuals. </w:t>
        </w:r>
        <w:r w:rsidRPr="00B92D79">
          <w:rPr>
            <w:i/>
            <w:iCs/>
            <w:szCs w:val="24"/>
          </w:rPr>
          <w:t>American Sociological Review</w:t>
        </w:r>
        <w:r w:rsidRPr="00B92D79">
          <w:rPr>
            <w:szCs w:val="24"/>
          </w:rPr>
          <w:t>, 15(3), 351. https://doi.org/10.2307/2087176</w:t>
        </w:r>
      </w:ins>
    </w:p>
    <w:p w14:paraId="3B4F01CF" w14:textId="566676F5"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Seyed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Foroutan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w:t>
      </w:r>
      <w:proofErr w:type="spellStart"/>
      <w:r w:rsidRPr="00EA2D56">
        <w:rPr>
          <w:szCs w:val="24"/>
        </w:rPr>
        <w:t>Hensher</w:t>
      </w:r>
      <w:proofErr w:type="spellEnd"/>
      <w:r w:rsidRPr="00EA2D56">
        <w:rPr>
          <w:szCs w:val="24"/>
        </w:rPr>
        <w:t xml:space="preserve">,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V. (2021). Presence and mobility of the population during the first wave of Covid-</w:t>
      </w:r>
      <w:r w:rsidRPr="00EA2D56">
        <w:rPr>
          <w:szCs w:val="24"/>
        </w:rPr>
        <w:lastRenderedPageBreak/>
        <w:t xml:space="preserve">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Chapman and Hall/CRC. 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w:t>
      </w:r>
      <w:r w:rsidRPr="00EA2D56">
        <w:rPr>
          <w:szCs w:val="24"/>
        </w:rPr>
        <w:lastRenderedPageBreak/>
        <w:t xml:space="preserve">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Nature 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 xml:space="preserve">Journal of Transport </w:t>
      </w:r>
      <w:r w:rsidRPr="00EA2D56">
        <w:rPr>
          <w:i/>
          <w:iCs/>
          <w:szCs w:val="24"/>
        </w:rPr>
        <w:lastRenderedPageBreak/>
        <w:t>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Vembar,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lastRenderedPageBreak/>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lastRenderedPageBreak/>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Su,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8" w:history="1">
        <w:r w:rsidRPr="00EA2D56">
          <w:rPr>
            <w:rStyle w:val="Hyperlink"/>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38C993A1" w:rsidR="00E20D63" w:rsidRPr="0039364D" w:rsidRDefault="00E20D63" w:rsidP="00872147">
      <w:pPr>
        <w:pStyle w:val="Caption"/>
        <w:keepNext/>
      </w:pPr>
      <w:r w:rsidRPr="0039364D">
        <w:lastRenderedPageBreak/>
        <w:t xml:space="preserve">Table </w:t>
      </w:r>
      <w:r w:rsidR="00000000">
        <w:fldChar w:fldCharType="begin"/>
      </w:r>
      <w:r w:rsidR="00000000">
        <w:instrText xml:space="preserve"> SEQ Table \* ARABIC </w:instrText>
      </w:r>
      <w:r w:rsidR="00000000">
        <w:fldChar w:fldCharType="separate"/>
      </w:r>
      <w:r w:rsidR="007D24CC">
        <w:rPr>
          <w:noProof/>
        </w:rPr>
        <w:t>1</w:t>
      </w:r>
      <w:r w:rsidR="00000000">
        <w:rPr>
          <w:noProof/>
        </w:rPr>
        <w:fldChar w:fldCharType="end"/>
      </w:r>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39441D">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39441D">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39441D">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39441D">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4936C22B" w:rsidR="00690FFC" w:rsidRPr="0039364D" w:rsidRDefault="00690FFC" w:rsidP="00872147">
      <w:pPr>
        <w:pStyle w:val="Caption"/>
        <w:keepNext/>
        <w:spacing w:before="480"/>
      </w:pPr>
      <w:bookmarkStart w:id="671" w:name="_Ref131109280"/>
      <w:r w:rsidRPr="0039364D">
        <w:t xml:space="preserve">Table </w:t>
      </w:r>
      <w:r w:rsidR="00000000">
        <w:fldChar w:fldCharType="begin"/>
      </w:r>
      <w:r w:rsidR="00000000">
        <w:instrText xml:space="preserve"> SEQ Table \* ARABIC </w:instrText>
      </w:r>
      <w:r w:rsidR="00000000">
        <w:fldChar w:fldCharType="separate"/>
      </w:r>
      <w:r w:rsidR="007D24CC">
        <w:rPr>
          <w:noProof/>
        </w:rPr>
        <w:t>2</w:t>
      </w:r>
      <w:r w:rsidR="00000000">
        <w:rPr>
          <w:noProof/>
        </w:rPr>
        <w:fldChar w:fldCharType="end"/>
      </w:r>
      <w:bookmarkEnd w:id="671"/>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pgSz w:w="11906" w:h="16838"/>
          <w:pgMar w:top="1701" w:right="1440" w:bottom="1440" w:left="1440" w:header="851" w:footer="992" w:gutter="0"/>
          <w:lnNumType w:countBy="1"/>
          <w:cols w:space="425"/>
          <w:docGrid w:linePitch="360"/>
        </w:sectPr>
      </w:pPr>
    </w:p>
    <w:p w14:paraId="3FA995B1" w14:textId="524E07A3" w:rsidR="00FE74BA" w:rsidRPr="007636D1" w:rsidRDefault="00F9629B" w:rsidP="00FE74BA">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Pr>
          <w:b/>
          <w:bCs/>
          <w:noProof/>
        </w:rPr>
        <w:t>3</w:t>
      </w:r>
      <w:r w:rsidRPr="00F9629B">
        <w:rPr>
          <w:b/>
          <w:bCs/>
          <w:noProof/>
        </w:rPr>
        <w:fldChar w:fldCharType="end"/>
      </w:r>
      <w:r w:rsidR="00FE74BA" w:rsidRPr="007636D1">
        <w:rPr>
          <w:b/>
          <w:bCs/>
        </w:rPr>
        <w:t xml:space="preserve">. </w:t>
      </w:r>
      <w:r w:rsidR="00FE74BA" w:rsidRPr="00FE74BA">
        <w:rPr>
          <w:b/>
          <w:bCs/>
        </w:rPr>
        <w:t>Descriptive statistics of socioeconomic status by clusters.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53"/>
        <w:gridCol w:w="2233"/>
        <w:gridCol w:w="3727"/>
        <w:gridCol w:w="1235"/>
        <w:gridCol w:w="1236"/>
        <w:gridCol w:w="1236"/>
        <w:gridCol w:w="1236"/>
        <w:gridCol w:w="1236"/>
      </w:tblGrid>
      <w:tr w:rsidR="00FE74BA" w:rsidRPr="00C978C7" w14:paraId="1DC4FD41" w14:textId="77777777" w:rsidTr="00F9629B">
        <w:trPr>
          <w:trHeight w:val="340"/>
        </w:trPr>
        <w:tc>
          <w:tcPr>
            <w:tcW w:w="3786" w:type="dxa"/>
            <w:gridSpan w:val="2"/>
            <w:vMerge w:val="restart"/>
            <w:tcBorders>
              <w:top w:val="single" w:sz="12" w:space="0" w:color="auto"/>
              <w:left w:val="nil"/>
            </w:tcBorders>
            <w:shd w:val="clear" w:color="auto" w:fill="BFBFBF" w:themeFill="background1" w:themeFillShade="BF"/>
            <w:noWrap/>
            <w:hideMark/>
          </w:tcPr>
          <w:p w14:paraId="67E07C91"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Domains</w:t>
            </w:r>
          </w:p>
        </w:tc>
        <w:tc>
          <w:tcPr>
            <w:tcW w:w="3727" w:type="dxa"/>
            <w:vMerge w:val="restart"/>
            <w:tcBorders>
              <w:top w:val="single" w:sz="12" w:space="0" w:color="auto"/>
            </w:tcBorders>
            <w:shd w:val="clear" w:color="auto" w:fill="BFBFBF" w:themeFill="background1" w:themeFillShade="BF"/>
            <w:noWrap/>
            <w:hideMark/>
          </w:tcPr>
          <w:p w14:paraId="2A17BBA4"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Variable</w:t>
            </w:r>
          </w:p>
        </w:tc>
        <w:tc>
          <w:tcPr>
            <w:tcW w:w="1235" w:type="dxa"/>
            <w:tcBorders>
              <w:top w:val="single" w:sz="12" w:space="0" w:color="auto"/>
            </w:tcBorders>
            <w:shd w:val="clear" w:color="auto" w:fill="BFBFBF" w:themeFill="background1" w:themeFillShade="BF"/>
            <w:noWrap/>
            <w:hideMark/>
          </w:tcPr>
          <w:p w14:paraId="6B864ACF"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G01</w:t>
            </w:r>
          </w:p>
        </w:tc>
        <w:tc>
          <w:tcPr>
            <w:tcW w:w="1236" w:type="dxa"/>
            <w:tcBorders>
              <w:top w:val="single" w:sz="12" w:space="0" w:color="auto"/>
            </w:tcBorders>
            <w:shd w:val="clear" w:color="auto" w:fill="BFBFBF" w:themeFill="background1" w:themeFillShade="BF"/>
            <w:noWrap/>
            <w:hideMark/>
          </w:tcPr>
          <w:p w14:paraId="19F0C4F0"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G02</w:t>
            </w:r>
          </w:p>
        </w:tc>
        <w:tc>
          <w:tcPr>
            <w:tcW w:w="1236" w:type="dxa"/>
            <w:tcBorders>
              <w:top w:val="single" w:sz="12" w:space="0" w:color="auto"/>
            </w:tcBorders>
            <w:shd w:val="clear" w:color="auto" w:fill="BFBFBF" w:themeFill="background1" w:themeFillShade="BF"/>
            <w:noWrap/>
            <w:hideMark/>
          </w:tcPr>
          <w:p w14:paraId="44BFE7A8"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G03</w:t>
            </w:r>
          </w:p>
        </w:tc>
        <w:tc>
          <w:tcPr>
            <w:tcW w:w="1236" w:type="dxa"/>
            <w:tcBorders>
              <w:top w:val="single" w:sz="12" w:space="0" w:color="auto"/>
            </w:tcBorders>
            <w:shd w:val="clear" w:color="auto" w:fill="BFBFBF" w:themeFill="background1" w:themeFillShade="BF"/>
            <w:noWrap/>
            <w:hideMark/>
          </w:tcPr>
          <w:p w14:paraId="1126E1EA"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G04</w:t>
            </w:r>
          </w:p>
        </w:tc>
        <w:tc>
          <w:tcPr>
            <w:tcW w:w="1236" w:type="dxa"/>
            <w:tcBorders>
              <w:top w:val="single" w:sz="12" w:space="0" w:color="auto"/>
              <w:bottom w:val="single" w:sz="4" w:space="0" w:color="BFBFBF" w:themeColor="background1" w:themeShade="BF"/>
            </w:tcBorders>
            <w:shd w:val="clear" w:color="auto" w:fill="BFBFBF" w:themeFill="background1" w:themeFillShade="BF"/>
            <w:noWrap/>
            <w:hideMark/>
          </w:tcPr>
          <w:p w14:paraId="1BB5853C"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National</w:t>
            </w:r>
            <w:r>
              <w:rPr>
                <w:rFonts w:eastAsia="Times New Roman"/>
                <w:b/>
                <w:bCs/>
                <w:color w:val="000000"/>
                <w:sz w:val="18"/>
                <w:szCs w:val="18"/>
              </w:rPr>
              <w:t xml:space="preserve"> level</w:t>
            </w:r>
          </w:p>
        </w:tc>
      </w:tr>
      <w:tr w:rsidR="00FE74BA" w:rsidRPr="00C978C7" w14:paraId="332B67C1" w14:textId="77777777" w:rsidTr="00F9629B">
        <w:trPr>
          <w:trHeight w:val="340"/>
        </w:trPr>
        <w:tc>
          <w:tcPr>
            <w:tcW w:w="3786" w:type="dxa"/>
            <w:gridSpan w:val="2"/>
            <w:vMerge/>
            <w:tcBorders>
              <w:left w:val="nil"/>
              <w:bottom w:val="single" w:sz="4" w:space="0" w:color="BFBFBF" w:themeColor="background1" w:themeShade="BF"/>
            </w:tcBorders>
            <w:shd w:val="clear" w:color="auto" w:fill="BFBFBF" w:themeFill="background1" w:themeFillShade="BF"/>
            <w:noWrap/>
            <w:hideMark/>
          </w:tcPr>
          <w:p w14:paraId="293471C5" w14:textId="77777777" w:rsidR="00FE74BA" w:rsidRPr="00C978C7" w:rsidRDefault="00FE74BA" w:rsidP="002664B9">
            <w:pPr>
              <w:widowControl/>
              <w:wordWrap/>
              <w:autoSpaceDE/>
              <w:autoSpaceDN/>
              <w:spacing w:line="240" w:lineRule="auto"/>
              <w:rPr>
                <w:rFonts w:ascii="Times New Roman" w:eastAsia="Times New Roman" w:hAnsi="Times New Roman" w:cs="Times New Roman"/>
                <w:b/>
                <w:bCs/>
                <w:sz w:val="18"/>
                <w:szCs w:val="18"/>
              </w:rPr>
            </w:pPr>
          </w:p>
        </w:tc>
        <w:tc>
          <w:tcPr>
            <w:tcW w:w="3727" w:type="dxa"/>
            <w:vMerge/>
            <w:tcBorders>
              <w:bottom w:val="single" w:sz="12" w:space="0" w:color="auto"/>
            </w:tcBorders>
            <w:shd w:val="clear" w:color="auto" w:fill="BFBFBF" w:themeFill="background1" w:themeFillShade="BF"/>
            <w:hideMark/>
          </w:tcPr>
          <w:p w14:paraId="5BFD4D29" w14:textId="77777777" w:rsidR="00FE74BA" w:rsidRPr="00C978C7" w:rsidRDefault="00FE74BA" w:rsidP="002664B9">
            <w:pPr>
              <w:widowControl/>
              <w:wordWrap/>
              <w:autoSpaceDE/>
              <w:autoSpaceDN/>
              <w:spacing w:line="240" w:lineRule="auto"/>
              <w:rPr>
                <w:rFonts w:eastAsia="Times New Roman"/>
                <w:b/>
                <w:bCs/>
                <w:color w:val="000000"/>
                <w:sz w:val="18"/>
                <w:szCs w:val="18"/>
              </w:rPr>
            </w:pPr>
          </w:p>
        </w:tc>
        <w:tc>
          <w:tcPr>
            <w:tcW w:w="1235" w:type="dxa"/>
            <w:tcBorders>
              <w:bottom w:val="single" w:sz="12" w:space="0" w:color="auto"/>
            </w:tcBorders>
            <w:shd w:val="clear" w:color="auto" w:fill="BFBFBF" w:themeFill="background1" w:themeFillShade="BF"/>
            <w:noWrap/>
            <w:hideMark/>
          </w:tcPr>
          <w:p w14:paraId="1F85F962"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236" w:type="dxa"/>
            <w:tcBorders>
              <w:bottom w:val="single" w:sz="12" w:space="0" w:color="auto"/>
            </w:tcBorders>
            <w:shd w:val="clear" w:color="auto" w:fill="BFBFBF" w:themeFill="background1" w:themeFillShade="BF"/>
            <w:noWrap/>
            <w:hideMark/>
          </w:tcPr>
          <w:p w14:paraId="71BCF61F"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236" w:type="dxa"/>
            <w:tcBorders>
              <w:bottom w:val="single" w:sz="12" w:space="0" w:color="auto"/>
            </w:tcBorders>
            <w:shd w:val="clear" w:color="auto" w:fill="BFBFBF" w:themeFill="background1" w:themeFillShade="BF"/>
            <w:noWrap/>
            <w:hideMark/>
          </w:tcPr>
          <w:p w14:paraId="793AF513"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236" w:type="dxa"/>
            <w:tcBorders>
              <w:bottom w:val="single" w:sz="12" w:space="0" w:color="auto"/>
            </w:tcBorders>
            <w:shd w:val="clear" w:color="auto" w:fill="BFBFBF" w:themeFill="background1" w:themeFillShade="BF"/>
            <w:noWrap/>
            <w:hideMark/>
          </w:tcPr>
          <w:p w14:paraId="65D8D6CE"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236" w:type="dxa"/>
            <w:tcBorders>
              <w:bottom w:val="single" w:sz="12" w:space="0" w:color="auto"/>
              <w:right w:val="nil"/>
            </w:tcBorders>
            <w:shd w:val="clear" w:color="auto" w:fill="BFBFBF" w:themeFill="background1" w:themeFillShade="BF"/>
            <w:noWrap/>
            <w:hideMark/>
          </w:tcPr>
          <w:p w14:paraId="4AB5953F" w14:textId="77777777" w:rsidR="00FE74BA" w:rsidRPr="00C978C7" w:rsidRDefault="00FE74BA" w:rsidP="002664B9">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r>
      <w:tr w:rsidR="00F9629B" w:rsidRPr="00C978C7" w14:paraId="5F829ACC" w14:textId="77777777" w:rsidTr="00F9629B">
        <w:trPr>
          <w:trHeight w:val="340"/>
        </w:trPr>
        <w:tc>
          <w:tcPr>
            <w:tcW w:w="1553" w:type="dxa"/>
            <w:vMerge w:val="restart"/>
            <w:tcBorders>
              <w:top w:val="single" w:sz="12" w:space="0" w:color="auto"/>
              <w:left w:val="nil"/>
            </w:tcBorders>
            <w:noWrap/>
            <w:hideMark/>
          </w:tcPr>
          <w:p w14:paraId="23383719" w14:textId="77777777" w:rsidR="00FE74BA" w:rsidRPr="00FA1B26" w:rsidRDefault="00FE74BA" w:rsidP="002664B9">
            <w:pPr>
              <w:widowControl/>
              <w:wordWrap/>
              <w:autoSpaceDE/>
              <w:rPr>
                <w:rFonts w:eastAsia="Times New Roman"/>
                <w:b/>
                <w:bCs/>
                <w:color w:val="000000"/>
                <w:sz w:val="18"/>
                <w:szCs w:val="18"/>
              </w:rPr>
            </w:pPr>
            <w:r w:rsidRPr="00FA1B26">
              <w:rPr>
                <w:rFonts w:eastAsia="Times New Roman"/>
                <w:b/>
                <w:bCs/>
                <w:color w:val="000000"/>
                <w:sz w:val="18"/>
                <w:szCs w:val="18"/>
              </w:rPr>
              <w:t xml:space="preserve">Sociodemographic profile </w:t>
            </w:r>
          </w:p>
          <w:p w14:paraId="3EA687B5" w14:textId="77777777" w:rsidR="00FE74BA" w:rsidRPr="00C978C7" w:rsidRDefault="00FE74BA" w:rsidP="002664B9">
            <w:pPr>
              <w:widowControl/>
              <w:wordWrap/>
              <w:autoSpaceDE/>
              <w:autoSpaceDN/>
              <w:spacing w:line="240" w:lineRule="auto"/>
              <w:rPr>
                <w:rFonts w:eastAsia="Times New Roman"/>
                <w:b/>
                <w:bCs/>
                <w:color w:val="000000"/>
              </w:rPr>
            </w:pPr>
          </w:p>
        </w:tc>
        <w:tc>
          <w:tcPr>
            <w:tcW w:w="2233" w:type="dxa"/>
            <w:vMerge w:val="restart"/>
            <w:tcBorders>
              <w:top w:val="single" w:sz="12" w:space="0" w:color="auto"/>
            </w:tcBorders>
            <w:noWrap/>
            <w:hideMark/>
          </w:tcPr>
          <w:p w14:paraId="15B10B7D"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Income</w:t>
            </w:r>
          </w:p>
        </w:tc>
        <w:tc>
          <w:tcPr>
            <w:tcW w:w="3727" w:type="dxa"/>
            <w:tcBorders>
              <w:top w:val="single" w:sz="12" w:space="0" w:color="auto"/>
            </w:tcBorders>
            <w:noWrap/>
            <w:hideMark/>
          </w:tcPr>
          <w:p w14:paraId="441280FE"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lowest household income quintile at national level</w:t>
            </w:r>
          </w:p>
        </w:tc>
        <w:tc>
          <w:tcPr>
            <w:tcW w:w="1235" w:type="dxa"/>
            <w:tcBorders>
              <w:top w:val="single" w:sz="12" w:space="0" w:color="auto"/>
            </w:tcBorders>
            <w:noWrap/>
            <w:hideMark/>
          </w:tcPr>
          <w:p w14:paraId="14EB6E2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0.171 (0.02)</w:t>
            </w:r>
          </w:p>
        </w:tc>
        <w:tc>
          <w:tcPr>
            <w:tcW w:w="1236" w:type="dxa"/>
            <w:tcBorders>
              <w:top w:val="single" w:sz="12" w:space="0" w:color="auto"/>
            </w:tcBorders>
            <w:noWrap/>
            <w:hideMark/>
          </w:tcPr>
          <w:p w14:paraId="26EDE53A"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0.164 (0.025)</w:t>
            </w:r>
          </w:p>
        </w:tc>
        <w:tc>
          <w:tcPr>
            <w:tcW w:w="1236" w:type="dxa"/>
            <w:tcBorders>
              <w:top w:val="single" w:sz="12" w:space="0" w:color="auto"/>
            </w:tcBorders>
            <w:noWrap/>
            <w:hideMark/>
          </w:tcPr>
          <w:p w14:paraId="0F7F9CBE"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 (0.022)</w:t>
            </w:r>
          </w:p>
        </w:tc>
        <w:tc>
          <w:tcPr>
            <w:tcW w:w="1236" w:type="dxa"/>
            <w:tcBorders>
              <w:top w:val="single" w:sz="12" w:space="0" w:color="auto"/>
            </w:tcBorders>
            <w:noWrap/>
            <w:hideMark/>
          </w:tcPr>
          <w:p w14:paraId="2DACE11E"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0.186 (0.025)</w:t>
            </w:r>
          </w:p>
        </w:tc>
        <w:tc>
          <w:tcPr>
            <w:tcW w:w="1236" w:type="dxa"/>
            <w:tcBorders>
              <w:top w:val="single" w:sz="12" w:space="0" w:color="auto"/>
              <w:right w:val="nil"/>
            </w:tcBorders>
            <w:noWrap/>
            <w:hideMark/>
          </w:tcPr>
          <w:p w14:paraId="5C45094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(0.025)</w:t>
            </w:r>
          </w:p>
        </w:tc>
      </w:tr>
      <w:tr w:rsidR="00F9629B" w:rsidRPr="00C978C7" w14:paraId="6087E556" w14:textId="77777777" w:rsidTr="00F9629B">
        <w:trPr>
          <w:trHeight w:val="340"/>
        </w:trPr>
        <w:tc>
          <w:tcPr>
            <w:tcW w:w="1553" w:type="dxa"/>
            <w:vMerge/>
            <w:tcBorders>
              <w:left w:val="nil"/>
            </w:tcBorders>
            <w:noWrap/>
            <w:hideMark/>
          </w:tcPr>
          <w:p w14:paraId="30797D6B" w14:textId="77777777" w:rsidR="00FE74BA" w:rsidRPr="00C978C7" w:rsidRDefault="00FE74BA" w:rsidP="002664B9">
            <w:pPr>
              <w:widowControl/>
              <w:wordWrap/>
              <w:autoSpaceDE/>
              <w:autoSpaceDN/>
              <w:spacing w:line="240" w:lineRule="auto"/>
              <w:rPr>
                <w:rFonts w:eastAsia="Times New Roman"/>
                <w:b/>
                <w:bCs/>
                <w:color w:val="000000"/>
              </w:rPr>
            </w:pPr>
          </w:p>
        </w:tc>
        <w:tc>
          <w:tcPr>
            <w:tcW w:w="2233" w:type="dxa"/>
            <w:vMerge/>
            <w:noWrap/>
            <w:hideMark/>
          </w:tcPr>
          <w:p w14:paraId="3FCD4EA2" w14:textId="77777777" w:rsidR="00FE74BA" w:rsidRPr="00C978C7" w:rsidRDefault="00FE74BA" w:rsidP="002664B9">
            <w:pPr>
              <w:widowControl/>
              <w:wordWrap/>
              <w:autoSpaceDE/>
              <w:autoSpaceDN/>
              <w:spacing w:line="240" w:lineRule="auto"/>
              <w:rPr>
                <w:rFonts w:ascii="Times New Roman" w:eastAsia="Times New Roman" w:hAnsi="Times New Roman" w:cs="Times New Roman"/>
                <w:b/>
                <w:bCs/>
                <w:sz w:val="18"/>
                <w:szCs w:val="18"/>
              </w:rPr>
            </w:pPr>
          </w:p>
        </w:tc>
        <w:tc>
          <w:tcPr>
            <w:tcW w:w="3727" w:type="dxa"/>
            <w:noWrap/>
            <w:hideMark/>
          </w:tcPr>
          <w:p w14:paraId="424E71BF"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median household income quintile at national level</w:t>
            </w:r>
          </w:p>
        </w:tc>
        <w:tc>
          <w:tcPr>
            <w:tcW w:w="1235" w:type="dxa"/>
            <w:noWrap/>
            <w:hideMark/>
          </w:tcPr>
          <w:p w14:paraId="566E7E8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0.205 (0.024)</w:t>
            </w:r>
          </w:p>
        </w:tc>
        <w:tc>
          <w:tcPr>
            <w:tcW w:w="1236" w:type="dxa"/>
            <w:noWrap/>
            <w:hideMark/>
          </w:tcPr>
          <w:p w14:paraId="67F81E10"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236" w:type="dxa"/>
            <w:noWrap/>
            <w:hideMark/>
          </w:tcPr>
          <w:p w14:paraId="34A627A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0.229 (0.015)</w:t>
            </w:r>
          </w:p>
        </w:tc>
        <w:tc>
          <w:tcPr>
            <w:tcW w:w="1236" w:type="dxa"/>
            <w:noWrap/>
            <w:hideMark/>
          </w:tcPr>
          <w:p w14:paraId="654CE5D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236" w:type="dxa"/>
            <w:tcBorders>
              <w:right w:val="nil"/>
            </w:tcBorders>
            <w:noWrap/>
            <w:hideMark/>
          </w:tcPr>
          <w:p w14:paraId="521A930B"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 (0.019)</w:t>
            </w:r>
          </w:p>
        </w:tc>
      </w:tr>
      <w:tr w:rsidR="00F9629B" w:rsidRPr="00C978C7" w14:paraId="6FFC494E" w14:textId="77777777" w:rsidTr="00F9629B">
        <w:trPr>
          <w:trHeight w:val="340"/>
        </w:trPr>
        <w:tc>
          <w:tcPr>
            <w:tcW w:w="1553" w:type="dxa"/>
            <w:vMerge/>
            <w:tcBorders>
              <w:left w:val="nil"/>
            </w:tcBorders>
            <w:noWrap/>
            <w:hideMark/>
          </w:tcPr>
          <w:p w14:paraId="5875F400" w14:textId="77777777" w:rsidR="00FE74BA" w:rsidRPr="00C978C7" w:rsidRDefault="00FE74BA" w:rsidP="002664B9">
            <w:pPr>
              <w:widowControl/>
              <w:wordWrap/>
              <w:autoSpaceDE/>
              <w:autoSpaceDN/>
              <w:spacing w:line="240" w:lineRule="auto"/>
              <w:rPr>
                <w:rFonts w:eastAsia="Times New Roman"/>
                <w:b/>
                <w:bCs/>
                <w:color w:val="000000"/>
              </w:rPr>
            </w:pPr>
          </w:p>
        </w:tc>
        <w:tc>
          <w:tcPr>
            <w:tcW w:w="2233" w:type="dxa"/>
            <w:vMerge/>
            <w:noWrap/>
            <w:hideMark/>
          </w:tcPr>
          <w:p w14:paraId="401E8316" w14:textId="77777777" w:rsidR="00FE74BA" w:rsidRPr="00C978C7" w:rsidRDefault="00FE74BA" w:rsidP="002664B9">
            <w:pPr>
              <w:widowControl/>
              <w:wordWrap/>
              <w:autoSpaceDE/>
              <w:autoSpaceDN/>
              <w:spacing w:line="240" w:lineRule="auto"/>
              <w:rPr>
                <w:rFonts w:ascii="Times New Roman" w:eastAsia="Times New Roman" w:hAnsi="Times New Roman" w:cs="Times New Roman"/>
                <w:b/>
                <w:bCs/>
                <w:sz w:val="18"/>
                <w:szCs w:val="18"/>
              </w:rPr>
            </w:pPr>
          </w:p>
        </w:tc>
        <w:tc>
          <w:tcPr>
            <w:tcW w:w="3727" w:type="dxa"/>
            <w:noWrap/>
            <w:hideMark/>
          </w:tcPr>
          <w:p w14:paraId="6D97A9B9"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top household income quintile at national level</w:t>
            </w:r>
          </w:p>
        </w:tc>
        <w:tc>
          <w:tcPr>
            <w:tcW w:w="1235" w:type="dxa"/>
            <w:noWrap/>
            <w:hideMark/>
          </w:tcPr>
          <w:p w14:paraId="6E570A0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0.242 (0.072)</w:t>
            </w:r>
          </w:p>
        </w:tc>
        <w:tc>
          <w:tcPr>
            <w:tcW w:w="1236" w:type="dxa"/>
            <w:noWrap/>
            <w:hideMark/>
          </w:tcPr>
          <w:p w14:paraId="1C28971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0.234 (0.072)</w:t>
            </w:r>
          </w:p>
        </w:tc>
        <w:tc>
          <w:tcPr>
            <w:tcW w:w="1236" w:type="dxa"/>
            <w:noWrap/>
            <w:hideMark/>
          </w:tcPr>
          <w:p w14:paraId="5C385000"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(0.051)</w:t>
            </w:r>
          </w:p>
        </w:tc>
        <w:tc>
          <w:tcPr>
            <w:tcW w:w="1236" w:type="dxa"/>
            <w:noWrap/>
            <w:hideMark/>
          </w:tcPr>
          <w:p w14:paraId="7761EE4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0.144 (0.039)</w:t>
            </w:r>
          </w:p>
        </w:tc>
        <w:tc>
          <w:tcPr>
            <w:tcW w:w="1236" w:type="dxa"/>
            <w:tcBorders>
              <w:right w:val="nil"/>
            </w:tcBorders>
            <w:noWrap/>
            <w:hideMark/>
          </w:tcPr>
          <w:p w14:paraId="02FE472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0.195 (0.071)</w:t>
            </w:r>
          </w:p>
        </w:tc>
      </w:tr>
      <w:tr w:rsidR="00F9629B" w:rsidRPr="00C978C7" w14:paraId="01A57AF0" w14:textId="77777777" w:rsidTr="00F9629B">
        <w:trPr>
          <w:trHeight w:val="340"/>
        </w:trPr>
        <w:tc>
          <w:tcPr>
            <w:tcW w:w="1553" w:type="dxa"/>
            <w:vMerge/>
            <w:tcBorders>
              <w:left w:val="nil"/>
            </w:tcBorders>
            <w:noWrap/>
            <w:hideMark/>
          </w:tcPr>
          <w:p w14:paraId="3C9520A3"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4011DBF7"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Education and skills</w:t>
            </w:r>
          </w:p>
        </w:tc>
        <w:tc>
          <w:tcPr>
            <w:tcW w:w="3727" w:type="dxa"/>
            <w:noWrap/>
            <w:hideMark/>
          </w:tcPr>
          <w:p w14:paraId="083068E7"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with no qualifications</w:t>
            </w:r>
          </w:p>
        </w:tc>
        <w:tc>
          <w:tcPr>
            <w:tcW w:w="1235" w:type="dxa"/>
            <w:noWrap/>
            <w:hideMark/>
          </w:tcPr>
          <w:p w14:paraId="4435150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0.189 (0.045)</w:t>
            </w:r>
          </w:p>
        </w:tc>
        <w:tc>
          <w:tcPr>
            <w:tcW w:w="1236" w:type="dxa"/>
            <w:noWrap/>
            <w:hideMark/>
          </w:tcPr>
          <w:p w14:paraId="437550D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0.206 (0.045)</w:t>
            </w:r>
          </w:p>
        </w:tc>
        <w:tc>
          <w:tcPr>
            <w:tcW w:w="1236" w:type="dxa"/>
            <w:noWrap/>
            <w:hideMark/>
          </w:tcPr>
          <w:p w14:paraId="06AC108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0.235 (0.044)</w:t>
            </w:r>
          </w:p>
        </w:tc>
        <w:tc>
          <w:tcPr>
            <w:tcW w:w="1236" w:type="dxa"/>
            <w:noWrap/>
            <w:hideMark/>
          </w:tcPr>
          <w:p w14:paraId="120276D1"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0.248 (0.047)</w:t>
            </w:r>
          </w:p>
        </w:tc>
        <w:tc>
          <w:tcPr>
            <w:tcW w:w="1236" w:type="dxa"/>
            <w:tcBorders>
              <w:right w:val="nil"/>
            </w:tcBorders>
            <w:noWrap/>
            <w:hideMark/>
          </w:tcPr>
          <w:p w14:paraId="0394E1C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0.223 (0.049)</w:t>
            </w:r>
          </w:p>
        </w:tc>
      </w:tr>
      <w:tr w:rsidR="00F9629B" w:rsidRPr="00C978C7" w14:paraId="7FB48693" w14:textId="77777777" w:rsidTr="00F9629B">
        <w:trPr>
          <w:trHeight w:val="340"/>
        </w:trPr>
        <w:tc>
          <w:tcPr>
            <w:tcW w:w="1553" w:type="dxa"/>
            <w:vMerge/>
            <w:tcBorders>
              <w:left w:val="nil"/>
            </w:tcBorders>
            <w:noWrap/>
            <w:hideMark/>
          </w:tcPr>
          <w:p w14:paraId="446A0A26"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33144027"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2AEDF023"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non-English speakers</w:t>
            </w:r>
          </w:p>
        </w:tc>
        <w:tc>
          <w:tcPr>
            <w:tcW w:w="1235" w:type="dxa"/>
            <w:noWrap/>
            <w:hideMark/>
          </w:tcPr>
          <w:p w14:paraId="05222BA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0.111 (0.121)</w:t>
            </w:r>
          </w:p>
        </w:tc>
        <w:tc>
          <w:tcPr>
            <w:tcW w:w="1236" w:type="dxa"/>
            <w:noWrap/>
            <w:hideMark/>
          </w:tcPr>
          <w:p w14:paraId="0AF0B32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0.067 (0.069)</w:t>
            </w:r>
          </w:p>
        </w:tc>
        <w:tc>
          <w:tcPr>
            <w:tcW w:w="1236" w:type="dxa"/>
            <w:noWrap/>
            <w:hideMark/>
          </w:tcPr>
          <w:p w14:paraId="4F16B09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0.041 (0.037)</w:t>
            </w:r>
          </w:p>
        </w:tc>
        <w:tc>
          <w:tcPr>
            <w:tcW w:w="1236" w:type="dxa"/>
            <w:noWrap/>
            <w:hideMark/>
          </w:tcPr>
          <w:p w14:paraId="3480A81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(0.047)</w:t>
            </w:r>
          </w:p>
        </w:tc>
        <w:tc>
          <w:tcPr>
            <w:tcW w:w="1236" w:type="dxa"/>
            <w:tcBorders>
              <w:right w:val="nil"/>
            </w:tcBorders>
            <w:noWrap/>
            <w:hideMark/>
          </w:tcPr>
          <w:p w14:paraId="46BDF03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0.063 (0.07)</w:t>
            </w:r>
          </w:p>
        </w:tc>
      </w:tr>
      <w:tr w:rsidR="00F9629B" w:rsidRPr="00C978C7" w14:paraId="6F49113D" w14:textId="77777777" w:rsidTr="00F9629B">
        <w:trPr>
          <w:trHeight w:val="340"/>
        </w:trPr>
        <w:tc>
          <w:tcPr>
            <w:tcW w:w="1553" w:type="dxa"/>
            <w:vMerge/>
            <w:tcBorders>
              <w:left w:val="nil"/>
            </w:tcBorders>
            <w:noWrap/>
            <w:hideMark/>
          </w:tcPr>
          <w:p w14:paraId="4B9BC27E"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318136D0"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Occupation</w:t>
            </w:r>
          </w:p>
        </w:tc>
        <w:tc>
          <w:tcPr>
            <w:tcW w:w="3727" w:type="dxa"/>
            <w:noWrap/>
            <w:hideMark/>
          </w:tcPr>
          <w:p w14:paraId="452097A3"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AB (upper middle class)</w:t>
            </w:r>
          </w:p>
        </w:tc>
        <w:tc>
          <w:tcPr>
            <w:tcW w:w="1235" w:type="dxa"/>
            <w:noWrap/>
            <w:hideMark/>
          </w:tcPr>
          <w:p w14:paraId="0E662C66"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 (0.072)</w:t>
            </w:r>
          </w:p>
        </w:tc>
        <w:tc>
          <w:tcPr>
            <w:tcW w:w="1236" w:type="dxa"/>
            <w:noWrap/>
            <w:hideMark/>
          </w:tcPr>
          <w:p w14:paraId="00C1F2EA"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0.349 (0.066)</w:t>
            </w:r>
          </w:p>
        </w:tc>
        <w:tc>
          <w:tcPr>
            <w:tcW w:w="1236" w:type="dxa"/>
            <w:noWrap/>
            <w:hideMark/>
          </w:tcPr>
          <w:p w14:paraId="2B90B4C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0.304 (0.055)</w:t>
            </w:r>
          </w:p>
        </w:tc>
        <w:tc>
          <w:tcPr>
            <w:tcW w:w="1236" w:type="dxa"/>
            <w:noWrap/>
            <w:hideMark/>
          </w:tcPr>
          <w:p w14:paraId="697411D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0.272 (0.047)</w:t>
            </w:r>
          </w:p>
        </w:tc>
        <w:tc>
          <w:tcPr>
            <w:tcW w:w="1236" w:type="dxa"/>
            <w:tcBorders>
              <w:right w:val="nil"/>
            </w:tcBorders>
            <w:noWrap/>
            <w:hideMark/>
          </w:tcPr>
          <w:p w14:paraId="24DDE28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0.32 (0.069)</w:t>
            </w:r>
          </w:p>
        </w:tc>
      </w:tr>
      <w:tr w:rsidR="00F9629B" w:rsidRPr="00C978C7" w14:paraId="53450E3D" w14:textId="77777777" w:rsidTr="00F9629B">
        <w:trPr>
          <w:trHeight w:val="340"/>
        </w:trPr>
        <w:tc>
          <w:tcPr>
            <w:tcW w:w="1553" w:type="dxa"/>
            <w:vMerge/>
            <w:tcBorders>
              <w:left w:val="nil"/>
            </w:tcBorders>
            <w:noWrap/>
            <w:hideMark/>
          </w:tcPr>
          <w:p w14:paraId="61273F14"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39ABCE17"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0F0E0A72"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Social Grade C1 (lower middle class)</w:t>
            </w:r>
          </w:p>
        </w:tc>
        <w:tc>
          <w:tcPr>
            <w:tcW w:w="1235" w:type="dxa"/>
            <w:noWrap/>
            <w:hideMark/>
          </w:tcPr>
          <w:p w14:paraId="28B372D5"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(0.039)</w:t>
            </w:r>
          </w:p>
        </w:tc>
        <w:tc>
          <w:tcPr>
            <w:tcW w:w="1236" w:type="dxa"/>
            <w:noWrap/>
            <w:hideMark/>
          </w:tcPr>
          <w:p w14:paraId="074930C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0.243 (0.026)</w:t>
            </w:r>
          </w:p>
        </w:tc>
        <w:tc>
          <w:tcPr>
            <w:tcW w:w="1236" w:type="dxa"/>
            <w:noWrap/>
            <w:hideMark/>
          </w:tcPr>
          <w:p w14:paraId="1DE1A64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0.231 (0.025)</w:t>
            </w:r>
          </w:p>
        </w:tc>
        <w:tc>
          <w:tcPr>
            <w:tcW w:w="1236" w:type="dxa"/>
            <w:noWrap/>
            <w:hideMark/>
          </w:tcPr>
          <w:p w14:paraId="74B5A78B"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0.208 (0.031)</w:t>
            </w:r>
          </w:p>
        </w:tc>
        <w:tc>
          <w:tcPr>
            <w:tcW w:w="1236" w:type="dxa"/>
            <w:tcBorders>
              <w:right w:val="nil"/>
            </w:tcBorders>
            <w:noWrap/>
            <w:hideMark/>
          </w:tcPr>
          <w:p w14:paraId="77E97BF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(0.031)</w:t>
            </w:r>
          </w:p>
        </w:tc>
      </w:tr>
      <w:tr w:rsidR="00F9629B" w:rsidRPr="00C978C7" w14:paraId="0E653480" w14:textId="77777777" w:rsidTr="00F9629B">
        <w:trPr>
          <w:trHeight w:val="340"/>
        </w:trPr>
        <w:tc>
          <w:tcPr>
            <w:tcW w:w="1553" w:type="dxa"/>
            <w:vMerge/>
            <w:tcBorders>
              <w:left w:val="nil"/>
            </w:tcBorders>
            <w:noWrap/>
            <w:hideMark/>
          </w:tcPr>
          <w:p w14:paraId="1B4028D5"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076B31B9"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365F3E7B"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C2 (skilled working class)</w:t>
            </w:r>
          </w:p>
        </w:tc>
        <w:tc>
          <w:tcPr>
            <w:tcW w:w="1235" w:type="dxa"/>
            <w:noWrap/>
            <w:hideMark/>
          </w:tcPr>
          <w:p w14:paraId="7EECB7F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0.178 (0.047)</w:t>
            </w:r>
          </w:p>
        </w:tc>
        <w:tc>
          <w:tcPr>
            <w:tcW w:w="1236" w:type="dxa"/>
            <w:noWrap/>
            <w:hideMark/>
          </w:tcPr>
          <w:p w14:paraId="5A5A834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0.197 (0.038)</w:t>
            </w:r>
          </w:p>
        </w:tc>
        <w:tc>
          <w:tcPr>
            <w:tcW w:w="1236" w:type="dxa"/>
            <w:noWrap/>
            <w:hideMark/>
          </w:tcPr>
          <w:p w14:paraId="5D6B211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(0.032)</w:t>
            </w:r>
          </w:p>
        </w:tc>
        <w:tc>
          <w:tcPr>
            <w:tcW w:w="1236" w:type="dxa"/>
            <w:noWrap/>
            <w:hideMark/>
          </w:tcPr>
          <w:p w14:paraId="71E0870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0.231 (0.033)</w:t>
            </w:r>
          </w:p>
        </w:tc>
        <w:tc>
          <w:tcPr>
            <w:tcW w:w="1236" w:type="dxa"/>
            <w:tcBorders>
              <w:right w:val="nil"/>
            </w:tcBorders>
            <w:noWrap/>
            <w:hideMark/>
          </w:tcPr>
          <w:p w14:paraId="4DAA03E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0.212 (0.041)</w:t>
            </w:r>
          </w:p>
        </w:tc>
      </w:tr>
      <w:tr w:rsidR="00F9629B" w:rsidRPr="00C978C7" w14:paraId="2DA4DC61" w14:textId="77777777" w:rsidTr="00F9629B">
        <w:trPr>
          <w:trHeight w:val="340"/>
        </w:trPr>
        <w:tc>
          <w:tcPr>
            <w:tcW w:w="1553" w:type="dxa"/>
            <w:vMerge/>
            <w:tcBorders>
              <w:left w:val="nil"/>
            </w:tcBorders>
            <w:noWrap/>
            <w:hideMark/>
          </w:tcPr>
          <w:p w14:paraId="5B9BDC14"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0556D358"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6EF695E8"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DE (semi-skilled working class and non-working)</w:t>
            </w:r>
          </w:p>
        </w:tc>
        <w:tc>
          <w:tcPr>
            <w:tcW w:w="1235" w:type="dxa"/>
            <w:noWrap/>
            <w:hideMark/>
          </w:tcPr>
          <w:p w14:paraId="04E1D54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(0.038)</w:t>
            </w:r>
          </w:p>
        </w:tc>
        <w:tc>
          <w:tcPr>
            <w:tcW w:w="1236" w:type="dxa"/>
            <w:noWrap/>
            <w:hideMark/>
          </w:tcPr>
          <w:p w14:paraId="66C0B3BA"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0.136 (0.035)</w:t>
            </w:r>
          </w:p>
        </w:tc>
        <w:tc>
          <w:tcPr>
            <w:tcW w:w="1236" w:type="dxa"/>
            <w:noWrap/>
            <w:hideMark/>
          </w:tcPr>
          <w:p w14:paraId="09BBCEB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0.165 (0.042)</w:t>
            </w:r>
          </w:p>
        </w:tc>
        <w:tc>
          <w:tcPr>
            <w:tcW w:w="1236" w:type="dxa"/>
            <w:noWrap/>
            <w:hideMark/>
          </w:tcPr>
          <w:p w14:paraId="04F6551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 (0.047)</w:t>
            </w:r>
          </w:p>
        </w:tc>
        <w:tc>
          <w:tcPr>
            <w:tcW w:w="1236" w:type="dxa"/>
            <w:tcBorders>
              <w:right w:val="nil"/>
            </w:tcBorders>
            <w:noWrap/>
            <w:hideMark/>
          </w:tcPr>
          <w:p w14:paraId="792C256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0.158 (0.046)</w:t>
            </w:r>
          </w:p>
        </w:tc>
      </w:tr>
      <w:tr w:rsidR="00F9629B" w:rsidRPr="00C978C7" w14:paraId="06CF0D7E" w14:textId="77777777" w:rsidTr="00F9629B">
        <w:trPr>
          <w:trHeight w:val="340"/>
        </w:trPr>
        <w:tc>
          <w:tcPr>
            <w:tcW w:w="1553" w:type="dxa"/>
            <w:vMerge/>
            <w:tcBorders>
              <w:left w:val="nil"/>
            </w:tcBorders>
            <w:noWrap/>
            <w:hideMark/>
          </w:tcPr>
          <w:p w14:paraId="28A752FA"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3626FD37"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Housing type</w:t>
            </w:r>
          </w:p>
        </w:tc>
        <w:tc>
          <w:tcPr>
            <w:tcW w:w="3727" w:type="dxa"/>
            <w:noWrap/>
            <w:hideMark/>
          </w:tcPr>
          <w:p w14:paraId="10CCE9E5"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rented housing</w:t>
            </w:r>
          </w:p>
        </w:tc>
        <w:tc>
          <w:tcPr>
            <w:tcW w:w="1235" w:type="dxa"/>
            <w:noWrap/>
            <w:hideMark/>
          </w:tcPr>
          <w:p w14:paraId="2035B18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 (0.095)</w:t>
            </w:r>
          </w:p>
        </w:tc>
        <w:tc>
          <w:tcPr>
            <w:tcW w:w="1236" w:type="dxa"/>
            <w:noWrap/>
            <w:hideMark/>
          </w:tcPr>
          <w:p w14:paraId="46E8A93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(0.059)</w:t>
            </w:r>
          </w:p>
        </w:tc>
        <w:tc>
          <w:tcPr>
            <w:tcW w:w="1236" w:type="dxa"/>
            <w:noWrap/>
            <w:hideMark/>
          </w:tcPr>
          <w:p w14:paraId="66B071A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0.153 (0.054)</w:t>
            </w:r>
          </w:p>
        </w:tc>
        <w:tc>
          <w:tcPr>
            <w:tcW w:w="1236" w:type="dxa"/>
            <w:noWrap/>
            <w:hideMark/>
          </w:tcPr>
          <w:p w14:paraId="1A05093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0.182 (0.057)</w:t>
            </w:r>
          </w:p>
        </w:tc>
        <w:tc>
          <w:tcPr>
            <w:tcW w:w="1236" w:type="dxa"/>
            <w:tcBorders>
              <w:right w:val="nil"/>
            </w:tcBorders>
            <w:noWrap/>
            <w:hideMark/>
          </w:tcPr>
          <w:p w14:paraId="4E3FF60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0.161 (0.065)</w:t>
            </w:r>
          </w:p>
        </w:tc>
      </w:tr>
      <w:tr w:rsidR="00F9629B" w:rsidRPr="00C978C7" w14:paraId="7999B49A" w14:textId="77777777" w:rsidTr="00F9629B">
        <w:trPr>
          <w:trHeight w:val="340"/>
        </w:trPr>
        <w:tc>
          <w:tcPr>
            <w:tcW w:w="1553" w:type="dxa"/>
            <w:vMerge/>
            <w:tcBorders>
              <w:left w:val="nil"/>
            </w:tcBorders>
            <w:noWrap/>
            <w:hideMark/>
          </w:tcPr>
          <w:p w14:paraId="50455A29"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0FA0CA5D"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268001BE"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dwellings with ≥3 bedrooms</w:t>
            </w:r>
          </w:p>
        </w:tc>
        <w:tc>
          <w:tcPr>
            <w:tcW w:w="1235" w:type="dxa"/>
            <w:noWrap/>
            <w:hideMark/>
          </w:tcPr>
          <w:p w14:paraId="17CF931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0.565 (0.149)</w:t>
            </w:r>
          </w:p>
        </w:tc>
        <w:tc>
          <w:tcPr>
            <w:tcW w:w="1236" w:type="dxa"/>
            <w:noWrap/>
            <w:hideMark/>
          </w:tcPr>
          <w:p w14:paraId="114AB49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0.626 (0.07)</w:t>
            </w:r>
          </w:p>
        </w:tc>
        <w:tc>
          <w:tcPr>
            <w:tcW w:w="1236" w:type="dxa"/>
            <w:noWrap/>
            <w:hideMark/>
          </w:tcPr>
          <w:p w14:paraId="79FFF460"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0.645 (0.057)</w:t>
            </w:r>
          </w:p>
        </w:tc>
        <w:tc>
          <w:tcPr>
            <w:tcW w:w="1236" w:type="dxa"/>
            <w:noWrap/>
            <w:hideMark/>
          </w:tcPr>
          <w:p w14:paraId="6B4F050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0.598 (0.061)</w:t>
            </w:r>
          </w:p>
        </w:tc>
        <w:tc>
          <w:tcPr>
            <w:tcW w:w="1236" w:type="dxa"/>
            <w:tcBorders>
              <w:right w:val="nil"/>
            </w:tcBorders>
            <w:noWrap/>
            <w:hideMark/>
          </w:tcPr>
          <w:p w14:paraId="5181BF6E"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0.618 (0.085)</w:t>
            </w:r>
          </w:p>
        </w:tc>
      </w:tr>
      <w:tr w:rsidR="00FE74BA" w:rsidRPr="00C978C7" w14:paraId="3607F61E" w14:textId="77777777" w:rsidTr="00F9629B">
        <w:trPr>
          <w:trHeight w:val="340"/>
        </w:trPr>
        <w:tc>
          <w:tcPr>
            <w:tcW w:w="1553" w:type="dxa"/>
            <w:vMerge/>
            <w:tcBorders>
              <w:left w:val="nil"/>
            </w:tcBorders>
            <w:noWrap/>
            <w:hideMark/>
          </w:tcPr>
          <w:p w14:paraId="18B26964"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noWrap/>
            <w:hideMark/>
          </w:tcPr>
          <w:p w14:paraId="0F81D51B"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Residential density</w:t>
            </w:r>
          </w:p>
        </w:tc>
        <w:tc>
          <w:tcPr>
            <w:tcW w:w="3727" w:type="dxa"/>
            <w:noWrap/>
            <w:hideMark/>
          </w:tcPr>
          <w:p w14:paraId="02D933FF"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 population density (1,000 inhabitants per km</w:t>
            </w:r>
            <w:r w:rsidRPr="00C978C7">
              <w:rPr>
                <w:rFonts w:eastAsia="Times New Roman"/>
                <w:b/>
                <w:bCs/>
                <w:color w:val="000000"/>
                <w:sz w:val="18"/>
                <w:szCs w:val="18"/>
                <w:vertAlign w:val="superscript"/>
              </w:rPr>
              <w:t>2</w:t>
            </w:r>
            <w:r w:rsidRPr="00C978C7">
              <w:rPr>
                <w:rFonts w:eastAsia="Times New Roman"/>
                <w:b/>
                <w:bCs/>
                <w:color w:val="000000"/>
                <w:sz w:val="18"/>
                <w:szCs w:val="18"/>
              </w:rPr>
              <w:t>)</w:t>
            </w:r>
          </w:p>
        </w:tc>
        <w:tc>
          <w:tcPr>
            <w:tcW w:w="1235" w:type="dxa"/>
            <w:noWrap/>
            <w:hideMark/>
          </w:tcPr>
          <w:p w14:paraId="61AC602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0.028 (0.038)</w:t>
            </w:r>
          </w:p>
        </w:tc>
        <w:tc>
          <w:tcPr>
            <w:tcW w:w="1236" w:type="dxa"/>
            <w:noWrap/>
            <w:hideMark/>
          </w:tcPr>
          <w:p w14:paraId="2CF29470"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0.011 (0.014)</w:t>
            </w:r>
          </w:p>
        </w:tc>
        <w:tc>
          <w:tcPr>
            <w:tcW w:w="1236" w:type="dxa"/>
            <w:noWrap/>
            <w:hideMark/>
          </w:tcPr>
          <w:p w14:paraId="7135615B"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(0.009)</w:t>
            </w:r>
          </w:p>
        </w:tc>
        <w:tc>
          <w:tcPr>
            <w:tcW w:w="1236" w:type="dxa"/>
            <w:noWrap/>
            <w:hideMark/>
          </w:tcPr>
          <w:p w14:paraId="27E4C3A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w:t>
            </w:r>
          </w:p>
        </w:tc>
        <w:tc>
          <w:tcPr>
            <w:tcW w:w="1236" w:type="dxa"/>
            <w:tcBorders>
              <w:right w:val="nil"/>
            </w:tcBorders>
            <w:noWrap/>
            <w:hideMark/>
          </w:tcPr>
          <w:p w14:paraId="0E322D7E"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(0.019)</w:t>
            </w:r>
          </w:p>
        </w:tc>
      </w:tr>
      <w:tr w:rsidR="00F9629B" w:rsidRPr="00C978C7" w14:paraId="275A87D9" w14:textId="77777777" w:rsidTr="00F9629B">
        <w:trPr>
          <w:trHeight w:val="340"/>
        </w:trPr>
        <w:tc>
          <w:tcPr>
            <w:tcW w:w="1553" w:type="dxa"/>
            <w:vMerge/>
            <w:tcBorders>
              <w:left w:val="nil"/>
            </w:tcBorders>
            <w:noWrap/>
            <w:hideMark/>
          </w:tcPr>
          <w:p w14:paraId="6A79B157"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59954BA4"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Economic activity</w:t>
            </w:r>
          </w:p>
        </w:tc>
        <w:tc>
          <w:tcPr>
            <w:tcW w:w="3727" w:type="dxa"/>
            <w:noWrap/>
            <w:hideMark/>
          </w:tcPr>
          <w:p w14:paraId="4F83C824"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part-time workers in the resident population aged 16-74</w:t>
            </w:r>
          </w:p>
        </w:tc>
        <w:tc>
          <w:tcPr>
            <w:tcW w:w="1235" w:type="dxa"/>
            <w:noWrap/>
            <w:hideMark/>
          </w:tcPr>
          <w:p w14:paraId="0DA1E6B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0.128 (0.027)</w:t>
            </w:r>
          </w:p>
        </w:tc>
        <w:tc>
          <w:tcPr>
            <w:tcW w:w="1236" w:type="dxa"/>
            <w:noWrap/>
            <w:hideMark/>
          </w:tcPr>
          <w:p w14:paraId="171BF76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(0.013)</w:t>
            </w:r>
          </w:p>
        </w:tc>
        <w:tc>
          <w:tcPr>
            <w:tcW w:w="1236" w:type="dxa"/>
            <w:noWrap/>
            <w:hideMark/>
          </w:tcPr>
          <w:p w14:paraId="26F01CB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(0.01)</w:t>
            </w:r>
          </w:p>
        </w:tc>
        <w:tc>
          <w:tcPr>
            <w:tcW w:w="1236" w:type="dxa"/>
            <w:noWrap/>
            <w:hideMark/>
          </w:tcPr>
          <w:p w14:paraId="648A659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0.143 (0.012)</w:t>
            </w:r>
          </w:p>
        </w:tc>
        <w:tc>
          <w:tcPr>
            <w:tcW w:w="1236" w:type="dxa"/>
            <w:tcBorders>
              <w:right w:val="nil"/>
            </w:tcBorders>
            <w:noWrap/>
            <w:hideMark/>
          </w:tcPr>
          <w:p w14:paraId="2C67DB7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r>
      <w:tr w:rsidR="00F9629B" w:rsidRPr="00C978C7" w14:paraId="2B542F6A" w14:textId="77777777" w:rsidTr="00F9629B">
        <w:trPr>
          <w:trHeight w:val="340"/>
        </w:trPr>
        <w:tc>
          <w:tcPr>
            <w:tcW w:w="1553" w:type="dxa"/>
            <w:vMerge/>
            <w:tcBorders>
              <w:left w:val="nil"/>
            </w:tcBorders>
            <w:noWrap/>
            <w:hideMark/>
          </w:tcPr>
          <w:p w14:paraId="571A44BB"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25CB9CEA"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0F4F94D4"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full-time worker in the resident population aged 16-74</w:t>
            </w:r>
          </w:p>
        </w:tc>
        <w:tc>
          <w:tcPr>
            <w:tcW w:w="1235" w:type="dxa"/>
            <w:noWrap/>
            <w:hideMark/>
          </w:tcPr>
          <w:p w14:paraId="7B0D37F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0.391 (0.038)</w:t>
            </w:r>
          </w:p>
        </w:tc>
        <w:tc>
          <w:tcPr>
            <w:tcW w:w="1236" w:type="dxa"/>
            <w:noWrap/>
            <w:hideMark/>
          </w:tcPr>
          <w:p w14:paraId="452A073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0.4 (0.043)</w:t>
            </w:r>
          </w:p>
        </w:tc>
        <w:tc>
          <w:tcPr>
            <w:tcW w:w="1236" w:type="dxa"/>
            <w:noWrap/>
            <w:hideMark/>
          </w:tcPr>
          <w:p w14:paraId="7863408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0.389 (0.035)</w:t>
            </w:r>
          </w:p>
        </w:tc>
        <w:tc>
          <w:tcPr>
            <w:tcW w:w="1236" w:type="dxa"/>
            <w:noWrap/>
            <w:hideMark/>
          </w:tcPr>
          <w:p w14:paraId="12AECDA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0.377 (0.036)</w:t>
            </w:r>
          </w:p>
        </w:tc>
        <w:tc>
          <w:tcPr>
            <w:tcW w:w="1236" w:type="dxa"/>
            <w:tcBorders>
              <w:right w:val="nil"/>
            </w:tcBorders>
            <w:noWrap/>
            <w:hideMark/>
          </w:tcPr>
          <w:p w14:paraId="5713BD5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 (0.039)</w:t>
            </w:r>
          </w:p>
        </w:tc>
      </w:tr>
      <w:tr w:rsidR="00F9629B" w:rsidRPr="00C978C7" w14:paraId="22881944" w14:textId="77777777" w:rsidTr="00F9629B">
        <w:trPr>
          <w:trHeight w:val="340"/>
        </w:trPr>
        <w:tc>
          <w:tcPr>
            <w:tcW w:w="1553" w:type="dxa"/>
            <w:vMerge/>
            <w:tcBorders>
              <w:left w:val="nil"/>
            </w:tcBorders>
            <w:noWrap/>
            <w:hideMark/>
          </w:tcPr>
          <w:p w14:paraId="57ABC9CD"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469A492"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13DB72D9"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self-employed workers in the resident population aged 16-74</w:t>
            </w:r>
          </w:p>
        </w:tc>
        <w:tc>
          <w:tcPr>
            <w:tcW w:w="1235" w:type="dxa"/>
            <w:noWrap/>
            <w:hideMark/>
          </w:tcPr>
          <w:p w14:paraId="64D1A16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0.125 (0.019)</w:t>
            </w:r>
          </w:p>
        </w:tc>
        <w:tc>
          <w:tcPr>
            <w:tcW w:w="1236" w:type="dxa"/>
            <w:noWrap/>
            <w:hideMark/>
          </w:tcPr>
          <w:p w14:paraId="592A03E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0.113 (0.02)</w:t>
            </w:r>
          </w:p>
        </w:tc>
        <w:tc>
          <w:tcPr>
            <w:tcW w:w="1236" w:type="dxa"/>
            <w:noWrap/>
            <w:hideMark/>
          </w:tcPr>
          <w:p w14:paraId="3BE5593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0.097 (0.025)</w:t>
            </w:r>
          </w:p>
        </w:tc>
        <w:tc>
          <w:tcPr>
            <w:tcW w:w="1236" w:type="dxa"/>
            <w:noWrap/>
            <w:hideMark/>
          </w:tcPr>
          <w:p w14:paraId="689C5CB5"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0.08 (0.02)</w:t>
            </w:r>
          </w:p>
        </w:tc>
        <w:tc>
          <w:tcPr>
            <w:tcW w:w="1236" w:type="dxa"/>
            <w:tcBorders>
              <w:right w:val="nil"/>
            </w:tcBorders>
            <w:noWrap/>
            <w:hideMark/>
          </w:tcPr>
          <w:p w14:paraId="519D81C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0.102 (0.026)</w:t>
            </w:r>
          </w:p>
        </w:tc>
      </w:tr>
      <w:tr w:rsidR="00F9629B" w:rsidRPr="00C978C7" w14:paraId="4E985431" w14:textId="77777777" w:rsidTr="00F9629B">
        <w:trPr>
          <w:trHeight w:val="340"/>
        </w:trPr>
        <w:tc>
          <w:tcPr>
            <w:tcW w:w="1553" w:type="dxa"/>
            <w:vMerge/>
            <w:tcBorders>
              <w:left w:val="nil"/>
            </w:tcBorders>
            <w:noWrap/>
            <w:hideMark/>
          </w:tcPr>
          <w:p w14:paraId="5A3E101B"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19FCC3D0"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General health status</w:t>
            </w:r>
          </w:p>
        </w:tc>
        <w:tc>
          <w:tcPr>
            <w:tcW w:w="3727" w:type="dxa"/>
            <w:noWrap/>
            <w:hideMark/>
          </w:tcPr>
          <w:p w14:paraId="10F0BA8A"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good health </w:t>
            </w:r>
          </w:p>
        </w:tc>
        <w:tc>
          <w:tcPr>
            <w:tcW w:w="1235" w:type="dxa"/>
            <w:noWrap/>
            <w:hideMark/>
          </w:tcPr>
          <w:p w14:paraId="7E30E78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0.833 (0.024)</w:t>
            </w:r>
          </w:p>
        </w:tc>
        <w:tc>
          <w:tcPr>
            <w:tcW w:w="1236" w:type="dxa"/>
            <w:noWrap/>
            <w:hideMark/>
          </w:tcPr>
          <w:p w14:paraId="352FAE2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0.829 (0.029)</w:t>
            </w:r>
          </w:p>
        </w:tc>
        <w:tc>
          <w:tcPr>
            <w:tcW w:w="1236" w:type="dxa"/>
            <w:noWrap/>
            <w:hideMark/>
          </w:tcPr>
          <w:p w14:paraId="0139660A"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0.808 (0.027)</w:t>
            </w:r>
          </w:p>
        </w:tc>
        <w:tc>
          <w:tcPr>
            <w:tcW w:w="1236" w:type="dxa"/>
            <w:noWrap/>
            <w:hideMark/>
          </w:tcPr>
          <w:p w14:paraId="120C4CE0"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0.798 (0.029)</w:t>
            </w:r>
          </w:p>
        </w:tc>
        <w:tc>
          <w:tcPr>
            <w:tcW w:w="1236" w:type="dxa"/>
            <w:tcBorders>
              <w:right w:val="nil"/>
            </w:tcBorders>
            <w:noWrap/>
            <w:hideMark/>
          </w:tcPr>
          <w:p w14:paraId="7CEDEC8A"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0.816 (0.031)</w:t>
            </w:r>
          </w:p>
        </w:tc>
      </w:tr>
      <w:tr w:rsidR="00F9629B" w:rsidRPr="00C978C7" w14:paraId="6DD73D15" w14:textId="77777777" w:rsidTr="00F9629B">
        <w:trPr>
          <w:trHeight w:val="340"/>
        </w:trPr>
        <w:tc>
          <w:tcPr>
            <w:tcW w:w="1553" w:type="dxa"/>
            <w:vMerge/>
            <w:tcBorders>
              <w:left w:val="nil"/>
            </w:tcBorders>
            <w:noWrap/>
            <w:hideMark/>
          </w:tcPr>
          <w:p w14:paraId="44E2CD2B"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4BE5BDA4"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47A9204F"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population in fair health</w:t>
            </w:r>
          </w:p>
        </w:tc>
        <w:tc>
          <w:tcPr>
            <w:tcW w:w="1235" w:type="dxa"/>
            <w:noWrap/>
            <w:hideMark/>
          </w:tcPr>
          <w:p w14:paraId="3E49477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 (0.018)</w:t>
            </w:r>
          </w:p>
        </w:tc>
        <w:tc>
          <w:tcPr>
            <w:tcW w:w="1236" w:type="dxa"/>
            <w:noWrap/>
            <w:hideMark/>
          </w:tcPr>
          <w:p w14:paraId="1C47BF7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0.125 (0.019)</w:t>
            </w:r>
          </w:p>
        </w:tc>
        <w:tc>
          <w:tcPr>
            <w:tcW w:w="1236" w:type="dxa"/>
            <w:noWrap/>
            <w:hideMark/>
          </w:tcPr>
          <w:p w14:paraId="07889E7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0.137 (0.015)</w:t>
            </w:r>
          </w:p>
        </w:tc>
        <w:tc>
          <w:tcPr>
            <w:tcW w:w="1236" w:type="dxa"/>
            <w:noWrap/>
            <w:hideMark/>
          </w:tcPr>
          <w:p w14:paraId="1F33B5C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c>
          <w:tcPr>
            <w:tcW w:w="1236" w:type="dxa"/>
            <w:tcBorders>
              <w:right w:val="nil"/>
            </w:tcBorders>
            <w:noWrap/>
            <w:hideMark/>
          </w:tcPr>
          <w:p w14:paraId="1DD0C9B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0.131 (0.019)</w:t>
            </w:r>
          </w:p>
        </w:tc>
      </w:tr>
      <w:tr w:rsidR="00F9629B" w:rsidRPr="00C978C7" w14:paraId="47560C86" w14:textId="77777777" w:rsidTr="00F9629B">
        <w:trPr>
          <w:trHeight w:val="340"/>
        </w:trPr>
        <w:tc>
          <w:tcPr>
            <w:tcW w:w="1553" w:type="dxa"/>
            <w:vMerge/>
            <w:tcBorders>
              <w:left w:val="nil"/>
            </w:tcBorders>
            <w:noWrap/>
            <w:hideMark/>
          </w:tcPr>
          <w:p w14:paraId="754F3308"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A65A307"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282C3DC1"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bad health </w:t>
            </w:r>
          </w:p>
        </w:tc>
        <w:tc>
          <w:tcPr>
            <w:tcW w:w="1235" w:type="dxa"/>
            <w:noWrap/>
            <w:hideMark/>
          </w:tcPr>
          <w:p w14:paraId="4449D27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0.048 (0.01)</w:t>
            </w:r>
          </w:p>
        </w:tc>
        <w:tc>
          <w:tcPr>
            <w:tcW w:w="1236" w:type="dxa"/>
            <w:noWrap/>
            <w:hideMark/>
          </w:tcPr>
          <w:p w14:paraId="5F1C897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0.047 (0.011)</w:t>
            </w:r>
          </w:p>
        </w:tc>
        <w:tc>
          <w:tcPr>
            <w:tcW w:w="1236" w:type="dxa"/>
            <w:noWrap/>
            <w:hideMark/>
          </w:tcPr>
          <w:p w14:paraId="64D21FF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0.055 (0.013)</w:t>
            </w:r>
          </w:p>
        </w:tc>
        <w:tc>
          <w:tcPr>
            <w:tcW w:w="1236" w:type="dxa"/>
            <w:noWrap/>
            <w:hideMark/>
          </w:tcPr>
          <w:p w14:paraId="6C227950"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(0.014)</w:t>
            </w:r>
          </w:p>
        </w:tc>
        <w:tc>
          <w:tcPr>
            <w:tcW w:w="1236" w:type="dxa"/>
            <w:tcBorders>
              <w:right w:val="nil"/>
            </w:tcBorders>
            <w:noWrap/>
            <w:hideMark/>
          </w:tcPr>
          <w:p w14:paraId="0194DFB0"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0.053 (0.014)</w:t>
            </w:r>
          </w:p>
        </w:tc>
      </w:tr>
      <w:tr w:rsidR="00F9629B" w:rsidRPr="00C978C7" w14:paraId="62D9711D" w14:textId="77777777" w:rsidTr="00F9629B">
        <w:trPr>
          <w:trHeight w:val="340"/>
        </w:trPr>
        <w:tc>
          <w:tcPr>
            <w:tcW w:w="1553" w:type="dxa"/>
            <w:vMerge/>
            <w:tcBorders>
              <w:left w:val="nil"/>
            </w:tcBorders>
            <w:noWrap/>
            <w:hideMark/>
          </w:tcPr>
          <w:p w14:paraId="4B2B4340"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55BFD9FF" w14:textId="77777777" w:rsidR="00FE74BA" w:rsidRPr="00C978C7" w:rsidRDefault="00FE74BA" w:rsidP="002664B9">
            <w:pPr>
              <w:spacing w:line="240" w:lineRule="auto"/>
              <w:rPr>
                <w:rFonts w:eastAsia="Times New Roman"/>
                <w:b/>
                <w:bCs/>
                <w:color w:val="000000"/>
                <w:sz w:val="18"/>
                <w:szCs w:val="18"/>
              </w:rPr>
            </w:pPr>
            <w:r w:rsidRPr="00FA1B26">
              <w:rPr>
                <w:rFonts w:eastAsia="Times New Roman"/>
                <w:b/>
                <w:bCs/>
                <w:color w:val="000000"/>
                <w:sz w:val="18"/>
                <w:szCs w:val="18"/>
              </w:rPr>
              <w:t>Ethnic composition</w:t>
            </w:r>
          </w:p>
        </w:tc>
        <w:tc>
          <w:tcPr>
            <w:tcW w:w="3727" w:type="dxa"/>
            <w:noWrap/>
            <w:hideMark/>
          </w:tcPr>
          <w:p w14:paraId="3C1AED1E"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the residential population that identified as White British</w:t>
            </w:r>
          </w:p>
        </w:tc>
        <w:tc>
          <w:tcPr>
            <w:tcW w:w="1235" w:type="dxa"/>
            <w:noWrap/>
            <w:hideMark/>
          </w:tcPr>
          <w:p w14:paraId="70077DC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0.821 (0.201)</w:t>
            </w:r>
          </w:p>
        </w:tc>
        <w:tc>
          <w:tcPr>
            <w:tcW w:w="1236" w:type="dxa"/>
            <w:noWrap/>
            <w:hideMark/>
          </w:tcPr>
          <w:p w14:paraId="6A71FC8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0.878 (0.14)</w:t>
            </w:r>
          </w:p>
        </w:tc>
        <w:tc>
          <w:tcPr>
            <w:tcW w:w="1236" w:type="dxa"/>
            <w:noWrap/>
            <w:hideMark/>
          </w:tcPr>
          <w:p w14:paraId="31F0FBB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0.927 (0.084)</w:t>
            </w:r>
          </w:p>
        </w:tc>
        <w:tc>
          <w:tcPr>
            <w:tcW w:w="1236" w:type="dxa"/>
            <w:noWrap/>
            <w:hideMark/>
          </w:tcPr>
          <w:p w14:paraId="04F66CD0"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 (0.089)</w:t>
            </w:r>
          </w:p>
        </w:tc>
        <w:tc>
          <w:tcPr>
            <w:tcW w:w="1236" w:type="dxa"/>
            <w:tcBorders>
              <w:right w:val="nil"/>
            </w:tcBorders>
            <w:noWrap/>
            <w:hideMark/>
          </w:tcPr>
          <w:p w14:paraId="7CB9114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0.891 (0.13)</w:t>
            </w:r>
          </w:p>
        </w:tc>
      </w:tr>
      <w:tr w:rsidR="00F9629B" w:rsidRPr="00C978C7" w14:paraId="4D7CF00C" w14:textId="77777777" w:rsidTr="00F9629B">
        <w:trPr>
          <w:trHeight w:val="340"/>
        </w:trPr>
        <w:tc>
          <w:tcPr>
            <w:tcW w:w="1553" w:type="dxa"/>
            <w:vMerge/>
            <w:tcBorders>
              <w:left w:val="nil"/>
            </w:tcBorders>
            <w:noWrap/>
            <w:hideMark/>
          </w:tcPr>
          <w:p w14:paraId="4AD563F0"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767D86F"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65E709E4"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Mixed (joint) ethnicity in migration</w:t>
            </w:r>
          </w:p>
        </w:tc>
        <w:tc>
          <w:tcPr>
            <w:tcW w:w="1235" w:type="dxa"/>
            <w:noWrap/>
            <w:hideMark/>
          </w:tcPr>
          <w:p w14:paraId="6B735B7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0.027 (0.022)</w:t>
            </w:r>
          </w:p>
        </w:tc>
        <w:tc>
          <w:tcPr>
            <w:tcW w:w="1236" w:type="dxa"/>
            <w:noWrap/>
            <w:hideMark/>
          </w:tcPr>
          <w:p w14:paraId="438A180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(0.013)</w:t>
            </w:r>
          </w:p>
        </w:tc>
        <w:tc>
          <w:tcPr>
            <w:tcW w:w="1236" w:type="dxa"/>
            <w:noWrap/>
            <w:hideMark/>
          </w:tcPr>
          <w:p w14:paraId="23C8151E"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(0.009)</w:t>
            </w:r>
          </w:p>
        </w:tc>
        <w:tc>
          <w:tcPr>
            <w:tcW w:w="1236" w:type="dxa"/>
            <w:noWrap/>
            <w:hideMark/>
          </w:tcPr>
          <w:p w14:paraId="4DDED43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(0.01)</w:t>
            </w:r>
          </w:p>
        </w:tc>
        <w:tc>
          <w:tcPr>
            <w:tcW w:w="1236" w:type="dxa"/>
            <w:tcBorders>
              <w:right w:val="nil"/>
            </w:tcBorders>
            <w:noWrap/>
            <w:hideMark/>
          </w:tcPr>
          <w:p w14:paraId="787F7A1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0.019 (0.014)</w:t>
            </w:r>
          </w:p>
        </w:tc>
      </w:tr>
      <w:tr w:rsidR="00F9629B" w:rsidRPr="00C978C7" w14:paraId="16BB0EEC" w14:textId="77777777" w:rsidTr="00F9629B">
        <w:trPr>
          <w:trHeight w:val="340"/>
        </w:trPr>
        <w:tc>
          <w:tcPr>
            <w:tcW w:w="1553" w:type="dxa"/>
            <w:vMerge/>
            <w:tcBorders>
              <w:left w:val="nil"/>
            </w:tcBorders>
            <w:noWrap/>
            <w:hideMark/>
          </w:tcPr>
          <w:p w14:paraId="4D11CEB5"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3F33C122"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3F8504DA"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Indian</w:t>
            </w:r>
          </w:p>
        </w:tc>
        <w:tc>
          <w:tcPr>
            <w:tcW w:w="1235" w:type="dxa"/>
            <w:noWrap/>
            <w:hideMark/>
          </w:tcPr>
          <w:p w14:paraId="6D17EE51"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(0.048)</w:t>
            </w:r>
          </w:p>
        </w:tc>
        <w:tc>
          <w:tcPr>
            <w:tcW w:w="1236" w:type="dxa"/>
            <w:noWrap/>
            <w:hideMark/>
          </w:tcPr>
          <w:p w14:paraId="4A1E926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(0.037)</w:t>
            </w:r>
          </w:p>
        </w:tc>
        <w:tc>
          <w:tcPr>
            <w:tcW w:w="1236" w:type="dxa"/>
            <w:noWrap/>
            <w:hideMark/>
          </w:tcPr>
          <w:p w14:paraId="11E493A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(0.026)</w:t>
            </w:r>
          </w:p>
        </w:tc>
        <w:tc>
          <w:tcPr>
            <w:tcW w:w="1236" w:type="dxa"/>
            <w:noWrap/>
            <w:hideMark/>
          </w:tcPr>
          <w:p w14:paraId="090133A8"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(0.039)</w:t>
            </w:r>
          </w:p>
        </w:tc>
        <w:tc>
          <w:tcPr>
            <w:tcW w:w="1236" w:type="dxa"/>
            <w:tcBorders>
              <w:right w:val="nil"/>
            </w:tcBorders>
            <w:noWrap/>
            <w:hideMark/>
          </w:tcPr>
          <w:p w14:paraId="0E275A2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(0.036)</w:t>
            </w:r>
          </w:p>
        </w:tc>
      </w:tr>
      <w:tr w:rsidR="00F9629B" w:rsidRPr="00C978C7" w14:paraId="2D0428C1" w14:textId="77777777" w:rsidTr="00F9629B">
        <w:trPr>
          <w:trHeight w:val="340"/>
        </w:trPr>
        <w:tc>
          <w:tcPr>
            <w:tcW w:w="1553" w:type="dxa"/>
            <w:vMerge/>
            <w:tcBorders>
              <w:left w:val="nil"/>
            </w:tcBorders>
            <w:noWrap/>
            <w:hideMark/>
          </w:tcPr>
          <w:p w14:paraId="21382B69"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02E60D0D"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4E8F5E26"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Pakistani</w:t>
            </w:r>
          </w:p>
        </w:tc>
        <w:tc>
          <w:tcPr>
            <w:tcW w:w="1235" w:type="dxa"/>
            <w:noWrap/>
            <w:hideMark/>
          </w:tcPr>
          <w:p w14:paraId="6D1BBB0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(0.022)</w:t>
            </w:r>
          </w:p>
        </w:tc>
        <w:tc>
          <w:tcPr>
            <w:tcW w:w="1236" w:type="dxa"/>
            <w:noWrap/>
            <w:hideMark/>
          </w:tcPr>
          <w:p w14:paraId="5BE23F7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0.012 (0.025)</w:t>
            </w:r>
          </w:p>
        </w:tc>
        <w:tc>
          <w:tcPr>
            <w:tcW w:w="1236" w:type="dxa"/>
            <w:noWrap/>
            <w:hideMark/>
          </w:tcPr>
          <w:p w14:paraId="11A9053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(0.025)</w:t>
            </w:r>
          </w:p>
        </w:tc>
        <w:tc>
          <w:tcPr>
            <w:tcW w:w="1236" w:type="dxa"/>
            <w:noWrap/>
            <w:hideMark/>
          </w:tcPr>
          <w:p w14:paraId="1C39815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0.023 (0.04)</w:t>
            </w:r>
          </w:p>
        </w:tc>
        <w:tc>
          <w:tcPr>
            <w:tcW w:w="1236" w:type="dxa"/>
            <w:tcBorders>
              <w:right w:val="nil"/>
            </w:tcBorders>
            <w:noWrap/>
            <w:hideMark/>
          </w:tcPr>
          <w:p w14:paraId="6523E48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0.014 (0.029)</w:t>
            </w:r>
          </w:p>
        </w:tc>
      </w:tr>
      <w:tr w:rsidR="00F9629B" w:rsidRPr="00C978C7" w14:paraId="5859E46D" w14:textId="77777777" w:rsidTr="00F9629B">
        <w:trPr>
          <w:trHeight w:val="340"/>
        </w:trPr>
        <w:tc>
          <w:tcPr>
            <w:tcW w:w="1553" w:type="dxa"/>
            <w:vMerge/>
            <w:tcBorders>
              <w:left w:val="nil"/>
            </w:tcBorders>
            <w:noWrap/>
            <w:hideMark/>
          </w:tcPr>
          <w:p w14:paraId="139C2FAF"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69DE0F8F"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0707C9A1"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Bangladeshi</w:t>
            </w:r>
          </w:p>
        </w:tc>
        <w:tc>
          <w:tcPr>
            <w:tcW w:w="1235" w:type="dxa"/>
            <w:noWrap/>
            <w:hideMark/>
          </w:tcPr>
          <w:p w14:paraId="50CECF7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0.016 (0.051)</w:t>
            </w:r>
          </w:p>
        </w:tc>
        <w:tc>
          <w:tcPr>
            <w:tcW w:w="1236" w:type="dxa"/>
            <w:noWrap/>
            <w:hideMark/>
          </w:tcPr>
          <w:p w14:paraId="28F93DD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236" w:type="dxa"/>
            <w:noWrap/>
            <w:hideMark/>
          </w:tcPr>
          <w:p w14:paraId="7CC5B9B1"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(0.011)</w:t>
            </w:r>
          </w:p>
        </w:tc>
        <w:tc>
          <w:tcPr>
            <w:tcW w:w="1236" w:type="dxa"/>
            <w:noWrap/>
            <w:hideMark/>
          </w:tcPr>
          <w:p w14:paraId="4871A6A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(0.006)</w:t>
            </w:r>
          </w:p>
        </w:tc>
        <w:tc>
          <w:tcPr>
            <w:tcW w:w="1236" w:type="dxa"/>
            <w:tcBorders>
              <w:right w:val="nil"/>
            </w:tcBorders>
            <w:noWrap/>
            <w:hideMark/>
          </w:tcPr>
          <w:p w14:paraId="4B13F990"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(0.021)</w:t>
            </w:r>
          </w:p>
        </w:tc>
      </w:tr>
      <w:tr w:rsidR="00F9629B" w:rsidRPr="00C978C7" w14:paraId="64B34B00" w14:textId="77777777" w:rsidTr="00F9629B">
        <w:trPr>
          <w:trHeight w:val="340"/>
        </w:trPr>
        <w:tc>
          <w:tcPr>
            <w:tcW w:w="1553" w:type="dxa"/>
            <w:vMerge/>
            <w:tcBorders>
              <w:left w:val="nil"/>
            </w:tcBorders>
            <w:noWrap/>
            <w:hideMark/>
          </w:tcPr>
          <w:p w14:paraId="0B9CFEA5"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20E1B9A3"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0E9B76D0"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Chinese</w:t>
            </w:r>
          </w:p>
        </w:tc>
        <w:tc>
          <w:tcPr>
            <w:tcW w:w="1235" w:type="dxa"/>
            <w:noWrap/>
            <w:hideMark/>
          </w:tcPr>
          <w:p w14:paraId="7D29BFC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0.009 (0.009)</w:t>
            </w:r>
          </w:p>
        </w:tc>
        <w:tc>
          <w:tcPr>
            <w:tcW w:w="1236" w:type="dxa"/>
            <w:noWrap/>
            <w:hideMark/>
          </w:tcPr>
          <w:p w14:paraId="45B0558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236" w:type="dxa"/>
            <w:noWrap/>
            <w:hideMark/>
          </w:tcPr>
          <w:p w14:paraId="18CDA9C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(0.003)</w:t>
            </w:r>
          </w:p>
        </w:tc>
        <w:tc>
          <w:tcPr>
            <w:tcW w:w="1236" w:type="dxa"/>
            <w:noWrap/>
            <w:hideMark/>
          </w:tcPr>
          <w:p w14:paraId="24F6342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0.007 (0.006)</w:t>
            </w:r>
          </w:p>
        </w:tc>
        <w:tc>
          <w:tcPr>
            <w:tcW w:w="1236" w:type="dxa"/>
            <w:tcBorders>
              <w:right w:val="nil"/>
            </w:tcBorders>
            <w:noWrap/>
            <w:hideMark/>
          </w:tcPr>
          <w:p w14:paraId="143C346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(0.006)</w:t>
            </w:r>
          </w:p>
        </w:tc>
      </w:tr>
      <w:tr w:rsidR="00F9629B" w:rsidRPr="00C978C7" w14:paraId="4A398A6C" w14:textId="77777777" w:rsidTr="00F9629B">
        <w:trPr>
          <w:trHeight w:val="340"/>
        </w:trPr>
        <w:tc>
          <w:tcPr>
            <w:tcW w:w="1553" w:type="dxa"/>
            <w:vMerge/>
            <w:tcBorders>
              <w:left w:val="nil"/>
            </w:tcBorders>
            <w:noWrap/>
            <w:hideMark/>
          </w:tcPr>
          <w:p w14:paraId="4D513B4E"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405D064A"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4BC70E63"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Asian</w:t>
            </w:r>
          </w:p>
        </w:tc>
        <w:tc>
          <w:tcPr>
            <w:tcW w:w="1235" w:type="dxa"/>
            <w:noWrap/>
            <w:hideMark/>
          </w:tcPr>
          <w:p w14:paraId="2E7FCD1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 (0.025)</w:t>
            </w:r>
          </w:p>
        </w:tc>
        <w:tc>
          <w:tcPr>
            <w:tcW w:w="1236" w:type="dxa"/>
            <w:noWrap/>
            <w:hideMark/>
          </w:tcPr>
          <w:p w14:paraId="77EB14F6"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0.017 (0.021)</w:t>
            </w:r>
          </w:p>
        </w:tc>
        <w:tc>
          <w:tcPr>
            <w:tcW w:w="1236" w:type="dxa"/>
            <w:noWrap/>
            <w:hideMark/>
          </w:tcPr>
          <w:p w14:paraId="1090110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(0.007)</w:t>
            </w:r>
          </w:p>
        </w:tc>
        <w:tc>
          <w:tcPr>
            <w:tcW w:w="1236" w:type="dxa"/>
            <w:noWrap/>
            <w:hideMark/>
          </w:tcPr>
          <w:p w14:paraId="01E96C7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(0.007)</w:t>
            </w:r>
          </w:p>
        </w:tc>
        <w:tc>
          <w:tcPr>
            <w:tcW w:w="1236" w:type="dxa"/>
            <w:tcBorders>
              <w:right w:val="nil"/>
            </w:tcBorders>
            <w:noWrap/>
            <w:hideMark/>
          </w:tcPr>
          <w:p w14:paraId="72F2086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0.012 (0.017)</w:t>
            </w:r>
          </w:p>
        </w:tc>
      </w:tr>
      <w:tr w:rsidR="00F9629B" w:rsidRPr="00C978C7" w14:paraId="522CA639" w14:textId="77777777" w:rsidTr="00F9629B">
        <w:trPr>
          <w:trHeight w:val="340"/>
        </w:trPr>
        <w:tc>
          <w:tcPr>
            <w:tcW w:w="1553" w:type="dxa"/>
            <w:vMerge/>
            <w:tcBorders>
              <w:left w:val="nil"/>
            </w:tcBorders>
            <w:noWrap/>
            <w:hideMark/>
          </w:tcPr>
          <w:p w14:paraId="1C803FC2"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F1AA5E0"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3C5A8F9E"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 xml:space="preserve">Percentage </w:t>
            </w:r>
            <w:r w:rsidRPr="0040133F">
              <w:rPr>
                <w:rFonts w:eastAsia="Times New Roman"/>
                <w:color w:val="000000"/>
                <w:sz w:val="18"/>
                <w:szCs w:val="18"/>
              </w:rPr>
              <w:t>COVID-19 risk</w:t>
            </w:r>
          </w:p>
        </w:tc>
        <w:tc>
          <w:tcPr>
            <w:tcW w:w="1235" w:type="dxa"/>
            <w:noWrap/>
            <w:hideMark/>
          </w:tcPr>
          <w:p w14:paraId="7944630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(0.037)</w:t>
            </w:r>
          </w:p>
        </w:tc>
        <w:tc>
          <w:tcPr>
            <w:tcW w:w="1236" w:type="dxa"/>
            <w:noWrap/>
            <w:hideMark/>
          </w:tcPr>
          <w:p w14:paraId="4F972FE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(0.031)</w:t>
            </w:r>
          </w:p>
        </w:tc>
        <w:tc>
          <w:tcPr>
            <w:tcW w:w="1236" w:type="dxa"/>
            <w:noWrap/>
            <w:hideMark/>
          </w:tcPr>
          <w:p w14:paraId="761655A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(0.009)</w:t>
            </w:r>
          </w:p>
        </w:tc>
        <w:tc>
          <w:tcPr>
            <w:tcW w:w="1236" w:type="dxa"/>
            <w:noWrap/>
            <w:hideMark/>
          </w:tcPr>
          <w:p w14:paraId="51E127E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w:t>
            </w:r>
          </w:p>
        </w:tc>
        <w:tc>
          <w:tcPr>
            <w:tcW w:w="1236" w:type="dxa"/>
            <w:tcBorders>
              <w:right w:val="nil"/>
            </w:tcBorders>
            <w:noWrap/>
            <w:hideMark/>
          </w:tcPr>
          <w:p w14:paraId="45C5D94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(0.024)</w:t>
            </w:r>
          </w:p>
        </w:tc>
      </w:tr>
      <w:tr w:rsidR="00F9629B" w:rsidRPr="00C978C7" w14:paraId="498F3EC4" w14:textId="77777777" w:rsidTr="00F9629B">
        <w:trPr>
          <w:trHeight w:val="340"/>
        </w:trPr>
        <w:tc>
          <w:tcPr>
            <w:tcW w:w="1553" w:type="dxa"/>
            <w:vMerge/>
            <w:tcBorders>
              <w:left w:val="nil"/>
            </w:tcBorders>
            <w:noWrap/>
            <w:hideMark/>
          </w:tcPr>
          <w:p w14:paraId="15F1AC1B"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36441A7"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68378632"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Black Caribbean</w:t>
            </w:r>
          </w:p>
        </w:tc>
        <w:tc>
          <w:tcPr>
            <w:tcW w:w="1235" w:type="dxa"/>
            <w:noWrap/>
            <w:hideMark/>
          </w:tcPr>
          <w:p w14:paraId="352426F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(0.028)</w:t>
            </w:r>
          </w:p>
        </w:tc>
        <w:tc>
          <w:tcPr>
            <w:tcW w:w="1236" w:type="dxa"/>
            <w:noWrap/>
            <w:hideMark/>
          </w:tcPr>
          <w:p w14:paraId="46F7ED2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(0.015)</w:t>
            </w:r>
          </w:p>
        </w:tc>
        <w:tc>
          <w:tcPr>
            <w:tcW w:w="1236" w:type="dxa"/>
            <w:noWrap/>
            <w:hideMark/>
          </w:tcPr>
          <w:p w14:paraId="3051008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236" w:type="dxa"/>
            <w:noWrap/>
            <w:hideMark/>
          </w:tcPr>
          <w:p w14:paraId="2E8EFAD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(0.005)</w:t>
            </w:r>
          </w:p>
        </w:tc>
        <w:tc>
          <w:tcPr>
            <w:tcW w:w="1236" w:type="dxa"/>
            <w:tcBorders>
              <w:right w:val="nil"/>
            </w:tcBorders>
            <w:noWrap/>
            <w:hideMark/>
          </w:tcPr>
          <w:p w14:paraId="3E39C6D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(0.015)</w:t>
            </w:r>
          </w:p>
        </w:tc>
      </w:tr>
      <w:tr w:rsidR="00F9629B" w:rsidRPr="00C978C7" w14:paraId="3DB197DB" w14:textId="77777777" w:rsidTr="00F9629B">
        <w:trPr>
          <w:trHeight w:val="340"/>
        </w:trPr>
        <w:tc>
          <w:tcPr>
            <w:tcW w:w="1553" w:type="dxa"/>
            <w:vMerge/>
            <w:tcBorders>
              <w:left w:val="nil"/>
            </w:tcBorders>
            <w:noWrap/>
            <w:hideMark/>
          </w:tcPr>
          <w:p w14:paraId="1767B24F"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003030A8" w14:textId="77777777" w:rsidR="00FE74BA" w:rsidRPr="00C978C7" w:rsidRDefault="00FE74BA" w:rsidP="002664B9">
            <w:pPr>
              <w:spacing w:line="240" w:lineRule="auto"/>
              <w:rPr>
                <w:rFonts w:eastAsia="Times New Roman"/>
                <w:color w:val="000000"/>
                <w:sz w:val="18"/>
                <w:szCs w:val="18"/>
              </w:rPr>
            </w:pPr>
          </w:p>
        </w:tc>
        <w:tc>
          <w:tcPr>
            <w:tcW w:w="3727" w:type="dxa"/>
            <w:noWrap/>
            <w:hideMark/>
          </w:tcPr>
          <w:p w14:paraId="53C75A19"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Black</w:t>
            </w:r>
          </w:p>
        </w:tc>
        <w:tc>
          <w:tcPr>
            <w:tcW w:w="1235" w:type="dxa"/>
            <w:noWrap/>
            <w:hideMark/>
          </w:tcPr>
          <w:p w14:paraId="21D84C5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(0.013)</w:t>
            </w:r>
          </w:p>
        </w:tc>
        <w:tc>
          <w:tcPr>
            <w:tcW w:w="1236" w:type="dxa"/>
            <w:noWrap/>
            <w:hideMark/>
          </w:tcPr>
          <w:p w14:paraId="01F5BD5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236" w:type="dxa"/>
            <w:noWrap/>
            <w:hideMark/>
          </w:tcPr>
          <w:p w14:paraId="4B6D5F4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236" w:type="dxa"/>
            <w:noWrap/>
            <w:hideMark/>
          </w:tcPr>
          <w:p w14:paraId="3DEC711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236" w:type="dxa"/>
            <w:tcBorders>
              <w:right w:val="nil"/>
            </w:tcBorders>
            <w:noWrap/>
            <w:hideMark/>
          </w:tcPr>
          <w:p w14:paraId="32BAA751"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0.003 (0.007)</w:t>
            </w:r>
          </w:p>
        </w:tc>
      </w:tr>
      <w:tr w:rsidR="00F9629B" w:rsidRPr="00C978C7" w14:paraId="771034AB" w14:textId="77777777" w:rsidTr="00F9629B">
        <w:trPr>
          <w:trHeight w:val="340"/>
        </w:trPr>
        <w:tc>
          <w:tcPr>
            <w:tcW w:w="1553" w:type="dxa"/>
            <w:vMerge/>
            <w:tcBorders>
              <w:left w:val="nil"/>
            </w:tcBorders>
            <w:noWrap/>
            <w:hideMark/>
          </w:tcPr>
          <w:p w14:paraId="611B86B2"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780B4835" w14:textId="77777777" w:rsidR="00FE74BA" w:rsidRPr="00C978C7" w:rsidRDefault="00FE74BA" w:rsidP="002664B9">
            <w:pPr>
              <w:widowControl/>
              <w:wordWrap/>
              <w:autoSpaceDE/>
              <w:autoSpaceDN/>
              <w:spacing w:line="240" w:lineRule="auto"/>
              <w:rPr>
                <w:rFonts w:eastAsia="Times New Roman"/>
                <w:color w:val="000000"/>
                <w:sz w:val="18"/>
                <w:szCs w:val="18"/>
              </w:rPr>
            </w:pPr>
          </w:p>
        </w:tc>
        <w:tc>
          <w:tcPr>
            <w:tcW w:w="3727" w:type="dxa"/>
            <w:noWrap/>
            <w:hideMark/>
          </w:tcPr>
          <w:p w14:paraId="63DE0885"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any other ethnic group</w:t>
            </w:r>
          </w:p>
        </w:tc>
        <w:tc>
          <w:tcPr>
            <w:tcW w:w="1235" w:type="dxa"/>
            <w:noWrap/>
            <w:hideMark/>
          </w:tcPr>
          <w:p w14:paraId="57F9CC7A"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(0.025)</w:t>
            </w:r>
          </w:p>
        </w:tc>
        <w:tc>
          <w:tcPr>
            <w:tcW w:w="1236" w:type="dxa"/>
            <w:noWrap/>
            <w:hideMark/>
          </w:tcPr>
          <w:p w14:paraId="25264F5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w:t>
            </w:r>
          </w:p>
        </w:tc>
        <w:tc>
          <w:tcPr>
            <w:tcW w:w="1236" w:type="dxa"/>
            <w:noWrap/>
            <w:hideMark/>
          </w:tcPr>
          <w:p w14:paraId="49BDBEF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(0.005)</w:t>
            </w:r>
          </w:p>
        </w:tc>
        <w:tc>
          <w:tcPr>
            <w:tcW w:w="1236" w:type="dxa"/>
            <w:noWrap/>
            <w:hideMark/>
          </w:tcPr>
          <w:p w14:paraId="0F535908"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236" w:type="dxa"/>
            <w:tcBorders>
              <w:right w:val="nil"/>
            </w:tcBorders>
            <w:noWrap/>
            <w:hideMark/>
          </w:tcPr>
          <w:p w14:paraId="0B8B38D7"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(0.012)</w:t>
            </w:r>
          </w:p>
        </w:tc>
      </w:tr>
      <w:tr w:rsidR="00F9629B" w:rsidRPr="00C978C7" w14:paraId="3FF7E3EE" w14:textId="77777777" w:rsidTr="00F9629B">
        <w:trPr>
          <w:trHeight w:val="340"/>
        </w:trPr>
        <w:tc>
          <w:tcPr>
            <w:tcW w:w="1553" w:type="dxa"/>
            <w:vMerge w:val="restart"/>
            <w:tcBorders>
              <w:left w:val="nil"/>
            </w:tcBorders>
            <w:noWrap/>
            <w:hideMark/>
          </w:tcPr>
          <w:p w14:paraId="43C17689" w14:textId="77777777" w:rsidR="00FE74BA" w:rsidRPr="00C978C7" w:rsidRDefault="00FE74BA" w:rsidP="002664B9">
            <w:pPr>
              <w:widowControl/>
              <w:wordWrap/>
              <w:autoSpaceDE/>
              <w:autoSpaceDN/>
              <w:spacing w:line="240" w:lineRule="auto"/>
              <w:rPr>
                <w:rFonts w:eastAsia="Times New Roman"/>
                <w:b/>
                <w:bCs/>
                <w:color w:val="000000"/>
              </w:rPr>
            </w:pPr>
            <w:r w:rsidRPr="00FA1B26">
              <w:rPr>
                <w:rFonts w:eastAsia="Times New Roman"/>
                <w:b/>
                <w:bCs/>
                <w:color w:val="000000"/>
                <w:sz w:val="18"/>
                <w:szCs w:val="18"/>
              </w:rPr>
              <w:t>Accessibility</w:t>
            </w:r>
          </w:p>
        </w:tc>
        <w:tc>
          <w:tcPr>
            <w:tcW w:w="2233" w:type="dxa"/>
            <w:vMerge w:val="restart"/>
            <w:noWrap/>
            <w:hideMark/>
          </w:tcPr>
          <w:p w14:paraId="6FED4DB1"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Car availability</w:t>
            </w:r>
          </w:p>
        </w:tc>
        <w:tc>
          <w:tcPr>
            <w:tcW w:w="3727" w:type="dxa"/>
            <w:noWrap/>
            <w:hideMark/>
          </w:tcPr>
          <w:p w14:paraId="7DCA7D07"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0 vehicle</w:t>
            </w:r>
          </w:p>
        </w:tc>
        <w:tc>
          <w:tcPr>
            <w:tcW w:w="1235" w:type="dxa"/>
            <w:noWrap/>
            <w:hideMark/>
          </w:tcPr>
          <w:p w14:paraId="5C2B6DF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0.277 (0.192)</w:t>
            </w:r>
          </w:p>
        </w:tc>
        <w:tc>
          <w:tcPr>
            <w:tcW w:w="1236" w:type="dxa"/>
            <w:noWrap/>
            <w:hideMark/>
          </w:tcPr>
          <w:p w14:paraId="0925FF96"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0.192 (0.083)</w:t>
            </w:r>
          </w:p>
        </w:tc>
        <w:tc>
          <w:tcPr>
            <w:tcW w:w="1236" w:type="dxa"/>
            <w:noWrap/>
            <w:hideMark/>
          </w:tcPr>
          <w:p w14:paraId="11CADE15"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0.208 (0.073)</w:t>
            </w:r>
          </w:p>
        </w:tc>
        <w:tc>
          <w:tcPr>
            <w:tcW w:w="1236" w:type="dxa"/>
            <w:noWrap/>
            <w:hideMark/>
          </w:tcPr>
          <w:p w14:paraId="2EB69523"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0.274 (0.066)</w:t>
            </w:r>
          </w:p>
        </w:tc>
        <w:tc>
          <w:tcPr>
            <w:tcW w:w="1236" w:type="dxa"/>
            <w:tcBorders>
              <w:right w:val="nil"/>
            </w:tcBorders>
            <w:noWrap/>
            <w:hideMark/>
          </w:tcPr>
          <w:p w14:paraId="2D841A76"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(0.106)</w:t>
            </w:r>
          </w:p>
        </w:tc>
      </w:tr>
      <w:tr w:rsidR="00F9629B" w:rsidRPr="00C978C7" w14:paraId="2C936688" w14:textId="77777777" w:rsidTr="00F9629B">
        <w:trPr>
          <w:trHeight w:val="340"/>
        </w:trPr>
        <w:tc>
          <w:tcPr>
            <w:tcW w:w="1553" w:type="dxa"/>
            <w:vMerge/>
            <w:tcBorders>
              <w:left w:val="nil"/>
            </w:tcBorders>
            <w:noWrap/>
            <w:hideMark/>
          </w:tcPr>
          <w:p w14:paraId="23EFEABE"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460D473A"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06724B80"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1 vehicle</w:t>
            </w:r>
          </w:p>
        </w:tc>
        <w:tc>
          <w:tcPr>
            <w:tcW w:w="1235" w:type="dxa"/>
            <w:noWrap/>
            <w:hideMark/>
          </w:tcPr>
          <w:p w14:paraId="69C70F4A"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0.397 (0.044)</w:t>
            </w:r>
          </w:p>
        </w:tc>
        <w:tc>
          <w:tcPr>
            <w:tcW w:w="1236" w:type="dxa"/>
            <w:noWrap/>
            <w:hideMark/>
          </w:tcPr>
          <w:p w14:paraId="14A2870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0.421 (0.027)</w:t>
            </w:r>
          </w:p>
        </w:tc>
        <w:tc>
          <w:tcPr>
            <w:tcW w:w="1236" w:type="dxa"/>
            <w:noWrap/>
            <w:hideMark/>
          </w:tcPr>
          <w:p w14:paraId="3A2264F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0.424 (0.021)</w:t>
            </w:r>
          </w:p>
        </w:tc>
        <w:tc>
          <w:tcPr>
            <w:tcW w:w="1236" w:type="dxa"/>
            <w:noWrap/>
            <w:hideMark/>
          </w:tcPr>
          <w:p w14:paraId="548840A1"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0.436 (0.018)</w:t>
            </w:r>
          </w:p>
        </w:tc>
        <w:tc>
          <w:tcPr>
            <w:tcW w:w="1236" w:type="dxa"/>
            <w:tcBorders>
              <w:right w:val="nil"/>
            </w:tcBorders>
            <w:noWrap/>
            <w:hideMark/>
          </w:tcPr>
          <w:p w14:paraId="0A2445B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0.422 (0.029)</w:t>
            </w:r>
          </w:p>
        </w:tc>
      </w:tr>
      <w:tr w:rsidR="00F9629B" w:rsidRPr="00C978C7" w14:paraId="5D39CC39" w14:textId="77777777" w:rsidTr="00F9629B">
        <w:trPr>
          <w:trHeight w:val="340"/>
        </w:trPr>
        <w:tc>
          <w:tcPr>
            <w:tcW w:w="1553" w:type="dxa"/>
            <w:vMerge/>
            <w:tcBorders>
              <w:left w:val="nil"/>
            </w:tcBorders>
            <w:noWrap/>
            <w:hideMark/>
          </w:tcPr>
          <w:p w14:paraId="2DD13C36"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4EFF9E10"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3F5F995D"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2 vehicles</w:t>
            </w:r>
          </w:p>
        </w:tc>
        <w:tc>
          <w:tcPr>
            <w:tcW w:w="1235" w:type="dxa"/>
            <w:noWrap/>
            <w:hideMark/>
          </w:tcPr>
          <w:p w14:paraId="518B5E8C"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0.244 (0.12)</w:t>
            </w:r>
          </w:p>
        </w:tc>
        <w:tc>
          <w:tcPr>
            <w:tcW w:w="1236" w:type="dxa"/>
            <w:noWrap/>
            <w:hideMark/>
          </w:tcPr>
          <w:p w14:paraId="6AB711E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0.291 (0.066)</w:t>
            </w:r>
          </w:p>
        </w:tc>
        <w:tc>
          <w:tcPr>
            <w:tcW w:w="1236" w:type="dxa"/>
            <w:noWrap/>
            <w:hideMark/>
          </w:tcPr>
          <w:p w14:paraId="0C378E9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0.281 (0.054)</w:t>
            </w:r>
          </w:p>
        </w:tc>
        <w:tc>
          <w:tcPr>
            <w:tcW w:w="1236" w:type="dxa"/>
            <w:noWrap/>
            <w:hideMark/>
          </w:tcPr>
          <w:p w14:paraId="4A66C486"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0.229 (0.048)</w:t>
            </w:r>
          </w:p>
        </w:tc>
        <w:tc>
          <w:tcPr>
            <w:tcW w:w="1236" w:type="dxa"/>
            <w:tcBorders>
              <w:right w:val="nil"/>
            </w:tcBorders>
            <w:noWrap/>
            <w:hideMark/>
          </w:tcPr>
          <w:p w14:paraId="638E17F4"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0.267 (0.074)</w:t>
            </w:r>
          </w:p>
        </w:tc>
      </w:tr>
      <w:tr w:rsidR="00F9629B" w:rsidRPr="00C978C7" w14:paraId="1FBDC00B" w14:textId="77777777" w:rsidTr="00F9629B">
        <w:trPr>
          <w:trHeight w:val="340"/>
        </w:trPr>
        <w:tc>
          <w:tcPr>
            <w:tcW w:w="1553" w:type="dxa"/>
            <w:vMerge/>
            <w:tcBorders>
              <w:left w:val="nil"/>
            </w:tcBorders>
            <w:noWrap/>
            <w:hideMark/>
          </w:tcPr>
          <w:p w14:paraId="0D5C85B8"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noWrap/>
            <w:hideMark/>
          </w:tcPr>
          <w:p w14:paraId="3182A39C"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noWrap/>
            <w:hideMark/>
          </w:tcPr>
          <w:p w14:paraId="7BCB6140"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≥3 vehicles</w:t>
            </w:r>
          </w:p>
        </w:tc>
        <w:tc>
          <w:tcPr>
            <w:tcW w:w="1235" w:type="dxa"/>
            <w:noWrap/>
            <w:hideMark/>
          </w:tcPr>
          <w:p w14:paraId="445EBC53"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(0.016)</w:t>
            </w:r>
          </w:p>
        </w:tc>
        <w:tc>
          <w:tcPr>
            <w:tcW w:w="1236" w:type="dxa"/>
            <w:noWrap/>
            <w:hideMark/>
          </w:tcPr>
          <w:p w14:paraId="016BA18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(0.009)</w:t>
            </w:r>
          </w:p>
        </w:tc>
        <w:tc>
          <w:tcPr>
            <w:tcW w:w="1236" w:type="dxa"/>
            <w:noWrap/>
            <w:hideMark/>
          </w:tcPr>
          <w:p w14:paraId="1920AF0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(0.009)</w:t>
            </w:r>
          </w:p>
        </w:tc>
        <w:tc>
          <w:tcPr>
            <w:tcW w:w="1236" w:type="dxa"/>
            <w:noWrap/>
            <w:hideMark/>
          </w:tcPr>
          <w:p w14:paraId="15E78A78"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0.014 (0.006)</w:t>
            </w:r>
          </w:p>
        </w:tc>
        <w:tc>
          <w:tcPr>
            <w:tcW w:w="1236" w:type="dxa"/>
            <w:tcBorders>
              <w:right w:val="nil"/>
            </w:tcBorders>
            <w:noWrap/>
            <w:hideMark/>
          </w:tcPr>
          <w:p w14:paraId="6EB7E44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0.022 (0.011)</w:t>
            </w:r>
          </w:p>
        </w:tc>
      </w:tr>
      <w:tr w:rsidR="00F9629B" w:rsidRPr="00C978C7" w14:paraId="2DAD07DD" w14:textId="77777777" w:rsidTr="00F9629B">
        <w:trPr>
          <w:trHeight w:val="340"/>
        </w:trPr>
        <w:tc>
          <w:tcPr>
            <w:tcW w:w="1553" w:type="dxa"/>
            <w:vMerge/>
            <w:tcBorders>
              <w:left w:val="nil"/>
            </w:tcBorders>
            <w:noWrap/>
            <w:hideMark/>
          </w:tcPr>
          <w:p w14:paraId="4D7D1713"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val="restart"/>
            <w:noWrap/>
            <w:hideMark/>
          </w:tcPr>
          <w:p w14:paraId="52EB0CC4"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Clinical capacity and Allowed premises</w:t>
            </w:r>
          </w:p>
        </w:tc>
        <w:tc>
          <w:tcPr>
            <w:tcW w:w="3727" w:type="dxa"/>
            <w:noWrap/>
            <w:hideMark/>
          </w:tcPr>
          <w:p w14:paraId="1E55A561"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Hospitals (per 1,000 inhabitants)</w:t>
            </w:r>
          </w:p>
        </w:tc>
        <w:tc>
          <w:tcPr>
            <w:tcW w:w="1235" w:type="dxa"/>
            <w:noWrap/>
            <w:hideMark/>
          </w:tcPr>
          <w:p w14:paraId="56B63C7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0.329 (0.201)</w:t>
            </w:r>
          </w:p>
        </w:tc>
        <w:tc>
          <w:tcPr>
            <w:tcW w:w="1236" w:type="dxa"/>
            <w:noWrap/>
            <w:hideMark/>
          </w:tcPr>
          <w:p w14:paraId="283ADDAD"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0.27 (0.113)</w:t>
            </w:r>
          </w:p>
        </w:tc>
        <w:tc>
          <w:tcPr>
            <w:tcW w:w="1236" w:type="dxa"/>
            <w:noWrap/>
            <w:hideMark/>
          </w:tcPr>
          <w:p w14:paraId="7557090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0.29 (0.157)</w:t>
            </w:r>
          </w:p>
        </w:tc>
        <w:tc>
          <w:tcPr>
            <w:tcW w:w="1236" w:type="dxa"/>
            <w:noWrap/>
            <w:hideMark/>
          </w:tcPr>
          <w:p w14:paraId="2701D01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0.261 (0.154)</w:t>
            </w:r>
          </w:p>
        </w:tc>
        <w:tc>
          <w:tcPr>
            <w:tcW w:w="1236" w:type="dxa"/>
            <w:tcBorders>
              <w:right w:val="nil"/>
            </w:tcBorders>
            <w:noWrap/>
            <w:hideMark/>
          </w:tcPr>
          <w:p w14:paraId="0B99FDDF"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0.283 (0.153)</w:t>
            </w:r>
          </w:p>
        </w:tc>
      </w:tr>
      <w:tr w:rsidR="00FE74BA" w:rsidRPr="00C978C7" w14:paraId="21DC7F29" w14:textId="77777777" w:rsidTr="00F9629B">
        <w:trPr>
          <w:trHeight w:val="340"/>
        </w:trPr>
        <w:tc>
          <w:tcPr>
            <w:tcW w:w="1553" w:type="dxa"/>
            <w:vMerge/>
            <w:tcBorders>
              <w:left w:val="nil"/>
              <w:bottom w:val="single" w:sz="4" w:space="0" w:color="BFBFBF" w:themeColor="background1" w:themeShade="BF"/>
            </w:tcBorders>
            <w:noWrap/>
            <w:hideMark/>
          </w:tcPr>
          <w:p w14:paraId="6213776F" w14:textId="77777777" w:rsidR="00FE74BA" w:rsidRPr="00C978C7" w:rsidRDefault="00FE74BA" w:rsidP="002664B9">
            <w:pPr>
              <w:widowControl/>
              <w:wordWrap/>
              <w:autoSpaceDE/>
              <w:autoSpaceDN/>
              <w:spacing w:line="240" w:lineRule="auto"/>
              <w:rPr>
                <w:rFonts w:eastAsia="Times New Roman"/>
                <w:color w:val="000000"/>
              </w:rPr>
            </w:pPr>
          </w:p>
        </w:tc>
        <w:tc>
          <w:tcPr>
            <w:tcW w:w="2233" w:type="dxa"/>
            <w:vMerge/>
            <w:tcBorders>
              <w:bottom w:val="single" w:sz="4" w:space="0" w:color="BFBFBF" w:themeColor="background1" w:themeShade="BF"/>
            </w:tcBorders>
            <w:noWrap/>
            <w:hideMark/>
          </w:tcPr>
          <w:p w14:paraId="1FD9C879" w14:textId="77777777" w:rsidR="00FE74BA" w:rsidRPr="00C978C7" w:rsidRDefault="00FE74BA" w:rsidP="002664B9">
            <w:pPr>
              <w:widowControl/>
              <w:wordWrap/>
              <w:autoSpaceDE/>
              <w:autoSpaceDN/>
              <w:spacing w:line="240" w:lineRule="auto"/>
              <w:rPr>
                <w:rFonts w:ascii="Times New Roman" w:eastAsia="Times New Roman" w:hAnsi="Times New Roman" w:cs="Times New Roman"/>
                <w:sz w:val="18"/>
                <w:szCs w:val="18"/>
              </w:rPr>
            </w:pPr>
          </w:p>
        </w:tc>
        <w:tc>
          <w:tcPr>
            <w:tcW w:w="3727" w:type="dxa"/>
            <w:tcBorders>
              <w:bottom w:val="single" w:sz="4" w:space="0" w:color="BFBFBF" w:themeColor="background1" w:themeShade="BF"/>
            </w:tcBorders>
            <w:noWrap/>
            <w:hideMark/>
          </w:tcPr>
          <w:p w14:paraId="00EC9A0F" w14:textId="77777777" w:rsidR="00FE74BA" w:rsidRPr="00C978C7" w:rsidRDefault="00FE74BA" w:rsidP="002664B9">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Parks (per 1,000 inhabitants)</w:t>
            </w:r>
          </w:p>
        </w:tc>
        <w:tc>
          <w:tcPr>
            <w:tcW w:w="1235" w:type="dxa"/>
            <w:tcBorders>
              <w:bottom w:val="single" w:sz="4" w:space="0" w:color="BFBFBF" w:themeColor="background1" w:themeShade="BF"/>
            </w:tcBorders>
            <w:noWrap/>
            <w:hideMark/>
          </w:tcPr>
          <w:p w14:paraId="0FDEEB99"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25.496 (10.946)</w:t>
            </w:r>
          </w:p>
        </w:tc>
        <w:tc>
          <w:tcPr>
            <w:tcW w:w="1236" w:type="dxa"/>
            <w:tcBorders>
              <w:bottom w:val="single" w:sz="4" w:space="0" w:color="BFBFBF" w:themeColor="background1" w:themeShade="BF"/>
            </w:tcBorders>
            <w:noWrap/>
            <w:hideMark/>
          </w:tcPr>
          <w:p w14:paraId="7600FE42"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22.874 (10.323)</w:t>
            </w:r>
          </w:p>
        </w:tc>
        <w:tc>
          <w:tcPr>
            <w:tcW w:w="1236" w:type="dxa"/>
            <w:tcBorders>
              <w:bottom w:val="single" w:sz="4" w:space="0" w:color="BFBFBF" w:themeColor="background1" w:themeShade="BF"/>
            </w:tcBorders>
            <w:noWrap/>
            <w:hideMark/>
          </w:tcPr>
          <w:p w14:paraId="1F271FBB"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22.89 (11.821)</w:t>
            </w:r>
          </w:p>
        </w:tc>
        <w:tc>
          <w:tcPr>
            <w:tcW w:w="1236" w:type="dxa"/>
            <w:tcBorders>
              <w:bottom w:val="single" w:sz="4" w:space="0" w:color="BFBFBF" w:themeColor="background1" w:themeShade="BF"/>
            </w:tcBorders>
            <w:noWrap/>
            <w:hideMark/>
          </w:tcPr>
          <w:p w14:paraId="3AF8FA76"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21.614 (10.543)</w:t>
            </w:r>
          </w:p>
        </w:tc>
        <w:tc>
          <w:tcPr>
            <w:tcW w:w="1236" w:type="dxa"/>
            <w:tcBorders>
              <w:bottom w:val="single" w:sz="4" w:space="0" w:color="BFBFBF" w:themeColor="background1" w:themeShade="BF"/>
              <w:right w:val="nil"/>
            </w:tcBorders>
            <w:noWrap/>
            <w:hideMark/>
          </w:tcPr>
          <w:p w14:paraId="7CAD5D2D" w14:textId="77777777" w:rsidR="00FE74BA" w:rsidRPr="00C978C7" w:rsidRDefault="00FE74BA" w:rsidP="002664B9">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22.97 (10.983)</w:t>
            </w:r>
          </w:p>
        </w:tc>
      </w:tr>
      <w:tr w:rsidR="00FE74BA" w:rsidRPr="00C978C7" w14:paraId="4DD780DB" w14:textId="77777777" w:rsidTr="00F9629B">
        <w:trPr>
          <w:trHeight w:val="340"/>
        </w:trPr>
        <w:tc>
          <w:tcPr>
            <w:tcW w:w="1553" w:type="dxa"/>
            <w:vMerge w:val="restart"/>
            <w:tcBorders>
              <w:left w:val="nil"/>
            </w:tcBorders>
            <w:noWrap/>
            <w:hideMark/>
          </w:tcPr>
          <w:p w14:paraId="23070C75" w14:textId="77777777" w:rsidR="00FE74BA" w:rsidRPr="00C978C7" w:rsidRDefault="00FE74BA" w:rsidP="002664B9">
            <w:pPr>
              <w:widowControl/>
              <w:wordWrap/>
              <w:autoSpaceDE/>
              <w:autoSpaceDN/>
              <w:spacing w:line="240" w:lineRule="auto"/>
              <w:rPr>
                <w:rFonts w:eastAsia="Times New Roman"/>
                <w:b/>
                <w:bCs/>
                <w:color w:val="000000"/>
              </w:rPr>
            </w:pPr>
            <w:r w:rsidRPr="00FA1B26">
              <w:rPr>
                <w:rFonts w:eastAsia="Times New Roman"/>
                <w:b/>
                <w:bCs/>
                <w:color w:val="000000"/>
                <w:sz w:val="18"/>
                <w:szCs w:val="18"/>
              </w:rPr>
              <w:t>COVID-19 risk</w:t>
            </w:r>
          </w:p>
        </w:tc>
        <w:tc>
          <w:tcPr>
            <w:tcW w:w="2233" w:type="dxa"/>
            <w:noWrap/>
            <w:hideMark/>
          </w:tcPr>
          <w:p w14:paraId="60759FB2"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Infection rates</w:t>
            </w:r>
          </w:p>
        </w:tc>
        <w:tc>
          <w:tcPr>
            <w:tcW w:w="3727" w:type="dxa"/>
            <w:noWrap/>
            <w:hideMark/>
          </w:tcPr>
          <w:p w14:paraId="1B7C5C8A"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cases per 100,000 resident population before lockdown</w:t>
            </w:r>
          </w:p>
        </w:tc>
        <w:tc>
          <w:tcPr>
            <w:tcW w:w="1235" w:type="dxa"/>
            <w:noWrap/>
            <w:hideMark/>
          </w:tcPr>
          <w:p w14:paraId="0CF6CAB1"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24.604 (19.654)</w:t>
            </w:r>
          </w:p>
        </w:tc>
        <w:tc>
          <w:tcPr>
            <w:tcW w:w="1236" w:type="dxa"/>
            <w:noWrap/>
            <w:hideMark/>
          </w:tcPr>
          <w:p w14:paraId="72CA9062"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15.724 (12.141)</w:t>
            </w:r>
          </w:p>
        </w:tc>
        <w:tc>
          <w:tcPr>
            <w:tcW w:w="1236" w:type="dxa"/>
            <w:noWrap/>
            <w:hideMark/>
          </w:tcPr>
          <w:p w14:paraId="6012069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11.293 (7.038)</w:t>
            </w:r>
          </w:p>
        </w:tc>
        <w:tc>
          <w:tcPr>
            <w:tcW w:w="1236" w:type="dxa"/>
            <w:noWrap/>
            <w:hideMark/>
          </w:tcPr>
          <w:p w14:paraId="2E94E7E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9.493 (8.572)</w:t>
            </w:r>
          </w:p>
        </w:tc>
        <w:tc>
          <w:tcPr>
            <w:tcW w:w="1236" w:type="dxa"/>
            <w:tcBorders>
              <w:right w:val="nil"/>
            </w:tcBorders>
            <w:noWrap/>
            <w:hideMark/>
          </w:tcPr>
          <w:p w14:paraId="2190DF69"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14.112 (12.405)</w:t>
            </w:r>
          </w:p>
        </w:tc>
      </w:tr>
      <w:tr w:rsidR="00FE74BA" w:rsidRPr="00C978C7" w14:paraId="1562FC75" w14:textId="77777777" w:rsidTr="00F9629B">
        <w:trPr>
          <w:trHeight w:val="340"/>
        </w:trPr>
        <w:tc>
          <w:tcPr>
            <w:tcW w:w="1553" w:type="dxa"/>
            <w:vMerge/>
            <w:tcBorders>
              <w:left w:val="nil"/>
              <w:bottom w:val="single" w:sz="12" w:space="0" w:color="auto"/>
            </w:tcBorders>
            <w:noWrap/>
            <w:hideMark/>
          </w:tcPr>
          <w:p w14:paraId="5F7736DC" w14:textId="77777777" w:rsidR="00FE74BA" w:rsidRPr="00C978C7" w:rsidRDefault="00FE74BA" w:rsidP="002664B9">
            <w:pPr>
              <w:widowControl/>
              <w:wordWrap/>
              <w:autoSpaceDE/>
              <w:autoSpaceDN/>
              <w:spacing w:line="240" w:lineRule="auto"/>
              <w:rPr>
                <w:rFonts w:eastAsia="Times New Roman"/>
                <w:b/>
                <w:bCs/>
                <w:color w:val="000000"/>
              </w:rPr>
            </w:pPr>
          </w:p>
        </w:tc>
        <w:tc>
          <w:tcPr>
            <w:tcW w:w="2233" w:type="dxa"/>
            <w:tcBorders>
              <w:bottom w:val="single" w:sz="12" w:space="0" w:color="auto"/>
            </w:tcBorders>
            <w:noWrap/>
            <w:hideMark/>
          </w:tcPr>
          <w:p w14:paraId="7B8085F0"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Mortality rates</w:t>
            </w:r>
          </w:p>
        </w:tc>
        <w:tc>
          <w:tcPr>
            <w:tcW w:w="3727" w:type="dxa"/>
            <w:tcBorders>
              <w:bottom w:val="single" w:sz="12" w:space="0" w:color="auto"/>
            </w:tcBorders>
            <w:noWrap/>
            <w:hideMark/>
          </w:tcPr>
          <w:p w14:paraId="0C9F373C" w14:textId="77777777" w:rsidR="00FE74BA" w:rsidRPr="00C978C7" w:rsidRDefault="00FE74BA" w:rsidP="002664B9">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deaths per 100,000 resident population before lockdown</w:t>
            </w:r>
          </w:p>
        </w:tc>
        <w:tc>
          <w:tcPr>
            <w:tcW w:w="1235" w:type="dxa"/>
            <w:tcBorders>
              <w:bottom w:val="single" w:sz="12" w:space="0" w:color="auto"/>
            </w:tcBorders>
            <w:noWrap/>
            <w:hideMark/>
          </w:tcPr>
          <w:p w14:paraId="5316B3C4"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1.833 (1.874)</w:t>
            </w:r>
          </w:p>
        </w:tc>
        <w:tc>
          <w:tcPr>
            <w:tcW w:w="1236" w:type="dxa"/>
            <w:tcBorders>
              <w:bottom w:val="single" w:sz="12" w:space="0" w:color="auto"/>
            </w:tcBorders>
            <w:noWrap/>
            <w:hideMark/>
          </w:tcPr>
          <w:p w14:paraId="28FB3E2C"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1.247 (1.438)</w:t>
            </w:r>
          </w:p>
        </w:tc>
        <w:tc>
          <w:tcPr>
            <w:tcW w:w="1236" w:type="dxa"/>
            <w:tcBorders>
              <w:bottom w:val="single" w:sz="12" w:space="0" w:color="auto"/>
            </w:tcBorders>
            <w:noWrap/>
            <w:hideMark/>
          </w:tcPr>
          <w:p w14:paraId="498CDAE7"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0.926 (1.26)</w:t>
            </w:r>
          </w:p>
        </w:tc>
        <w:tc>
          <w:tcPr>
            <w:tcW w:w="1236" w:type="dxa"/>
            <w:tcBorders>
              <w:bottom w:val="single" w:sz="12" w:space="0" w:color="auto"/>
            </w:tcBorders>
            <w:noWrap/>
            <w:hideMark/>
          </w:tcPr>
          <w:p w14:paraId="3BB69D3F"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0.607 (0.808)</w:t>
            </w:r>
          </w:p>
        </w:tc>
        <w:tc>
          <w:tcPr>
            <w:tcW w:w="1236" w:type="dxa"/>
            <w:tcBorders>
              <w:bottom w:val="single" w:sz="12" w:space="0" w:color="auto"/>
              <w:right w:val="nil"/>
            </w:tcBorders>
            <w:noWrap/>
            <w:hideMark/>
          </w:tcPr>
          <w:p w14:paraId="67BB3EBE" w14:textId="77777777" w:rsidR="00FE74BA" w:rsidRPr="00C978C7" w:rsidRDefault="00FE74BA" w:rsidP="002664B9">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1.081 (1.387)</w:t>
            </w:r>
          </w:p>
        </w:tc>
      </w:tr>
    </w:tbl>
    <w:p w14:paraId="1C36D1DE" w14:textId="77777777" w:rsidR="00F9629B" w:rsidRDefault="00FE74BA" w:rsidP="00F9629B">
      <w:pPr>
        <w:widowControl/>
        <w:wordWrap/>
        <w:autoSpaceDE/>
        <w:autoSpaceDN/>
        <w:rPr>
          <w:sz w:val="20"/>
          <w:szCs w:val="20"/>
        </w:rPr>
      </w:pPr>
      <w:r w:rsidRPr="0039364D">
        <w:rPr>
          <w:sz w:val="20"/>
          <w:szCs w:val="20"/>
        </w:rPr>
        <w:t xml:space="preserve">Note: </w:t>
      </w:r>
      <w:r w:rsidR="00F9629B" w:rsidRPr="00F9629B">
        <w:rPr>
          <w:sz w:val="20"/>
          <w:szCs w:val="20"/>
        </w:rPr>
        <w:t>Variables in bold (i.e., 17 selected features) have been included in the classification model below at least in one cluster.</w:t>
      </w:r>
    </w:p>
    <w:p w14:paraId="6E87BD34" w14:textId="23B5AECA" w:rsidR="00F9629B" w:rsidRDefault="00F9629B">
      <w:pPr>
        <w:widowControl/>
        <w:wordWrap/>
        <w:autoSpaceDE/>
        <w:autoSpaceDN/>
        <w:spacing w:line="240" w:lineRule="auto"/>
        <w:rPr>
          <w:b/>
          <w:bCs/>
        </w:rPr>
      </w:pPr>
      <w:r>
        <w:rPr>
          <w:b/>
          <w:bCs/>
        </w:rPr>
        <w:br w:type="page"/>
      </w:r>
    </w:p>
    <w:p w14:paraId="67EA06E0" w14:textId="1983C0CA" w:rsidR="007F05A4" w:rsidRPr="007636D1" w:rsidRDefault="00F9629B" w:rsidP="00F9629B">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Pr>
          <w:b/>
          <w:bCs/>
          <w:noProof/>
        </w:rPr>
        <w:t>4</w:t>
      </w:r>
      <w:r w:rsidRPr="00F9629B">
        <w:rPr>
          <w:b/>
          <w:bCs/>
          <w:noProof/>
        </w:rPr>
        <w:fldChar w:fldCharType="end"/>
      </w:r>
      <w:r w:rsidR="007F05A4" w:rsidRPr="007636D1">
        <w:rPr>
          <w:b/>
          <w:bCs/>
        </w:rPr>
        <w:t>. Estimated coefficients in MLR LASSO model of cluster membership</w:t>
      </w:r>
      <w:r w:rsidR="007636D1" w:rsidRPr="007636D1">
        <w:rPr>
          <w:b/>
          <w:bCs/>
        </w:rPr>
        <w:t>.</w:t>
      </w:r>
    </w:p>
    <w:tbl>
      <w:tblPr>
        <w:tblStyle w:val="GridTable1Light"/>
        <w:tblW w:w="5000" w:type="pct"/>
        <w:tblLayout w:type="fixed"/>
        <w:tblLook w:val="04A0" w:firstRow="1" w:lastRow="0" w:firstColumn="1" w:lastColumn="0" w:noHBand="0" w:noVBand="1"/>
      </w:tblPr>
      <w:tblGrid>
        <w:gridCol w:w="2380"/>
        <w:gridCol w:w="2016"/>
        <w:gridCol w:w="6377"/>
        <w:gridCol w:w="710"/>
        <w:gridCol w:w="710"/>
        <w:gridCol w:w="710"/>
        <w:gridCol w:w="794"/>
      </w:tblGrid>
      <w:tr w:rsidR="00B3401D" w14:paraId="0F0DB61E" w14:textId="77777777" w:rsidTr="00FA1B2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12" w:space="0" w:color="auto"/>
              <w:left w:val="nil"/>
              <w:bottom w:val="single" w:sz="12" w:space="0" w:color="auto"/>
              <w:right w:val="single" w:sz="4" w:space="0" w:color="BFBFBF" w:themeColor="background1" w:themeShade="BF"/>
            </w:tcBorders>
            <w:shd w:val="clear" w:color="auto" w:fill="A5A5A5" w:themeFill="accent3"/>
            <w:noWrap/>
            <w:hideMark/>
          </w:tcPr>
          <w:p w14:paraId="0BDF4521" w14:textId="77777777" w:rsidR="007636D1" w:rsidRPr="00D92F1B" w:rsidRDefault="007636D1" w:rsidP="0039441D">
            <w:pPr>
              <w:widowControl/>
              <w:wordWrap/>
              <w:autoSpaceDE/>
              <w:rPr>
                <w:rFonts w:eastAsia="Times New Roman"/>
                <w:sz w:val="18"/>
                <w:szCs w:val="18"/>
              </w:rPr>
            </w:pPr>
            <w:r w:rsidRPr="00D92F1B">
              <w:rPr>
                <w:rFonts w:eastAsia="Times New Roman"/>
                <w:sz w:val="18"/>
                <w:szCs w:val="18"/>
              </w:rPr>
              <w:t>Domains</w:t>
            </w:r>
          </w:p>
        </w:tc>
        <w:tc>
          <w:tcPr>
            <w:tcW w:w="2328" w:type="pct"/>
            <w:tcBorders>
              <w:top w:val="single" w:sz="12" w:space="0" w:color="auto"/>
              <w:left w:val="single" w:sz="4" w:space="0" w:color="BFBFBF" w:themeColor="background1" w:themeShade="BF"/>
              <w:bottom w:val="single" w:sz="12" w:space="0" w:color="auto"/>
              <w:right w:val="single" w:sz="4" w:space="0" w:color="BFBFBF" w:themeColor="background1" w:themeShade="BF"/>
            </w:tcBorders>
            <w:shd w:val="clear" w:color="auto" w:fill="A5A5A5" w:themeFill="accent3"/>
            <w:noWrap/>
            <w:hideMark/>
          </w:tcPr>
          <w:p w14:paraId="0F6BC4EE" w14:textId="77777777" w:rsidR="007636D1" w:rsidRPr="00D92F1B" w:rsidRDefault="007636D1" w:rsidP="0039441D">
            <w:pPr>
              <w:widowControl/>
              <w:wordWrap/>
              <w:autoSpaceDE/>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Variable</w:t>
            </w:r>
          </w:p>
        </w:tc>
        <w:tc>
          <w:tcPr>
            <w:tcW w:w="259" w:type="pct"/>
            <w:tcBorders>
              <w:top w:val="single" w:sz="12" w:space="0" w:color="auto"/>
              <w:left w:val="single" w:sz="4" w:space="0" w:color="BFBFBF" w:themeColor="background1" w:themeShade="BF"/>
              <w:bottom w:val="single" w:sz="12" w:space="0" w:color="auto"/>
              <w:right w:val="single" w:sz="4" w:space="0" w:color="BFBFBF" w:themeColor="background1" w:themeShade="BF"/>
            </w:tcBorders>
            <w:shd w:val="clear" w:color="auto" w:fill="A5A5A5" w:themeFill="accent3"/>
            <w:noWrap/>
            <w:hideMark/>
          </w:tcPr>
          <w:p w14:paraId="346E8BF2"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G1</w:t>
            </w:r>
          </w:p>
        </w:tc>
        <w:tc>
          <w:tcPr>
            <w:tcW w:w="259" w:type="pct"/>
            <w:tcBorders>
              <w:top w:val="single" w:sz="12" w:space="0" w:color="auto"/>
              <w:left w:val="single" w:sz="4" w:space="0" w:color="BFBFBF" w:themeColor="background1" w:themeShade="BF"/>
              <w:bottom w:val="single" w:sz="12" w:space="0" w:color="auto"/>
              <w:right w:val="single" w:sz="4" w:space="0" w:color="BFBFBF" w:themeColor="background1" w:themeShade="BF"/>
            </w:tcBorders>
            <w:shd w:val="clear" w:color="auto" w:fill="A5A5A5" w:themeFill="accent3"/>
            <w:noWrap/>
            <w:hideMark/>
          </w:tcPr>
          <w:p w14:paraId="0FFB8035"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G2</w:t>
            </w:r>
          </w:p>
        </w:tc>
        <w:tc>
          <w:tcPr>
            <w:tcW w:w="259" w:type="pct"/>
            <w:tcBorders>
              <w:top w:val="single" w:sz="12" w:space="0" w:color="auto"/>
              <w:left w:val="single" w:sz="4" w:space="0" w:color="BFBFBF" w:themeColor="background1" w:themeShade="BF"/>
              <w:bottom w:val="single" w:sz="12" w:space="0" w:color="auto"/>
              <w:right w:val="single" w:sz="4" w:space="0" w:color="BFBFBF" w:themeColor="background1" w:themeShade="BF"/>
            </w:tcBorders>
            <w:shd w:val="clear" w:color="auto" w:fill="A5A5A5" w:themeFill="accent3"/>
            <w:noWrap/>
            <w:hideMark/>
          </w:tcPr>
          <w:p w14:paraId="3E723B0F"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G3</w:t>
            </w:r>
          </w:p>
        </w:tc>
        <w:tc>
          <w:tcPr>
            <w:tcW w:w="290" w:type="pct"/>
            <w:tcBorders>
              <w:top w:val="single" w:sz="12" w:space="0" w:color="auto"/>
              <w:left w:val="single" w:sz="4" w:space="0" w:color="BFBFBF" w:themeColor="background1" w:themeShade="BF"/>
              <w:bottom w:val="single" w:sz="12" w:space="0" w:color="auto"/>
              <w:right w:val="nil"/>
            </w:tcBorders>
            <w:shd w:val="clear" w:color="auto" w:fill="A5A5A5" w:themeFill="accent3"/>
            <w:noWrap/>
            <w:hideMark/>
          </w:tcPr>
          <w:p w14:paraId="3F508511" w14:textId="77777777" w:rsidR="007636D1" w:rsidRPr="00D92F1B" w:rsidRDefault="007636D1" w:rsidP="0039441D">
            <w:pPr>
              <w:widowControl/>
              <w:wordWrap/>
              <w:autoSpaceDE/>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D92F1B">
              <w:rPr>
                <w:rFonts w:eastAsia="Times New Roman"/>
                <w:sz w:val="18"/>
                <w:szCs w:val="18"/>
              </w:rPr>
              <w:t>G4</w:t>
            </w:r>
          </w:p>
        </w:tc>
      </w:tr>
      <w:tr w:rsidR="00FC3C5D" w14:paraId="48F825C8"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3933" w:type="pct"/>
            <w:gridSpan w:val="3"/>
            <w:tcBorders>
              <w:top w:val="single" w:sz="12" w:space="0" w:color="auto"/>
              <w:left w:val="nil"/>
              <w:bottom w:val="single" w:sz="4" w:space="0" w:color="BFBFBF" w:themeColor="background1" w:themeShade="BF"/>
              <w:right w:val="single" w:sz="4" w:space="0" w:color="BFBFBF" w:themeColor="background1" w:themeShade="BF"/>
            </w:tcBorders>
            <w:noWrap/>
            <w:hideMark/>
          </w:tcPr>
          <w:p w14:paraId="1C1067AE" w14:textId="77777777" w:rsidR="00FC3C5D" w:rsidRPr="0040133F" w:rsidRDefault="00FC3C5D" w:rsidP="00FC3C5D">
            <w:pPr>
              <w:widowControl/>
              <w:wordWrap/>
              <w:autoSpaceDE/>
              <w:rPr>
                <w:rFonts w:eastAsia="Times New Roman"/>
                <w:sz w:val="18"/>
                <w:szCs w:val="18"/>
              </w:rPr>
            </w:pPr>
            <w:r w:rsidRPr="0040133F">
              <w:rPr>
                <w:rFonts w:eastAsia="Times New Roman"/>
                <w:color w:val="000000"/>
                <w:sz w:val="18"/>
                <w:szCs w:val="18"/>
              </w:rPr>
              <w:t>Constant</w:t>
            </w:r>
          </w:p>
        </w:tc>
        <w:tc>
          <w:tcPr>
            <w:tcW w:w="259" w:type="pct"/>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C663C54" w14:textId="28CE08A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-0.594</w:t>
            </w:r>
          </w:p>
        </w:tc>
        <w:tc>
          <w:tcPr>
            <w:tcW w:w="259" w:type="pct"/>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252C3F" w14:textId="30318A0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0.408</w:t>
            </w:r>
          </w:p>
        </w:tc>
        <w:tc>
          <w:tcPr>
            <w:tcW w:w="259" w:type="pct"/>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21F3C89" w14:textId="025E09CF"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0.539</w:t>
            </w:r>
          </w:p>
        </w:tc>
        <w:tc>
          <w:tcPr>
            <w:tcW w:w="290" w:type="pct"/>
            <w:tcBorders>
              <w:top w:val="single" w:sz="12" w:space="0" w:color="auto"/>
              <w:left w:val="single" w:sz="4" w:space="0" w:color="BFBFBF" w:themeColor="background1" w:themeShade="BF"/>
              <w:bottom w:val="single" w:sz="4" w:space="0" w:color="BFBFBF" w:themeColor="background1" w:themeShade="BF"/>
              <w:right w:val="nil"/>
            </w:tcBorders>
            <w:noWrap/>
            <w:hideMark/>
          </w:tcPr>
          <w:p w14:paraId="636230D4" w14:textId="778A9F3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-0.353</w:t>
            </w:r>
          </w:p>
        </w:tc>
      </w:tr>
      <w:tr w:rsidR="00FC3C5D" w14:paraId="33EA5AFA"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72CE51A7" w14:textId="77777777" w:rsidR="00FC3C5D" w:rsidRPr="0040133F" w:rsidRDefault="00FC3C5D" w:rsidP="00FC3C5D">
            <w:pPr>
              <w:widowControl/>
              <w:wordWrap/>
              <w:autoSpaceDE/>
              <w:rPr>
                <w:rFonts w:eastAsia="Times New Roman"/>
                <w:color w:val="000000"/>
                <w:sz w:val="18"/>
                <w:szCs w:val="18"/>
              </w:rPr>
            </w:pPr>
            <w:r w:rsidRPr="0040133F">
              <w:rPr>
                <w:rFonts w:eastAsia="Times New Roman"/>
                <w:color w:val="000000"/>
                <w:sz w:val="18"/>
                <w:szCs w:val="18"/>
              </w:rPr>
              <w:t xml:space="preserve">Sociodemographic profile </w:t>
            </w:r>
          </w:p>
          <w:p w14:paraId="701F785D" w14:textId="77777777" w:rsidR="00FC3C5D" w:rsidRPr="0040133F" w:rsidRDefault="00FC3C5D" w:rsidP="00FC3C5D">
            <w:pPr>
              <w:spacing w:line="240" w:lineRule="auto"/>
              <w:rPr>
                <w:rFonts w:eastAsia="Times New Roman"/>
                <w:color w:val="000000"/>
                <w:sz w:val="18"/>
                <w:szCs w:val="18"/>
              </w:rPr>
            </w:pPr>
          </w:p>
        </w:tc>
        <w:tc>
          <w:tcPr>
            <w:tcW w:w="736"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2597C01"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Income</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249CCE3" w14:textId="503B3BF5"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lowest household income quintile at national level</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445EBFF" w14:textId="030E6135"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97B4CB6" w14:textId="59B3D7C3"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3AA8FF" w14:textId="636945C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hideMark/>
          </w:tcPr>
          <w:p w14:paraId="37723865" w14:textId="3CF88995"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0.046</w:t>
            </w:r>
          </w:p>
        </w:tc>
      </w:tr>
      <w:tr w:rsidR="00FC3C5D" w14:paraId="05690BF9"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40B0EBF5" w14:textId="77777777" w:rsidR="00FC3C5D" w:rsidRPr="0040133F" w:rsidRDefault="00FC3C5D" w:rsidP="00FC3C5D">
            <w:pPr>
              <w:spacing w:line="240" w:lineRule="auto"/>
              <w:rPr>
                <w:rFonts w:eastAsia="Times New Roman"/>
                <w:color w:val="000000"/>
                <w:sz w:val="18"/>
                <w:szCs w:val="18"/>
              </w:rPr>
            </w:pPr>
          </w:p>
        </w:tc>
        <w:tc>
          <w:tcPr>
            <w:tcW w:w="736" w:type="pct"/>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58E640" w14:textId="77777777" w:rsidR="00FC3C5D" w:rsidRPr="00D92F1B" w:rsidRDefault="00FC3C5D" w:rsidP="00FC3C5D">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9AE6377" w14:textId="336B414A"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median household income quintile at national level</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22A90DD" w14:textId="536F7F6F"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-0.086</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60456CF" w14:textId="7778A96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0.000</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F832BF3" w14:textId="6B08AE36"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0.377</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5639E091" w14:textId="0C7C13EF"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43F519EF"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29FCF526" w14:textId="77777777" w:rsidR="00FC3C5D" w:rsidRPr="0040133F" w:rsidRDefault="00FC3C5D" w:rsidP="00FC3C5D">
            <w:pPr>
              <w:spacing w:line="240" w:lineRule="auto"/>
              <w:rPr>
                <w:rFonts w:eastAsia="Times New Roman"/>
                <w:color w:val="000000"/>
                <w:sz w:val="18"/>
                <w:szCs w:val="18"/>
              </w:rPr>
            </w:pPr>
          </w:p>
        </w:tc>
        <w:tc>
          <w:tcPr>
            <w:tcW w:w="736" w:type="pct"/>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55744A" w14:textId="77777777" w:rsidR="00FC3C5D" w:rsidRPr="00D92F1B" w:rsidRDefault="00FC3C5D" w:rsidP="00FC3C5D">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8C5CF6" w14:textId="7036CF3A"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in top household income quintile at national level</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DD710ED" w14:textId="471031F2"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0.191</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EB1197C" w14:textId="5358F325"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0.467</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B2B652A" w14:textId="1674B14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-0.255</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2AD4E229" w14:textId="15C2AF2B"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-0.191</w:t>
            </w:r>
          </w:p>
        </w:tc>
      </w:tr>
      <w:tr w:rsidR="00FC3C5D" w14:paraId="5B384F6C"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2CF0B3E7" w14:textId="77777777" w:rsidR="00FC3C5D" w:rsidRPr="0040133F" w:rsidRDefault="00FC3C5D" w:rsidP="00FC3C5D">
            <w:pPr>
              <w:spacing w:line="240" w:lineRule="auto"/>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93262BC"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Occupation</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D029A85"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Social Grade C1 (lower middle class)</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7EE9A16" w14:textId="1156A8F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79A198E" w14:textId="68C6B014"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0.279</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DD33513" w14:textId="00E6871C"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3AA80799" w14:textId="295DD69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-0.254</w:t>
            </w:r>
          </w:p>
        </w:tc>
      </w:tr>
      <w:tr w:rsidR="00FC3C5D" w14:paraId="3F09D26F"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1A4BD015" w14:textId="77777777" w:rsidR="00FC3C5D" w:rsidRPr="0040133F" w:rsidRDefault="00FC3C5D" w:rsidP="00FC3C5D">
            <w:pPr>
              <w:spacing w:line="240" w:lineRule="auto"/>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7A740B"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Housing type</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9C2AF9A"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dwellings with ≥3 bedrooms</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CD7661C" w14:textId="0D5C30E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E751EBB" w14:textId="391FA07A"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E28CE9C" w14:textId="0FFE4B34"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0.256</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7E8B3F56" w14:textId="449CC29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7A06FC74"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76DAC077" w14:textId="77777777" w:rsidR="00FC3C5D" w:rsidRPr="0040133F" w:rsidRDefault="00FC3C5D" w:rsidP="00FC3C5D">
            <w:pPr>
              <w:spacing w:line="240" w:lineRule="auto"/>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1694C2"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Residential density</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3FDAC0" w14:textId="76EADFBF"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Resident population density (1,000 inhabitants per km</w:t>
            </w:r>
            <w:r w:rsidRPr="00D92F1B">
              <w:rPr>
                <w:rFonts w:eastAsia="Times New Roman"/>
                <w:color w:val="000000"/>
                <w:sz w:val="18"/>
                <w:szCs w:val="18"/>
                <w:vertAlign w:val="superscript"/>
              </w:rPr>
              <w:t>2</w:t>
            </w:r>
            <w:r w:rsidRPr="00D92F1B">
              <w:rPr>
                <w:rFonts w:eastAsia="Times New Roman"/>
                <w:color w:val="000000"/>
                <w:sz w:val="18"/>
                <w:szCs w:val="18"/>
              </w:rPr>
              <w:t>)</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DB7E0B9" w14:textId="6463524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2350567" w14:textId="2997D665"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-0.056</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71D2558" w14:textId="0670A13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342E9496" w14:textId="4108A5A0"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-0.258</w:t>
            </w:r>
          </w:p>
        </w:tc>
      </w:tr>
      <w:tr w:rsidR="00FC3C5D" w14:paraId="44D2F366"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790FF6A8" w14:textId="77777777" w:rsidR="00FC3C5D" w:rsidRPr="0040133F" w:rsidRDefault="00FC3C5D" w:rsidP="00FC3C5D">
            <w:pPr>
              <w:spacing w:line="240" w:lineRule="auto"/>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476896F"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Economic activity</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2E01D8F" w14:textId="313C5791"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self-employed workers in the resident</w:t>
            </w:r>
            <w:r>
              <w:rPr>
                <w:rFonts w:eastAsia="Times New Roman"/>
                <w:color w:val="000000"/>
                <w:sz w:val="18"/>
                <w:szCs w:val="18"/>
              </w:rPr>
              <w:t xml:space="preserve"> </w:t>
            </w:r>
            <w:r w:rsidRPr="00D92F1B">
              <w:rPr>
                <w:rFonts w:eastAsia="Times New Roman"/>
                <w:color w:val="000000"/>
                <w:sz w:val="18"/>
                <w:szCs w:val="18"/>
              </w:rPr>
              <w:t>population aged 16-74</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ADA98AB" w14:textId="03C6C92A"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0.713</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F1FBEEB" w14:textId="7C20022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0.037</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FEC17CF" w14:textId="72FFB7AF"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-0.037</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7F5A4340" w14:textId="573697DA"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-0.086</w:t>
            </w:r>
          </w:p>
        </w:tc>
      </w:tr>
      <w:tr w:rsidR="00FC3C5D" w14:paraId="353B86F5"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6BD06159" w14:textId="77777777" w:rsidR="00FC3C5D" w:rsidRPr="0040133F" w:rsidRDefault="00FC3C5D" w:rsidP="00FC3C5D">
            <w:pPr>
              <w:widowControl/>
              <w:wordWrap/>
              <w:autoSpaceDE/>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433969C"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Bangladeshi</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A259B24"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Bangladeshi</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FBD7DF5" w14:textId="646C79F5"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0.085</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395FD97" w14:textId="6A084F4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C2E5EAD" w14:textId="497D613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39F2DE00" w14:textId="5B7C4559"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51C24E36"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126C1083" w14:textId="77777777" w:rsidR="00FC3C5D" w:rsidRPr="0040133F" w:rsidRDefault="00FC3C5D" w:rsidP="00FC3C5D">
            <w:pPr>
              <w:widowControl/>
              <w:wordWrap/>
              <w:autoSpaceDE/>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6C22883" w14:textId="173CC2DF"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Asian</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19908E5" w14:textId="110CAE85"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Asian</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6F73B32" w14:textId="5092479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5A6A656" w14:textId="308F9E32"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0.069</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547FB6D" w14:textId="10B4B71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-0.019</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35853155" w14:textId="6B63F83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325D2566"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34B5108C" w14:textId="77777777" w:rsidR="00FC3C5D" w:rsidRPr="0040133F" w:rsidRDefault="00FC3C5D" w:rsidP="00FC3C5D">
            <w:pPr>
              <w:widowControl/>
              <w:wordWrap/>
              <w:autoSpaceDE/>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1488947" w14:textId="55AF3710"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African</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6C72808" w14:textId="3DE0495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African</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157A06F" w14:textId="64DFB2C9"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9B2A0F6" w14:textId="7FE189E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0.462</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4D5C0A7" w14:textId="7DFCCCA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574CA4DA" w14:textId="0A756AB9"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-0.198</w:t>
            </w:r>
          </w:p>
        </w:tc>
      </w:tr>
      <w:tr w:rsidR="00FC3C5D" w14:paraId="72A01378"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7AA74FE8" w14:textId="77777777" w:rsidR="00FC3C5D" w:rsidRPr="0040133F" w:rsidRDefault="00FC3C5D" w:rsidP="00FC3C5D">
            <w:pPr>
              <w:widowControl/>
              <w:wordWrap/>
              <w:autoSpaceDE/>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7FB178E7" w14:textId="03D21F5A"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Caribbean</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6783F69" w14:textId="2F0970B3"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Black Caribbean</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E2584F8" w14:textId="558BE70A"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0.109</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06B1886" w14:textId="53362C8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798C53E" w14:textId="060D9C69"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0AD398F8" w14:textId="732B4E6F"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-0.057</w:t>
            </w:r>
          </w:p>
        </w:tc>
      </w:tr>
      <w:tr w:rsidR="00FC3C5D" w14:paraId="7A586F4C"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6CA90A8D" w14:textId="77777777" w:rsidR="00FC3C5D" w:rsidRPr="0040133F" w:rsidRDefault="00FC3C5D" w:rsidP="00FC3C5D">
            <w:pPr>
              <w:widowControl/>
              <w:wordWrap/>
              <w:autoSpaceDE/>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C06C141" w14:textId="786944D3"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Other Black</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A30A22C" w14:textId="79824271"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Percentage Other Black</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6CA375E" w14:textId="5F6CF66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0.116</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6BAF2A2" w14:textId="59FBF5E6"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CFAF063" w14:textId="5D3BCB8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71E5075D" w14:textId="7236A86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0.181</w:t>
            </w:r>
          </w:p>
        </w:tc>
      </w:tr>
      <w:tr w:rsidR="00FC3C5D" w14:paraId="218BD96F"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47B5407E" w14:textId="77777777" w:rsidR="00FC3C5D" w:rsidRPr="0040133F" w:rsidRDefault="00FC3C5D" w:rsidP="00FC3C5D">
            <w:pPr>
              <w:widowControl/>
              <w:wordWrap/>
              <w:autoSpaceDE/>
              <w:rPr>
                <w:rFonts w:eastAsia="Times New Roman"/>
                <w:color w:val="000000"/>
                <w:sz w:val="18"/>
                <w:szCs w:val="18"/>
              </w:rPr>
            </w:pPr>
            <w:r w:rsidRPr="0040133F">
              <w:rPr>
                <w:rFonts w:eastAsia="Times New Roman"/>
                <w:color w:val="000000"/>
                <w:sz w:val="18"/>
                <w:szCs w:val="18"/>
              </w:rPr>
              <w:t>Accessibility</w:t>
            </w:r>
          </w:p>
        </w:tc>
        <w:tc>
          <w:tcPr>
            <w:tcW w:w="736"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F77F34C"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Car availability</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7BD7611"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1 vehicle</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A671A49" w14:textId="35E7A4CE"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-0.354</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0680729" w14:textId="12AA329A"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0.060</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1E782EB" w14:textId="2664078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-0.060</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49962EBD" w14:textId="668187C1"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-0.661</w:t>
            </w:r>
          </w:p>
        </w:tc>
      </w:tr>
      <w:tr w:rsidR="00FC3C5D" w14:paraId="48B79963"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0D2149D3" w14:textId="77777777" w:rsidR="00FC3C5D" w:rsidRPr="0040133F" w:rsidRDefault="00FC3C5D" w:rsidP="00FC3C5D">
            <w:pPr>
              <w:widowControl/>
              <w:wordWrap/>
              <w:autoSpaceDE/>
              <w:autoSpaceDN/>
              <w:rPr>
                <w:rFonts w:eastAsia="Times New Roman"/>
                <w:color w:val="000000"/>
                <w:sz w:val="18"/>
                <w:szCs w:val="18"/>
              </w:rPr>
            </w:pPr>
          </w:p>
        </w:tc>
        <w:tc>
          <w:tcPr>
            <w:tcW w:w="736" w:type="pct"/>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19D69A" w14:textId="77777777" w:rsidR="00FC3C5D" w:rsidRPr="00D92F1B" w:rsidRDefault="00FC3C5D" w:rsidP="00FC3C5D">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74ABF90"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Share of households with ≥3 vehicles</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9A3ED8D" w14:textId="1241DC6B"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0.000</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0DD05D3" w14:textId="03B1BE8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0.412</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A35540F" w14:textId="39609871"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0AE68637" w14:textId="6155F33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7D590F61"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468447A7" w14:textId="77777777" w:rsidR="00FC3C5D" w:rsidRPr="0040133F" w:rsidRDefault="00FC3C5D" w:rsidP="00FC3C5D">
            <w:pPr>
              <w:widowControl/>
              <w:wordWrap/>
              <w:autoSpaceDE/>
              <w:autoSpaceDN/>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BBD9F98" w14:textId="1335A6EF"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 xml:space="preserve">Healthcare facilities </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4A06077"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Hospitals (per 1,000 inhabitants)</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7A16B54" w14:textId="54E709B9"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0.078</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369F54E6" w14:textId="3E6CDF64"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-0.162</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988DE2A" w14:textId="1A8F28E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32BFA63C" w14:textId="267611A2"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r>
      <w:tr w:rsidR="00FC3C5D" w14:paraId="254EF0FE"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val="restart"/>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5CAFF64C" w14:textId="77777777" w:rsidR="00FC3C5D" w:rsidRPr="0040133F" w:rsidRDefault="00FC3C5D" w:rsidP="00FC3C5D">
            <w:pPr>
              <w:widowControl/>
              <w:wordWrap/>
              <w:autoSpaceDE/>
              <w:rPr>
                <w:rFonts w:eastAsia="Times New Roman"/>
                <w:color w:val="000000"/>
                <w:sz w:val="18"/>
                <w:szCs w:val="18"/>
              </w:rPr>
            </w:pPr>
            <w:r w:rsidRPr="0040133F">
              <w:rPr>
                <w:rFonts w:eastAsia="Times New Roman"/>
                <w:color w:val="000000"/>
                <w:sz w:val="18"/>
                <w:szCs w:val="18"/>
              </w:rPr>
              <w:t>COVID-19 risk</w:t>
            </w: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889766" w14:textId="77777777"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Infection rates</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FCD2B12" w14:textId="13D714FD"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 xml:space="preserve">Cumulative COVID-19 reported cases per 100,000 </w:t>
            </w:r>
            <w:r>
              <w:rPr>
                <w:rFonts w:eastAsia="Times New Roman"/>
                <w:color w:val="000000"/>
                <w:sz w:val="18"/>
                <w:szCs w:val="18"/>
              </w:rPr>
              <w:t>residents</w:t>
            </w:r>
            <w:r w:rsidRPr="00D92F1B">
              <w:rPr>
                <w:rFonts w:eastAsia="Times New Roman"/>
                <w:color w:val="000000"/>
                <w:sz w:val="18"/>
                <w:szCs w:val="18"/>
              </w:rPr>
              <w:t xml:space="preserve"> before lockdown</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5CFA31E5" w14:textId="71C2C95B"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0.250</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5590EAA" w14:textId="15F85706"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4943586" w14:textId="67B7EC7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04D61E24" w14:textId="58B39394"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-0.011</w:t>
            </w:r>
          </w:p>
        </w:tc>
      </w:tr>
      <w:tr w:rsidR="00FC3C5D" w14:paraId="4841DA14"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869" w:type="pct"/>
            <w:vMerge/>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hideMark/>
          </w:tcPr>
          <w:p w14:paraId="539182B4" w14:textId="77777777" w:rsidR="00FC3C5D" w:rsidRPr="00D92F1B" w:rsidRDefault="00FC3C5D" w:rsidP="00FC3C5D">
            <w:pPr>
              <w:widowControl/>
              <w:wordWrap/>
              <w:autoSpaceDE/>
              <w:autoSpaceDN/>
              <w:rPr>
                <w:rFonts w:eastAsia="Times New Roman"/>
                <w:color w:val="000000"/>
                <w:sz w:val="18"/>
                <w:szCs w:val="18"/>
              </w:rPr>
            </w:pPr>
          </w:p>
        </w:tc>
        <w:tc>
          <w:tcPr>
            <w:tcW w:w="73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0501C98" w14:textId="3D1CED10"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Mortality rates</w:t>
            </w:r>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6C65A797" w14:textId="66516EFC" w:rsidR="00FC3C5D" w:rsidRPr="00D92F1B" w:rsidRDefault="00FC3C5D" w:rsidP="00FC3C5D">
            <w:pPr>
              <w:widowControl/>
              <w:wordWrap/>
              <w:autoSpaceDE/>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D92F1B">
              <w:rPr>
                <w:rFonts w:eastAsia="Times New Roman"/>
                <w:color w:val="000000"/>
                <w:sz w:val="18"/>
                <w:szCs w:val="18"/>
              </w:rPr>
              <w:t>Cumulative COVID-19 reported deaths per 100,000</w:t>
            </w:r>
            <w:r>
              <w:rPr>
                <w:rFonts w:eastAsia="Times New Roman"/>
                <w:color w:val="000000"/>
                <w:sz w:val="18"/>
                <w:szCs w:val="18"/>
              </w:rPr>
              <w:t xml:space="preserve"> residents</w:t>
            </w:r>
            <w:r w:rsidRPr="00D92F1B">
              <w:rPr>
                <w:rFonts w:eastAsia="Times New Roman"/>
                <w:color w:val="000000"/>
                <w:sz w:val="18"/>
                <w:szCs w:val="18"/>
              </w:rPr>
              <w:t xml:space="preserve"> before lockdown</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12DB4AC9" w14:textId="2CBC00B4"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01D0CF79" w14:textId="3F25EB2D"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42B40F40" w14:textId="7C3187C7"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0.008</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10B9F03C" w14:textId="1332D688" w:rsidR="00FC3C5D" w:rsidRPr="00D92F1B"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-0.199</w:t>
            </w:r>
          </w:p>
        </w:tc>
      </w:tr>
      <w:tr w:rsidR="007636D1" w14:paraId="4BB16555"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BFBFBF" w:themeColor="background1" w:themeShade="BF"/>
              <w:left w:val="nil"/>
              <w:bottom w:val="single" w:sz="4" w:space="0" w:color="BFBFBF" w:themeColor="background1" w:themeShade="BF"/>
              <w:right w:val="nil"/>
            </w:tcBorders>
            <w:noWrap/>
            <w:hideMark/>
          </w:tcPr>
          <w:p w14:paraId="21581885" w14:textId="77777777" w:rsidR="007636D1" w:rsidRPr="00D92F1B" w:rsidRDefault="007636D1" w:rsidP="007636D1">
            <w:pPr>
              <w:widowControl/>
              <w:wordWrap/>
              <w:autoSpaceDE/>
              <w:rPr>
                <w:rFonts w:eastAsia="Times New Roman"/>
                <w:sz w:val="18"/>
                <w:szCs w:val="18"/>
              </w:rPr>
            </w:pPr>
            <w:r w:rsidRPr="00D92F1B">
              <w:rPr>
                <w:rFonts w:eastAsia="Times New Roman"/>
                <w:color w:val="000000"/>
                <w:sz w:val="18"/>
                <w:szCs w:val="18"/>
              </w:rPr>
              <w:t xml:space="preserve">Model </w:t>
            </w:r>
            <w:r>
              <w:rPr>
                <w:rFonts w:eastAsia="Times New Roman"/>
                <w:color w:val="000000"/>
                <w:sz w:val="18"/>
                <w:szCs w:val="18"/>
              </w:rPr>
              <w:t>goodness of fit</w:t>
            </w:r>
          </w:p>
        </w:tc>
      </w:tr>
      <w:tr w:rsidR="00FC3C5D" w:rsidRPr="009508DF" w14:paraId="287C7BBE" w14:textId="77777777" w:rsidTr="00FA1B26">
        <w:trPr>
          <w:trHeight w:val="340"/>
          <w:ins w:id="672" w:author="Tim Schwanen" w:date="2023-08-06T16:01:00Z"/>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4600E876" w14:textId="77777777" w:rsidR="00FC3C5D" w:rsidRPr="009508DF" w:rsidRDefault="00FC3C5D" w:rsidP="00FC3C5D">
            <w:pPr>
              <w:widowControl/>
              <w:wordWrap/>
              <w:autoSpaceDE/>
              <w:rPr>
                <w:ins w:id="673" w:author="Tim Schwanen" w:date="2023-08-06T16:01:00Z"/>
                <w:rFonts w:eastAsia="Times New Roman"/>
                <w:b w:val="0"/>
                <w:bCs w:val="0"/>
                <w:color w:val="000000"/>
                <w:sz w:val="18"/>
                <w:szCs w:val="18"/>
              </w:rPr>
            </w:pPr>
            <w:ins w:id="674" w:author="Tim Schwanen" w:date="2023-08-06T16:01:00Z">
              <w:r w:rsidRPr="009508DF">
                <w:rPr>
                  <w:rFonts w:eastAsia="Times New Roman"/>
                  <w:b w:val="0"/>
                  <w:bCs w:val="0"/>
                  <w:color w:val="000000"/>
                  <w:sz w:val="18"/>
                  <w:szCs w:val="18"/>
                </w:rPr>
                <w:t>10</w:t>
              </w:r>
              <w:r>
                <w:rPr>
                  <w:rFonts w:eastAsia="Times New Roman"/>
                  <w:b w:val="0"/>
                  <w:bCs w:val="0"/>
                  <w:color w:val="000000"/>
                  <w:sz w:val="18"/>
                  <w:szCs w:val="18"/>
                </w:rPr>
                <w:t>-fold cross validation accuracy (%)</w:t>
              </w:r>
            </w:ins>
          </w:p>
        </w:tc>
        <w:tc>
          <w:tcPr>
            <w:tcW w:w="23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14:paraId="2BE2C95D" w14:textId="77777777" w:rsidR="00FC3C5D" w:rsidRPr="009508DF"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75" w:author="Tim Schwanen" w:date="2023-08-06T16:01:00Z"/>
                <w:rFonts w:eastAsia="Times New Roman"/>
                <w:color w:val="000000"/>
                <w:sz w:val="18"/>
                <w:szCs w:val="18"/>
              </w:rPr>
            </w:pP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53CE1A" w14:textId="1BAEA5E3" w:rsidR="00FC3C5D" w:rsidRPr="009508DF"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76" w:author="Tim Schwanen" w:date="2023-08-06T16:01:00Z"/>
                <w:rFonts w:eastAsia="Times New Roman"/>
                <w:color w:val="000000"/>
                <w:sz w:val="18"/>
                <w:szCs w:val="18"/>
              </w:rPr>
            </w:pPr>
            <w:r w:rsidRPr="00FC3C5D">
              <w:rPr>
                <w:rFonts w:eastAsia="Times New Roman"/>
                <w:color w:val="000000"/>
                <w:sz w:val="18"/>
                <w:szCs w:val="18"/>
              </w:rPr>
              <w:t>75.0%</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1682B4" w14:textId="3368FE86" w:rsidR="00FC3C5D" w:rsidRPr="009508DF"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77" w:author="Tim Schwanen" w:date="2023-08-06T16:01:00Z"/>
                <w:rFonts w:eastAsia="Times New Roman"/>
                <w:color w:val="000000"/>
                <w:sz w:val="18"/>
                <w:szCs w:val="18"/>
              </w:rPr>
            </w:pPr>
            <w:r w:rsidRPr="00FC3C5D">
              <w:rPr>
                <w:rFonts w:eastAsia="Times New Roman"/>
                <w:color w:val="000000"/>
                <w:sz w:val="18"/>
                <w:szCs w:val="18"/>
              </w:rPr>
              <w:t>67.7%</w:t>
            </w:r>
          </w:p>
        </w:tc>
        <w:tc>
          <w:tcPr>
            <w:tcW w:w="25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A10344" w14:textId="3955A709" w:rsidR="00FC3C5D" w:rsidRPr="009508DF"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78" w:author="Tim Schwanen" w:date="2023-08-06T16:01:00Z"/>
                <w:rFonts w:eastAsia="Times New Roman"/>
                <w:color w:val="000000"/>
                <w:sz w:val="18"/>
                <w:szCs w:val="18"/>
              </w:rPr>
            </w:pPr>
            <w:r w:rsidRPr="00FC3C5D">
              <w:rPr>
                <w:rFonts w:eastAsia="Times New Roman"/>
                <w:color w:val="000000"/>
                <w:sz w:val="18"/>
                <w:szCs w:val="18"/>
              </w:rPr>
              <w:t>55.6%</w:t>
            </w:r>
          </w:p>
        </w:tc>
        <w:tc>
          <w:tcPr>
            <w:tcW w:w="290" w:type="pct"/>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tcPr>
          <w:p w14:paraId="1607134F" w14:textId="64E9433F" w:rsidR="00FC3C5D" w:rsidRPr="009508DF"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79" w:author="Tim Schwanen" w:date="2023-08-06T16:01:00Z"/>
                <w:rFonts w:eastAsia="Times New Roman"/>
                <w:color w:val="000000"/>
                <w:sz w:val="18"/>
                <w:szCs w:val="18"/>
              </w:rPr>
            </w:pPr>
            <w:r w:rsidRPr="00FC3C5D">
              <w:rPr>
                <w:rFonts w:eastAsia="Times New Roman"/>
                <w:color w:val="000000"/>
                <w:sz w:val="18"/>
                <w:szCs w:val="18"/>
              </w:rPr>
              <w:t>69.7%</w:t>
            </w:r>
          </w:p>
        </w:tc>
      </w:tr>
      <w:tr w:rsidR="00FC3C5D" w14:paraId="48666F7E" w14:textId="77777777" w:rsidTr="00FA1B26">
        <w:trPr>
          <w:trHeight w:val="340"/>
          <w:ins w:id="680" w:author="Won Do Lee" w:date="2023-08-08T07:47:00Z"/>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tcPr>
          <w:p w14:paraId="55BEF33C" w14:textId="006B3384" w:rsidR="00FC3C5D" w:rsidRPr="00D92F1B" w:rsidRDefault="00FC3C5D" w:rsidP="00FC3C5D">
            <w:pPr>
              <w:widowControl/>
              <w:wordWrap/>
              <w:autoSpaceDE/>
              <w:rPr>
                <w:ins w:id="681" w:author="Won Do Lee" w:date="2023-08-08T07:47:00Z"/>
                <w:rFonts w:eastAsia="Times New Roman"/>
                <w:b w:val="0"/>
                <w:bCs w:val="0"/>
                <w:color w:val="000000"/>
                <w:sz w:val="18"/>
                <w:szCs w:val="18"/>
              </w:rPr>
            </w:pPr>
            <w:ins w:id="682" w:author="Won Do Lee" w:date="2023-08-08T07:49:00Z">
              <w:r>
                <w:rPr>
                  <w:rFonts w:eastAsia="Times New Roman"/>
                  <w:b w:val="0"/>
                  <w:bCs w:val="0"/>
                  <w:color w:val="000000"/>
                  <w:sz w:val="18"/>
                  <w:szCs w:val="18"/>
                </w:rPr>
                <w:t>P</w:t>
              </w:r>
            </w:ins>
            <w:ins w:id="683" w:author="Won Do Lee" w:date="2023-08-08T07:48:00Z">
              <w:r w:rsidRPr="00717627">
                <w:rPr>
                  <w:rFonts w:eastAsia="Times New Roman"/>
                  <w:b w:val="0"/>
                  <w:bCs w:val="0"/>
                  <w:color w:val="000000"/>
                  <w:sz w:val="18"/>
                  <w:szCs w:val="18"/>
                </w:rPr>
                <w:t xml:space="preserve">enalty parameter </w:t>
              </w:r>
            </w:ins>
            <m:oMath>
              <m:r>
                <w:ins w:id="684" w:author="Won Do Lee" w:date="2023-08-08T07:48:00Z">
                  <m:rPr>
                    <m:sty m:val="bi"/>
                  </m:rPr>
                  <w:rPr>
                    <w:rFonts w:ascii="Cambria Math" w:eastAsia="Times New Roman" w:hAnsi="Cambria Math"/>
                    <w:color w:val="000000"/>
                    <w:sz w:val="18"/>
                    <w:szCs w:val="18"/>
                  </w:rPr>
                  <m:t>λ</m:t>
                </w:ins>
              </m:r>
            </m:oMath>
          </w:p>
        </w:tc>
        <w:tc>
          <w:tcPr>
            <w:tcW w:w="3395" w:type="pct"/>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tcPr>
          <w:p w14:paraId="1986187F" w14:textId="33FB24E5" w:rsidR="00FC3C5D" w:rsidRPr="00717627"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ins w:id="685" w:author="Won Do Lee" w:date="2023-08-08T07:47:00Z"/>
                <w:rFonts w:eastAsia="Times New Roman"/>
                <w:color w:val="000000"/>
                <w:sz w:val="18"/>
                <w:szCs w:val="18"/>
              </w:rPr>
            </w:pPr>
            <w:r w:rsidRPr="00FC3C5D">
              <w:rPr>
                <w:rFonts w:eastAsia="Times New Roman"/>
                <w:color w:val="000000"/>
                <w:sz w:val="18"/>
                <w:szCs w:val="18"/>
              </w:rPr>
              <w:t>-226.824</w:t>
            </w:r>
          </w:p>
        </w:tc>
      </w:tr>
      <w:tr w:rsidR="00FC3C5D" w14:paraId="6103D3DD"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noWrap/>
            <w:hideMark/>
          </w:tcPr>
          <w:p w14:paraId="6F893E80" w14:textId="77777777" w:rsidR="00FC3C5D" w:rsidRPr="00D92F1B" w:rsidRDefault="00FC3C5D" w:rsidP="00FC3C5D">
            <w:pPr>
              <w:widowControl/>
              <w:wordWrap/>
              <w:autoSpaceDE/>
              <w:rPr>
                <w:rFonts w:eastAsia="Times New Roman"/>
                <w:b w:val="0"/>
                <w:bCs w:val="0"/>
                <w:color w:val="000000"/>
                <w:sz w:val="18"/>
                <w:szCs w:val="18"/>
              </w:rPr>
            </w:pPr>
            <w:proofErr w:type="spellStart"/>
            <w:r w:rsidRPr="00D92F1B">
              <w:rPr>
                <w:rFonts w:eastAsia="Times New Roman"/>
                <w:b w:val="0"/>
                <w:bCs w:val="0"/>
                <w:color w:val="000000"/>
                <w:sz w:val="18"/>
                <w:szCs w:val="18"/>
              </w:rPr>
              <w:t>AICc</w:t>
            </w:r>
            <w:proofErr w:type="spellEnd"/>
            <w:r w:rsidRPr="00D92F1B">
              <w:rPr>
                <w:rFonts w:eastAsia="Times New Roman"/>
                <w:b w:val="0"/>
                <w:bCs w:val="0"/>
                <w:color w:val="000000"/>
                <w:sz w:val="18"/>
                <w:szCs w:val="18"/>
              </w:rPr>
              <w:t xml:space="preserve"> (Akaike's Information Corrected Criterion)</w:t>
            </w:r>
          </w:p>
        </w:tc>
        <w:tc>
          <w:tcPr>
            <w:tcW w:w="3395" w:type="pct"/>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noWrap/>
            <w:hideMark/>
          </w:tcPr>
          <w:p w14:paraId="7F2F9F6B" w14:textId="110E0AD0" w:rsidR="00FC3C5D" w:rsidRPr="00FC3C5D"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FC3C5D">
              <w:rPr>
                <w:rFonts w:eastAsia="Times New Roman"/>
                <w:color w:val="000000"/>
                <w:sz w:val="18"/>
                <w:szCs w:val="18"/>
              </w:rPr>
              <w:t>-181.091</w:t>
            </w:r>
          </w:p>
        </w:tc>
      </w:tr>
      <w:tr w:rsidR="00FC3C5D" w14:paraId="0F9F0F1A" w14:textId="77777777" w:rsidTr="00FA1B26">
        <w:trPr>
          <w:trHeight w:val="340"/>
        </w:trPr>
        <w:tc>
          <w:tcPr>
            <w:cnfStyle w:val="001000000000" w:firstRow="0" w:lastRow="0" w:firstColumn="1" w:lastColumn="0" w:oddVBand="0" w:evenVBand="0" w:oddHBand="0" w:evenHBand="0" w:firstRowFirstColumn="0" w:firstRowLastColumn="0" w:lastRowFirstColumn="0" w:lastRowLastColumn="0"/>
            <w:tcW w:w="1605" w:type="pct"/>
            <w:gridSpan w:val="2"/>
            <w:tcBorders>
              <w:top w:val="single" w:sz="4" w:space="0" w:color="BFBFBF" w:themeColor="background1" w:themeShade="BF"/>
              <w:left w:val="nil"/>
              <w:bottom w:val="single" w:sz="12" w:space="0" w:color="auto"/>
              <w:right w:val="single" w:sz="4" w:space="0" w:color="BFBFBF" w:themeColor="background1" w:themeShade="BF"/>
            </w:tcBorders>
            <w:noWrap/>
            <w:hideMark/>
          </w:tcPr>
          <w:p w14:paraId="6AE3B932" w14:textId="77777777" w:rsidR="00FC3C5D" w:rsidRPr="00D92F1B" w:rsidRDefault="00FC3C5D" w:rsidP="00FC3C5D">
            <w:pPr>
              <w:widowControl/>
              <w:wordWrap/>
              <w:autoSpaceDE/>
              <w:rPr>
                <w:rFonts w:eastAsia="Times New Roman"/>
                <w:b w:val="0"/>
                <w:bCs w:val="0"/>
                <w:color w:val="000000"/>
                <w:sz w:val="18"/>
                <w:szCs w:val="18"/>
              </w:rPr>
            </w:pPr>
            <w:r w:rsidRPr="00D92F1B">
              <w:rPr>
                <w:rFonts w:eastAsia="Times New Roman"/>
                <w:b w:val="0"/>
                <w:bCs w:val="0"/>
                <w:color w:val="000000"/>
                <w:sz w:val="18"/>
                <w:szCs w:val="18"/>
              </w:rPr>
              <w:t>BIC (Bayesian information criterion)</w:t>
            </w:r>
          </w:p>
        </w:tc>
        <w:tc>
          <w:tcPr>
            <w:tcW w:w="3395" w:type="pct"/>
            <w:gridSpan w:val="5"/>
            <w:tcBorders>
              <w:top w:val="single" w:sz="4" w:space="0" w:color="BFBFBF" w:themeColor="background1" w:themeShade="BF"/>
              <w:left w:val="single" w:sz="4" w:space="0" w:color="BFBFBF" w:themeColor="background1" w:themeShade="BF"/>
              <w:bottom w:val="single" w:sz="12" w:space="0" w:color="auto"/>
              <w:right w:val="nil"/>
            </w:tcBorders>
            <w:noWrap/>
            <w:hideMark/>
          </w:tcPr>
          <w:p w14:paraId="3D44B34B" w14:textId="385FE1B0" w:rsidR="00FC3C5D" w:rsidRPr="00FC3C5D" w:rsidRDefault="00FC3C5D" w:rsidP="00FC3C5D">
            <w:pPr>
              <w:widowControl/>
              <w:wordWrap/>
              <w:autoSpaceDE/>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commentRangeStart w:id="686"/>
            <w:r w:rsidRPr="00FC3C5D">
              <w:rPr>
                <w:rFonts w:eastAsia="Times New Roman"/>
                <w:color w:val="000000"/>
                <w:sz w:val="18"/>
                <w:szCs w:val="18"/>
              </w:rPr>
              <w:t>-226.824</w:t>
            </w:r>
            <w:commentRangeEnd w:id="686"/>
            <w:r>
              <w:rPr>
                <w:rStyle w:val="CommentReference"/>
              </w:rPr>
              <w:commentReference w:id="686"/>
            </w:r>
          </w:p>
        </w:tc>
      </w:tr>
    </w:tbl>
    <w:p w14:paraId="7F7F1495" w14:textId="10860546" w:rsidR="00FA1B26" w:rsidRDefault="00FA1B26" w:rsidP="00872147">
      <w:pPr>
        <w:jc w:val="center"/>
        <w:rPr>
          <w:ins w:id="687" w:author="Tim Schwanen" w:date="2023-08-01T17:02:00Z"/>
        </w:rPr>
        <w:sectPr w:rsidR="00FA1B26"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5E9F97F8" w:rsidR="00A162FB" w:rsidRPr="0039364D" w:rsidRDefault="00A162FB" w:rsidP="00872147">
      <w:pPr>
        <w:pStyle w:val="Caption"/>
      </w:pPr>
      <w:bookmarkStart w:id="688" w:name="_Ref80970016"/>
      <w:r w:rsidRPr="0039364D">
        <w:t xml:space="preserve">Figure </w:t>
      </w:r>
      <w:r w:rsidR="00000000">
        <w:fldChar w:fldCharType="begin"/>
      </w:r>
      <w:r w:rsidR="00000000">
        <w:instrText xml:space="preserve"> SEQ Figure \* ARABIC </w:instrText>
      </w:r>
      <w:r w:rsidR="00000000">
        <w:fldChar w:fldCharType="separate"/>
      </w:r>
      <w:r w:rsidR="007D24CC">
        <w:rPr>
          <w:noProof/>
        </w:rPr>
        <w:t>1</w:t>
      </w:r>
      <w:r w:rsidR="00000000">
        <w:rPr>
          <w:noProof/>
        </w:rPr>
        <w:fldChar w:fldCharType="end"/>
      </w:r>
      <w:bookmarkEnd w:id="688"/>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689"/>
      <w:r w:rsidRPr="0039364D">
        <w:rPr>
          <w:sz w:val="20"/>
          <w:szCs w:val="20"/>
          <w:highlight w:val="yellow"/>
        </w:rPr>
        <w:t>XXX</w:t>
      </w:r>
      <w:commentRangeEnd w:id="689"/>
      <w:r w:rsidRPr="0039364D">
        <w:rPr>
          <w:rStyle w:val="CommentReference"/>
        </w:rPr>
        <w:commentReference w:id="689"/>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618433B9" w:rsidR="00E20D63" w:rsidRPr="0039364D" w:rsidRDefault="00B34BF7" w:rsidP="00872147">
      <w:r w:rsidRPr="00EA2D56">
        <w:rPr>
          <w:noProof/>
          <w:lang w:eastAsia="en-GB"/>
        </w:rPr>
        <w:lastRenderedPageBreak/>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690" w:name="_Ref80806617"/>
      <w:bookmarkStart w:id="691" w:name="_Ref80806614"/>
      <w:r w:rsidR="00E20D63" w:rsidRPr="0039364D">
        <w:t xml:space="preserve">Figure </w:t>
      </w:r>
      <w:r w:rsidR="00000000">
        <w:fldChar w:fldCharType="begin"/>
      </w:r>
      <w:r w:rsidR="00000000">
        <w:instrText xml:space="preserve"> SEQ Figure \* ARABIC </w:instrText>
      </w:r>
      <w:r w:rsidR="00000000">
        <w:fldChar w:fldCharType="separate"/>
      </w:r>
      <w:r w:rsidR="007D24CC">
        <w:rPr>
          <w:noProof/>
        </w:rPr>
        <w:t>2</w:t>
      </w:r>
      <w:r w:rsidR="00000000">
        <w:rPr>
          <w:noProof/>
        </w:rPr>
        <w:fldChar w:fldCharType="end"/>
      </w:r>
      <w:bookmarkEnd w:id="690"/>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691"/>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4D93CB91" w:rsidR="00E20D63" w:rsidRPr="0039364D" w:rsidRDefault="00E20D63" w:rsidP="00872147">
      <w:pPr>
        <w:pStyle w:val="Caption"/>
      </w:pPr>
      <w:bookmarkStart w:id="692" w:name="_Ref81133981"/>
      <w:r w:rsidRPr="0039364D">
        <w:t xml:space="preserve">Figure </w:t>
      </w:r>
      <w:r w:rsidR="00000000">
        <w:fldChar w:fldCharType="begin"/>
      </w:r>
      <w:r w:rsidR="00000000">
        <w:instrText xml:space="preserve"> SEQ Figure \* ARABIC </w:instrText>
      </w:r>
      <w:r w:rsidR="00000000">
        <w:fldChar w:fldCharType="separate"/>
      </w:r>
      <w:r w:rsidR="007D24CC">
        <w:rPr>
          <w:noProof/>
        </w:rPr>
        <w:t>3</w:t>
      </w:r>
      <w:r w:rsidR="00000000">
        <w:rPr>
          <w:noProof/>
        </w:rPr>
        <w:fldChar w:fldCharType="end"/>
      </w:r>
      <w:bookmarkEnd w:id="692"/>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693"/>
      <w:r w:rsidRPr="0039364D">
        <w:rPr>
          <w:sz w:val="20"/>
          <w:szCs w:val="20"/>
        </w:rPr>
        <w:t>XXX</w:t>
      </w:r>
      <w:commentRangeEnd w:id="693"/>
      <w:r w:rsidRPr="0039364D">
        <w:rPr>
          <w:rStyle w:val="CommentReference"/>
        </w:rPr>
        <w:commentReference w:id="693"/>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Caption"/>
      </w:pPr>
      <w:bookmarkStart w:id="694" w:name="_Ref62944237"/>
      <w:r w:rsidRPr="00EA2D56">
        <w:rPr>
          <w:noProof/>
          <w:lang w:eastAsia="en-GB"/>
        </w:rPr>
        <w:lastRenderedPageBreak/>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Caption"/>
      </w:pPr>
      <w:bookmarkStart w:id="695" w:name="_Ref63168568"/>
      <w:r w:rsidRPr="0039364D">
        <w:t xml:space="preserve">Figure </w:t>
      </w:r>
      <w:bookmarkEnd w:id="694"/>
      <w:bookmarkEnd w:id="695"/>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atthias Qian" w:date="2021-03-12T10:59:00Z" w:initials="MQ">
    <w:p w14:paraId="3FEBAB15" w14:textId="77777777" w:rsidR="0039441D" w:rsidRPr="0039364D" w:rsidRDefault="0039441D" w:rsidP="00DA7915">
      <w:pPr>
        <w:pStyle w:val="CommentText"/>
      </w:pPr>
      <w:r w:rsidRPr="0039364D">
        <w:rPr>
          <w:rStyle w:val="CommentReference"/>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39441D" w:rsidRPr="0039364D" w:rsidRDefault="0039441D">
      <w:pPr>
        <w:pStyle w:val="CommentText"/>
      </w:pPr>
      <w:r w:rsidRPr="0039364D">
        <w:rPr>
          <w:rStyle w:val="CommentReference"/>
        </w:rPr>
        <w:annotationRef/>
      </w:r>
      <w:r w:rsidRPr="0039364D">
        <w:rPr>
          <w:rStyle w:val="CommentReference"/>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39441D" w:rsidRPr="0039364D" w:rsidRDefault="0039441D" w:rsidP="001D29B8">
      <w:pPr>
        <w:pStyle w:val="CommentText"/>
      </w:pPr>
      <w:r w:rsidRPr="0039364D">
        <w:rPr>
          <w:rStyle w:val="CommentReference"/>
        </w:rPr>
        <w:annotationRef/>
      </w:r>
      <w:r w:rsidRPr="0039364D">
        <w:t>Here, it would be vital to address how and why to assess mobility resilience to COVID-19 with what it means</w:t>
      </w:r>
    </w:p>
  </w:comment>
  <w:comment w:id="68" w:author="Won Do Lee" w:date="2023-01-15T22:48:00Z" w:initials="WDL">
    <w:p w14:paraId="5D2B0ECE" w14:textId="77777777" w:rsidR="0039441D" w:rsidRPr="0039364D" w:rsidRDefault="0039441D" w:rsidP="001D29B8">
      <w:pPr>
        <w:pStyle w:val="CommentText"/>
      </w:pPr>
      <w:r w:rsidRPr="0039364D">
        <w:rPr>
          <w:rStyle w:val="CommentReference"/>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39441D" w:rsidRPr="0039364D" w:rsidRDefault="0039441D" w:rsidP="001D29B8">
      <w:pPr>
        <w:pStyle w:val="CommentText"/>
      </w:pPr>
      <w:r w:rsidRPr="0039364D">
        <w:rPr>
          <w:rStyle w:val="CommentReference"/>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39441D" w:rsidRPr="0039364D" w:rsidRDefault="0039441D">
      <w:pPr>
        <w:pStyle w:val="CommentText"/>
      </w:pPr>
      <w:r w:rsidRPr="0039364D">
        <w:rPr>
          <w:rStyle w:val="CommentReference"/>
        </w:rPr>
        <w:annotationRef/>
      </w:r>
      <w:r w:rsidRPr="0039364D">
        <w:t>V-shaped</w:t>
      </w:r>
    </w:p>
    <w:p w14:paraId="0594F342" w14:textId="77777777" w:rsidR="0039441D" w:rsidRPr="0039364D" w:rsidRDefault="0039441D">
      <w:pPr>
        <w:pStyle w:val="CommentText"/>
      </w:pPr>
      <w:r w:rsidRPr="0039364D">
        <w:t>Resilience</w:t>
      </w:r>
    </w:p>
    <w:p w14:paraId="3E44E8F1" w14:textId="77777777" w:rsidR="0039441D" w:rsidRPr="0039364D" w:rsidRDefault="0039441D" w:rsidP="001D29B8">
      <w:pPr>
        <w:pStyle w:val="CommentText"/>
      </w:pPr>
      <w:r w:rsidRPr="0039364D">
        <w:t>Yes, helps to explain the relationship between trajectories of mobility and socioeconomic inequalities</w:t>
      </w:r>
    </w:p>
  </w:comment>
  <w:comment w:id="385" w:author="Won Do Lee [2]" w:date="2023-08-01T15:17:00Z" w:initials="WDL">
    <w:p w14:paraId="77A7C6C3" w14:textId="77777777" w:rsidR="0039441D" w:rsidRDefault="0039441D" w:rsidP="0039441D">
      <w:pPr>
        <w:pStyle w:val="CommentText"/>
      </w:pPr>
      <w:r>
        <w:rPr>
          <w:rStyle w:val="CommentReference"/>
        </w:rPr>
        <w:annotationRef/>
      </w:r>
      <w:r>
        <w:rPr>
          <w:lang w:val="en-US"/>
        </w:rPr>
        <w:t>This paragraph would be not necessary</w:t>
      </w:r>
    </w:p>
  </w:comment>
  <w:comment w:id="475" w:author="Tim Schwanen" w:date="2023-07-13T15:15:00Z" w:initials="TS">
    <w:p w14:paraId="1D30C2A6" w14:textId="6F420302" w:rsidR="0039441D" w:rsidRPr="0039364D" w:rsidRDefault="0039441D">
      <w:pPr>
        <w:pStyle w:val="CommentText"/>
      </w:pPr>
      <w:r w:rsidRPr="0039364D">
        <w:rPr>
          <w:rStyle w:val="CommentReference"/>
        </w:rPr>
        <w:annotationRef/>
      </w:r>
      <w:bookmarkStart w:id="476" w:name="_Hlk140213952"/>
      <w:r w:rsidRPr="0039364D">
        <w:t>To mention earlier – in section 1 or 2:</w:t>
      </w:r>
    </w:p>
    <w:p w14:paraId="72A81053" w14:textId="77777777" w:rsidR="0039441D" w:rsidRPr="0039364D" w:rsidRDefault="0039441D">
      <w:pPr>
        <w:pStyle w:val="CommentText"/>
      </w:pPr>
    </w:p>
    <w:p w14:paraId="34873EEF" w14:textId="77777777" w:rsidR="0039441D" w:rsidRPr="0039364D" w:rsidRDefault="0039441D">
      <w:pPr>
        <w:pStyle w:val="CommentText"/>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39441D" w:rsidRPr="0039364D" w:rsidRDefault="0039441D">
      <w:pPr>
        <w:pStyle w:val="CommentText"/>
      </w:pPr>
    </w:p>
    <w:p w14:paraId="0A346767" w14:textId="77777777" w:rsidR="0039441D" w:rsidRPr="0039364D" w:rsidRDefault="0039441D">
      <w:pPr>
        <w:pStyle w:val="CommentText"/>
      </w:pPr>
      <w:r w:rsidRPr="0039364D">
        <w:t>Also, COVID-19 infection and mortality rates in a given spatial unit were included to consider the variation in everyday mobility affected by the perceived risk of COVID-19 before government-mandated lockdowns.</w:t>
      </w:r>
      <w:bookmarkEnd w:id="476"/>
    </w:p>
  </w:comment>
  <w:comment w:id="482" w:author="Tim Schwanen" w:date="2023-07-13T16:34:00Z" w:initials="TS">
    <w:p w14:paraId="176FA187" w14:textId="77777777" w:rsidR="0039441D" w:rsidRPr="0039364D" w:rsidRDefault="0039441D">
      <w:pPr>
        <w:pStyle w:val="CommentText"/>
      </w:pPr>
      <w:r w:rsidRPr="0039364D">
        <w:rPr>
          <w:rStyle w:val="CommentReference"/>
        </w:rPr>
        <w:annotationRef/>
      </w:r>
      <w:r w:rsidRPr="0039364D">
        <w:t>What is the difference between Ward-1 and Ward-2? Can you add that to the footnote?</w:t>
      </w:r>
    </w:p>
  </w:comment>
  <w:comment w:id="483" w:author="Won Do Lee" w:date="2023-08-01T10:35:00Z" w:initials="WDL">
    <w:p w14:paraId="309479FB" w14:textId="77777777" w:rsidR="0039441D" w:rsidRPr="0039364D" w:rsidRDefault="0039441D" w:rsidP="001D29B8">
      <w:pPr>
        <w:pStyle w:val="CommentText"/>
      </w:pPr>
      <w:r w:rsidRPr="0039364D">
        <w:rPr>
          <w:rStyle w:val="CommentReference"/>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0" w:author="Won Do Lee [2]" w:date="2023-08-14T10:54:00Z" w:initials="WDL">
    <w:p w14:paraId="25AF7546" w14:textId="77777777" w:rsidR="00936BA2" w:rsidRDefault="00936BA2" w:rsidP="00547C46">
      <w:pPr>
        <w:pStyle w:val="CommentText"/>
      </w:pPr>
      <w:r>
        <w:rPr>
          <w:rStyle w:val="CommentReference"/>
        </w:rPr>
        <w:annotationRef/>
      </w:r>
      <w:r>
        <w:rPr>
          <w:lang w:val="en-US"/>
        </w:rPr>
        <w:t>Paste from previous draft to highlight the differences in importance in selected features over clusters.</w:t>
      </w:r>
    </w:p>
  </w:comment>
  <w:comment w:id="506" w:author="Won Do Lee [2]" w:date="2023-08-14T09:07:00Z" w:initials="WDL">
    <w:p w14:paraId="03D79445" w14:textId="3FDA0694" w:rsidR="00C37B6F" w:rsidRDefault="00C37B6F" w:rsidP="00F063F2">
      <w:pPr>
        <w:pStyle w:val="CommentText"/>
      </w:pPr>
      <w:r>
        <w:rPr>
          <w:rStyle w:val="CommentReference"/>
        </w:rPr>
        <w:annotationRef/>
      </w:r>
      <w:r>
        <w:rPr>
          <w:lang w:val="en-US"/>
        </w:rPr>
        <w:t>Tim, I have re-updated the model estimation results in order to inspect the final source-code to make sure the outcomes.  I found that the relative imp. option is okay for reference model, i.e., 0 (0%) &lt; rel. imp &lt; 1 (100%). How about we put this figure for the final draft?</w:t>
      </w:r>
    </w:p>
  </w:comment>
  <w:comment w:id="508" w:author="Tim Schwanen" w:date="2023-08-01T17:14:00Z" w:initials="TS">
    <w:p w14:paraId="1C11C9FC" w14:textId="6F2FDA5F" w:rsidR="0039441D" w:rsidRDefault="0039441D">
      <w:pPr>
        <w:pStyle w:val="CommentText"/>
      </w:pPr>
      <w:r>
        <w:rPr>
          <w:rStyle w:val="CommentReference"/>
        </w:rPr>
        <w:annotationRef/>
      </w:r>
      <w:r>
        <w:t>So what value was selected for each of the models? Can you pls add?</w:t>
      </w:r>
    </w:p>
  </w:comment>
  <w:comment w:id="509" w:author="Won Do Lee [2]" w:date="2023-08-14T09:08:00Z" w:initials="WDL">
    <w:p w14:paraId="703F500C" w14:textId="77777777" w:rsidR="00C37B6F" w:rsidRDefault="00C37B6F" w:rsidP="00BF2271">
      <w:pPr>
        <w:pStyle w:val="CommentText"/>
      </w:pPr>
      <w:r>
        <w:rPr>
          <w:rStyle w:val="CommentReference"/>
        </w:rPr>
        <w:annotationRef/>
      </w:r>
      <w:r>
        <w:rPr>
          <w:lang w:val="en-US"/>
        </w:rPr>
        <w:t>Add the parameter value in the content, and update the Table 3 as well.</w:t>
      </w:r>
    </w:p>
  </w:comment>
  <w:comment w:id="521" w:author="Tim Schwanen" w:date="2023-08-06T17:20:00Z" w:initials="TS">
    <w:p w14:paraId="606806B3" w14:textId="7FC7A17E" w:rsidR="0039441D" w:rsidRDefault="0039441D" w:rsidP="0039441D">
      <w:pPr>
        <w:pStyle w:val="CommentText"/>
      </w:pPr>
      <w:r>
        <w:rPr>
          <w:rStyle w:val="CommentReference"/>
        </w:rPr>
        <w:annotationRef/>
      </w:r>
      <w:r>
        <w:t>Won Do: have I got this right? do you know why this might be?</w:t>
      </w:r>
    </w:p>
  </w:comment>
  <w:comment w:id="522" w:author="Won Do Lee" w:date="2023-08-08T07:36:00Z" w:initials="WDL">
    <w:p w14:paraId="537EF402" w14:textId="4863D61B" w:rsidR="00663ADF" w:rsidRDefault="00663ADF">
      <w:pPr>
        <w:pStyle w:val="CommentText"/>
      </w:pPr>
      <w:r>
        <w:rPr>
          <w:rStyle w:val="CommentReference"/>
        </w:rPr>
        <w:annotationRef/>
      </w:r>
    </w:p>
  </w:comment>
  <w:comment w:id="526" w:author="Tim Schwanen" w:date="2023-08-06T17:20:00Z" w:initials="TS">
    <w:p w14:paraId="32294F39" w14:textId="77777777" w:rsidR="0039441D" w:rsidRDefault="0039441D" w:rsidP="0039441D">
      <w:pPr>
        <w:pStyle w:val="CommentText"/>
      </w:pPr>
      <w:r>
        <w:rPr>
          <w:rStyle w:val="CommentReference"/>
        </w:rPr>
        <w:annotationRef/>
      </w:r>
      <w:r>
        <w:t>please check whether I have interpreted this correctly</w:t>
      </w:r>
    </w:p>
  </w:comment>
  <w:comment w:id="549" w:author="Tim Schwanen" w:date="2023-08-06T17:20:00Z" w:initials="TS">
    <w:p w14:paraId="0354956A" w14:textId="77777777" w:rsidR="00663ADF" w:rsidRDefault="00663ADF" w:rsidP="00663ADF">
      <w:pPr>
        <w:pStyle w:val="CommentText"/>
      </w:pPr>
      <w:r>
        <w:rPr>
          <w:rStyle w:val="CommentReference"/>
        </w:rPr>
        <w:annotationRef/>
      </w:r>
      <w:r>
        <w:t>Won Do: have I got this right? do you know why this might be?</w:t>
      </w:r>
    </w:p>
  </w:comment>
  <w:comment w:id="550" w:author="Won Do Lee" w:date="2023-08-08T07:36:00Z" w:initials="WDL">
    <w:p w14:paraId="5EF4B183" w14:textId="77777777" w:rsidR="00663ADF" w:rsidRDefault="00663ADF" w:rsidP="00663ADF">
      <w:pPr>
        <w:pStyle w:val="CommentText"/>
      </w:pPr>
      <w:r>
        <w:rPr>
          <w:rStyle w:val="CommentReference"/>
        </w:rPr>
        <w:annotationRef/>
      </w:r>
    </w:p>
  </w:comment>
  <w:comment w:id="554" w:author="Tim Schwanen" w:date="2023-08-06T17:51:00Z" w:initials="TS">
    <w:p w14:paraId="4FB2CF7A" w14:textId="77777777" w:rsidR="0039441D" w:rsidRDefault="0039441D" w:rsidP="0039441D">
      <w:pPr>
        <w:pStyle w:val="CommentText"/>
      </w:pPr>
      <w:r>
        <w:rPr>
          <w:rStyle w:val="CommentReference"/>
        </w:rPr>
        <w:annotationRef/>
      </w:r>
      <w:hyperlink r:id="rId1" w:history="1">
        <w:r w:rsidRPr="0052759F">
          <w:rPr>
            <w:rStyle w:val="Hyperlink"/>
          </w:rPr>
          <w:t>https://journals.sagepub.com/doi/abs/10.1068/a231025</w:t>
        </w:r>
      </w:hyperlink>
    </w:p>
  </w:comment>
  <w:comment w:id="557" w:author="Tim Schwanen" w:date="2023-08-06T18:22:00Z" w:initials="TS">
    <w:p w14:paraId="515C8C22" w14:textId="77777777" w:rsidR="0039441D" w:rsidRDefault="0039441D">
      <w:pPr>
        <w:pStyle w:val="CommentText"/>
      </w:pPr>
      <w:r>
        <w:rPr>
          <w:rStyle w:val="CommentReference"/>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39441D" w:rsidRDefault="0039441D">
      <w:pPr>
        <w:pStyle w:val="CommentText"/>
      </w:pPr>
    </w:p>
    <w:p w14:paraId="59196FDD" w14:textId="77777777" w:rsidR="0039441D" w:rsidRDefault="0039441D" w:rsidP="0039441D">
      <w:pPr>
        <w:pStyle w:val="CommentText"/>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558" w:author="Tim Schwanen" w:date="2023-08-06T19:00:00Z" w:initials="TS">
    <w:p w14:paraId="34F7AC2A" w14:textId="77777777" w:rsidR="0039441D" w:rsidRDefault="0039441D" w:rsidP="0039441D">
      <w:pPr>
        <w:pStyle w:val="CommentText"/>
      </w:pPr>
      <w:r>
        <w:rPr>
          <w:rStyle w:val="CommentReference"/>
        </w:rPr>
        <w:annotationRef/>
      </w:r>
      <w:r>
        <w:t>importance of conceptually and empirically disentangling dimensions of resilience</w:t>
      </w:r>
    </w:p>
  </w:comment>
  <w:comment w:id="614" w:author="Tim Schwanen" w:date="2023-08-07T18:20:00Z" w:initials="TS">
    <w:p w14:paraId="553B6BAC" w14:textId="2F30AC4A" w:rsidR="0039441D" w:rsidRDefault="0039441D" w:rsidP="007F3E0C">
      <w:pPr>
        <w:widowControl/>
        <w:wordWrap/>
        <w:autoSpaceDE/>
        <w:autoSpaceDN/>
        <w:spacing w:line="240" w:lineRule="auto"/>
        <w:textAlignment w:val="baseline"/>
      </w:pPr>
      <w:r>
        <w:rPr>
          <w:rStyle w:val="CommentReference"/>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686" w:author="Won Do Lee [2]" w:date="2023-08-14T09:32:00Z" w:initials="WDL">
    <w:p w14:paraId="6B0B2E29" w14:textId="77777777" w:rsidR="00FC3C5D" w:rsidRDefault="00FC3C5D">
      <w:pPr>
        <w:pStyle w:val="CommentText"/>
      </w:pPr>
      <w:r>
        <w:rPr>
          <w:rStyle w:val="CommentReference"/>
        </w:rPr>
        <w:annotationRef/>
      </w:r>
      <w:r>
        <w:rPr>
          <w:lang w:val="en-US"/>
        </w:rPr>
        <w:t xml:space="preserve">Updated all contents in Table 3 </w:t>
      </w:r>
    </w:p>
    <w:p w14:paraId="26F6D79D" w14:textId="77777777" w:rsidR="00FC3C5D" w:rsidRDefault="00FC3C5D">
      <w:pPr>
        <w:pStyle w:val="CommentText"/>
      </w:pPr>
    </w:p>
    <w:p w14:paraId="42DDBB43" w14:textId="77777777" w:rsidR="00FC3C5D" w:rsidRDefault="00FC3C5D" w:rsidP="00444FBD">
      <w:pPr>
        <w:pStyle w:val="CommentText"/>
      </w:pPr>
      <w:r>
        <w:rPr>
          <w:lang w:val="en-US"/>
        </w:rPr>
        <w:t>Issues: decimal 3, error in accuracy, and updated lambda and model criterion information by std. coefficients (was not)</w:t>
      </w:r>
    </w:p>
  </w:comment>
  <w:comment w:id="689" w:author="Tim Schwanen" w:date="2023-07-13T15:30:00Z" w:initials="TS">
    <w:p w14:paraId="2201783B" w14:textId="77777777" w:rsidR="0039441D" w:rsidRPr="0039364D" w:rsidRDefault="0039441D" w:rsidP="00A162FB">
      <w:pPr>
        <w:pStyle w:val="CommentText"/>
      </w:pPr>
      <w:r w:rsidRPr="0039364D">
        <w:rPr>
          <w:rStyle w:val="CommentReference"/>
        </w:rPr>
        <w:annotationRef/>
      </w:r>
      <w:r w:rsidRPr="0039364D">
        <w:t>Why does this graph have data for all of 2020 whereas we previously say the data only refer to Jan-Jun 2020? It would be helpful of you could a sentence here.</w:t>
      </w:r>
    </w:p>
  </w:comment>
  <w:comment w:id="693" w:author="Tim Schwanen" w:date="2023-07-13T16:47:00Z" w:initials="TS">
    <w:p w14:paraId="2D6E3C03" w14:textId="77777777" w:rsidR="0039441D" w:rsidRDefault="0039441D">
      <w:pPr>
        <w:pStyle w:val="CommentText"/>
      </w:pPr>
      <w:r w:rsidRPr="0039364D">
        <w:rPr>
          <w:rStyle w:val="CommentReference"/>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25AF7546" w15:done="0"/>
  <w15:commentEx w15:paraId="03D79445" w15:done="0"/>
  <w15:commentEx w15:paraId="1C11C9FC" w15:done="0"/>
  <w15:commentEx w15:paraId="703F500C" w15:paraIdParent="1C11C9FC" w15:done="0"/>
  <w15:commentEx w15:paraId="606806B3" w15:done="1"/>
  <w15:commentEx w15:paraId="537EF402" w15:paraIdParent="606806B3" w15:done="0"/>
  <w15:commentEx w15:paraId="32294F39" w15:done="1"/>
  <w15:commentEx w15:paraId="0354956A" w15:done="1"/>
  <w15:commentEx w15:paraId="5EF4B183" w15:paraIdParent="0354956A" w15:done="0"/>
  <w15:commentEx w15:paraId="4FB2CF7A" w15:done="1"/>
  <w15:commentEx w15:paraId="59196FDD" w15:done="1"/>
  <w15:commentEx w15:paraId="34F7AC2A" w15:done="0"/>
  <w15:commentEx w15:paraId="553B6BAC" w15:done="1"/>
  <w15:commentEx w15:paraId="42DDBB43"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3A08E" w16cex:dateUtc="2023-08-01T06:17:00Z"/>
  <w16cex:commentExtensible w16cex:durableId="28848680" w16cex:dateUtc="2023-08-14T01:54:00Z"/>
  <w16cex:commentExtensible w16cex:durableId="28846D51" w16cex:dateUtc="2023-08-14T00:07:00Z"/>
  <w16cex:commentExtensible w16cex:durableId="2873BC03" w16cex:dateUtc="2023-08-01T16:14:00Z"/>
  <w16cex:commentExtensible w16cex:durableId="28846D7C" w16cex:dateUtc="2023-08-14T00:08:00Z"/>
  <w16cex:commentExtensible w16cex:durableId="287A54C5" w16cex:dateUtc="2023-08-06T16:20: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847338" w16cex:dateUtc="2023-08-14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25AF7546" w16cid:durableId="28848680"/>
  <w16cid:commentId w16cid:paraId="03D79445" w16cid:durableId="28846D51"/>
  <w16cid:commentId w16cid:paraId="1C11C9FC" w16cid:durableId="2873BC03"/>
  <w16cid:commentId w16cid:paraId="703F500C" w16cid:durableId="28846D7C"/>
  <w16cid:commentId w16cid:paraId="606806B3" w16cid:durableId="287A54C5"/>
  <w16cid:commentId w16cid:paraId="537EF402" w16cid:durableId="287C6EFC"/>
  <w16cid:commentId w16cid:paraId="32294F39" w16cid:durableId="287A54DE"/>
  <w16cid:commentId w16cid:paraId="0354956A" w16cid:durableId="287C717C"/>
  <w16cid:commentId w16cid:paraId="5EF4B183" w16cid:durableId="287C717B"/>
  <w16cid:commentId w16cid:paraId="4FB2CF7A" w16cid:durableId="287A5C3D"/>
  <w16cid:commentId w16cid:paraId="59196FDD" w16cid:durableId="287A6376"/>
  <w16cid:commentId w16cid:paraId="34F7AC2A" w16cid:durableId="287A6C48"/>
  <w16cid:commentId w16cid:paraId="553B6BAC" w16cid:durableId="287BB45A"/>
  <w16cid:commentId w16cid:paraId="42DDBB43" w16cid:durableId="28847338"/>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2D7DC" w14:textId="77777777" w:rsidR="00D03BE3" w:rsidRPr="0039364D" w:rsidRDefault="00D03BE3" w:rsidP="00DD1B16">
      <w:r w:rsidRPr="0039364D">
        <w:separator/>
      </w:r>
    </w:p>
  </w:endnote>
  <w:endnote w:type="continuationSeparator" w:id="0">
    <w:p w14:paraId="3E520BF2" w14:textId="77777777" w:rsidR="00D03BE3" w:rsidRPr="0039364D" w:rsidRDefault="00D03BE3" w:rsidP="00DD1B16">
      <w:r w:rsidRPr="0039364D">
        <w:continuationSeparator/>
      </w:r>
    </w:p>
  </w:endnote>
  <w:endnote w:type="continuationNotice" w:id="1">
    <w:p w14:paraId="78F90AE4" w14:textId="77777777" w:rsidR="00D03BE3" w:rsidRPr="0039364D" w:rsidRDefault="00D03B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8AA8" w14:textId="77777777" w:rsidR="00D03BE3" w:rsidRPr="0039364D" w:rsidRDefault="00D03BE3" w:rsidP="00DD1B16">
      <w:r w:rsidRPr="0039364D">
        <w:separator/>
      </w:r>
    </w:p>
  </w:footnote>
  <w:footnote w:type="continuationSeparator" w:id="0">
    <w:p w14:paraId="765A37B1" w14:textId="77777777" w:rsidR="00D03BE3" w:rsidRPr="0039364D" w:rsidRDefault="00D03BE3" w:rsidP="00DD1B16">
      <w:r w:rsidRPr="0039364D">
        <w:continuationSeparator/>
      </w:r>
    </w:p>
  </w:footnote>
  <w:footnote w:type="continuationNotice" w:id="1">
    <w:p w14:paraId="658B324C" w14:textId="77777777" w:rsidR="00D03BE3" w:rsidRPr="0039364D" w:rsidRDefault="00D03BE3">
      <w:pPr>
        <w:spacing w:line="240" w:lineRule="auto"/>
      </w:pPr>
    </w:p>
  </w:footnote>
  <w:footnote w:id="2">
    <w:p w14:paraId="2E22782E" w14:textId="77777777" w:rsidR="0039441D" w:rsidRPr="0039364D" w:rsidRDefault="0039441D">
      <w:pPr>
        <w:pStyle w:val="FootnoteText"/>
      </w:pPr>
      <w:r w:rsidRPr="0039364D">
        <w:rPr>
          <w:rStyle w:val="FootnoteReference"/>
        </w:rPr>
        <w:footnoteRef/>
      </w:r>
      <w:r w:rsidRPr="0039364D">
        <w:t xml:space="preserve"> Transport Studies Unit, School of Geography and the Environment, University of Oxford.</w:t>
      </w:r>
    </w:p>
  </w:footnote>
  <w:footnote w:id="3">
    <w:p w14:paraId="7B6952F3" w14:textId="77777777" w:rsidR="0039441D" w:rsidRPr="0039364D" w:rsidRDefault="0039441D">
      <w:pPr>
        <w:pStyle w:val="FootnoteText"/>
      </w:pPr>
      <w:r w:rsidRPr="0039364D">
        <w:rPr>
          <w:rStyle w:val="FootnoteReference"/>
        </w:rPr>
        <w:footnoteRef/>
      </w:r>
      <w:r w:rsidRPr="0039364D">
        <w:t xml:space="preserve"> Saïd Business School, University of Oxford.</w:t>
      </w:r>
    </w:p>
  </w:footnote>
  <w:footnote w:id="4">
    <w:p w14:paraId="12A0371B" w14:textId="77777777" w:rsidR="0039441D" w:rsidRPr="0039364D" w:rsidRDefault="0039441D" w:rsidP="009C175D">
      <w:pPr>
        <w:pStyle w:val="FootnoteText"/>
        <w:jc w:val="both"/>
      </w:pPr>
      <w:r w:rsidRPr="0039364D">
        <w:rPr>
          <w:vertAlign w:val="superscript"/>
        </w:rPr>
        <w:footnoteRef/>
      </w:r>
      <w:r w:rsidRPr="0039364D">
        <w:t xml:space="preserve"> Anonymised mobile phone location data provided by a large British mobile phone company.</w:t>
      </w:r>
    </w:p>
  </w:footnote>
  <w:footnote w:id="5">
    <w:p w14:paraId="276EBFFB" w14:textId="77777777" w:rsidR="0039441D" w:rsidRPr="0039364D" w:rsidRDefault="0039441D" w:rsidP="009C175D">
      <w:pPr>
        <w:pStyle w:val="FootnoteText"/>
      </w:pPr>
      <w:r w:rsidRPr="0039364D">
        <w:rPr>
          <w:vertAlign w:val="superscript"/>
        </w:rPr>
        <w:footnoteRef/>
      </w:r>
      <w:r w:rsidRPr="0039364D">
        <w:t xml:space="preserve"> 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have been </w:t>
      </w:r>
      <w:r w:rsidRPr="0039364D">
        <w:t xml:space="preserve">combined due to small population sizes; the same has been done for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39441D" w:rsidRPr="0039364D" w:rsidRDefault="0039441D" w:rsidP="003D7B05">
      <w:pPr>
        <w:pStyle w:val="FootnoteText"/>
        <w:rPr>
          <w:rFonts w:ascii="Arial" w:hAnsi="Arial" w:cs="Arial"/>
        </w:rPr>
      </w:pPr>
      <w:r w:rsidRPr="0039364D">
        <w:rPr>
          <w:rStyle w:val="FootnoteReference"/>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an LTLA based on its location.</w:t>
      </w:r>
    </w:p>
  </w:footnote>
  <w:footnote w:id="7">
    <w:p w14:paraId="31AB24E2" w14:textId="77777777" w:rsidR="0039441D" w:rsidRPr="005D5C25" w:rsidRDefault="0039441D" w:rsidP="003D7B05">
      <w:pPr>
        <w:pStyle w:val="FootnoteText"/>
        <w:rPr>
          <w:color w:val="000000"/>
        </w:rPr>
      </w:pPr>
      <w:r w:rsidRPr="0039364D">
        <w:rPr>
          <w:rStyle w:val="FootnoteReference"/>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39441D" w:rsidRDefault="0039441D">
      <w:pPr>
        <w:pStyle w:val="FootnoteText"/>
      </w:pPr>
      <w:r>
        <w:rPr>
          <w:rStyle w:val="FootnoteReference"/>
        </w:rPr>
        <w:footnoteRef/>
      </w:r>
      <w:r>
        <w:t xml:space="preserve"> We were unable to consider those waves because of restrictions on the period for which CDRs were made available to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CE54" w14:textId="77777777" w:rsidR="0039441D" w:rsidRPr="004B2C9B" w:rsidRDefault="0039441D"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08553239">
    <w:abstractNumId w:val="2"/>
  </w:num>
  <w:num w:numId="2" w16cid:durableId="1824080232">
    <w:abstractNumId w:val="5"/>
  </w:num>
  <w:num w:numId="3" w16cid:durableId="916935214">
    <w:abstractNumId w:val="4"/>
  </w:num>
  <w:num w:numId="4" w16cid:durableId="84957944">
    <w:abstractNumId w:val="3"/>
  </w:num>
  <w:num w:numId="5" w16cid:durableId="1301687151">
    <w:abstractNumId w:val="0"/>
  </w:num>
  <w:num w:numId="6" w16cid:durableId="92285004">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720"/>
  <w:characterSpacingControl w:val="doNotCompress"/>
  <w:hdrShapeDefaults>
    <o:shapedefaults v:ext="edit" spidmax="2050"/>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4FAHHMp8E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32"/>
    <w:rsid w:val="000103B6"/>
    <w:rsid w:val="000103CC"/>
    <w:rsid w:val="00010A5E"/>
    <w:rsid w:val="00010CFF"/>
    <w:rsid w:val="000114D6"/>
    <w:rsid w:val="0001166F"/>
    <w:rsid w:val="00011717"/>
    <w:rsid w:val="0001281C"/>
    <w:rsid w:val="00012872"/>
    <w:rsid w:val="00012B45"/>
    <w:rsid w:val="00012B5E"/>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53"/>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1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0C1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46E3E"/>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6C49"/>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41D"/>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139"/>
    <w:rsid w:val="003D54A1"/>
    <w:rsid w:val="003D5515"/>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1FC3"/>
    <w:rsid w:val="0041242E"/>
    <w:rsid w:val="00412631"/>
    <w:rsid w:val="00412E21"/>
    <w:rsid w:val="00413059"/>
    <w:rsid w:val="0041311E"/>
    <w:rsid w:val="00413B6B"/>
    <w:rsid w:val="0041448B"/>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055"/>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280"/>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75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2EE5"/>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ADF"/>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8DC"/>
    <w:rsid w:val="00674952"/>
    <w:rsid w:val="00675719"/>
    <w:rsid w:val="0067578A"/>
    <w:rsid w:val="00675AEF"/>
    <w:rsid w:val="006764ED"/>
    <w:rsid w:val="00676A9F"/>
    <w:rsid w:val="00676B5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627"/>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030"/>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C0575"/>
    <w:rsid w:val="007C079C"/>
    <w:rsid w:val="007C0BC0"/>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4CC"/>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7A2"/>
    <w:rsid w:val="0081386F"/>
    <w:rsid w:val="00813ABC"/>
    <w:rsid w:val="00813D7F"/>
    <w:rsid w:val="00814935"/>
    <w:rsid w:val="008149F8"/>
    <w:rsid w:val="00814A18"/>
    <w:rsid w:val="008153FF"/>
    <w:rsid w:val="008159D0"/>
    <w:rsid w:val="00815D1B"/>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6BA2"/>
    <w:rsid w:val="00937693"/>
    <w:rsid w:val="0093773D"/>
    <w:rsid w:val="00937DC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54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2A0"/>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67DC"/>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BA9"/>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D79"/>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B6F"/>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8C7"/>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BE3"/>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1F2A"/>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87"/>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28C"/>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29B"/>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26"/>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3C5D"/>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E74BA"/>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855FBD"/>
    <w:pPr>
      <w:keepNext/>
      <w:keepLines/>
      <w:outlineLvl w:val="0"/>
    </w:pPr>
    <w:rPr>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2"/>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55FBD"/>
    <w:rPr>
      <w:rFonts w:ascii="Calibri" w:eastAsia="맑은 고딕" w:hAnsi="Calibri" w:cs="Calibri"/>
      <w:b/>
      <w:bCs/>
      <w:sz w:val="36"/>
      <w:szCs w:val="36"/>
    </w:rPr>
  </w:style>
  <w:style w:type="character" w:styleId="Hyperlink">
    <w:name w:val="Hyperlink"/>
    <w:uiPriority w:val="99"/>
    <w:unhideWhenUsed/>
    <w:rsid w:val="00F04757"/>
    <w:rPr>
      <w:color w:val="0563C1"/>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link w:val="FootnoteText"/>
    <w:uiPriority w:val="99"/>
    <w:rsid w:val="00F04757"/>
    <w:rPr>
      <w:rFonts w:ascii="Calibri" w:hAnsi="Calibri" w:cs="Calibri"/>
      <w:sz w:val="20"/>
      <w:szCs w:val="20"/>
    </w:rPr>
  </w:style>
  <w:style w:type="character" w:styleId="FootnoteReference">
    <w:name w:val="footnote reference"/>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link w:val="Heading2"/>
    <w:uiPriority w:val="9"/>
    <w:rsid w:val="00D57877"/>
    <w:rPr>
      <w:rFonts w:ascii="Calibri" w:eastAsia="맑은 고딕" w:hAnsi="Calibri" w:cs="Calibri"/>
      <w:b/>
      <w:bCs/>
      <w:i/>
      <w:iCs/>
      <w:sz w:val="32"/>
      <w:szCs w:val="32"/>
    </w:rPr>
  </w:style>
  <w:style w:type="character" w:customStyle="1" w:styleId="Heading3Char">
    <w:name w:val="Heading 3 Char"/>
    <w:link w:val="Heading3"/>
    <w:uiPriority w:val="9"/>
    <w:rsid w:val="002E485B"/>
    <w:rPr>
      <w:rFonts w:ascii="Calibri"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pPr>
    <w:rPr>
      <w:sz w:val="22"/>
      <w:szCs w:val="22"/>
    </w:rPr>
  </w:style>
  <w:style w:type="character" w:styleId="EndnoteReference">
    <w:name w:val="endnote reference"/>
    <w:uiPriority w:val="99"/>
    <w:semiHidden/>
    <w:unhideWhenUsed/>
    <w:rsid w:val="00500665"/>
    <w:rPr>
      <w:vertAlign w:val="superscript"/>
    </w:rPr>
  </w:style>
  <w:style w:type="character" w:styleId="CommentReference">
    <w:name w:val="annotation reference"/>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link w:val="CommentSubject"/>
    <w:uiPriority w:val="99"/>
    <w:semiHidden/>
    <w:rsid w:val="00834826"/>
    <w:rPr>
      <w:rFonts w:ascii="Calibri" w:hAnsi="Calibri" w:cs="Calibri"/>
      <w:b/>
      <w:bCs/>
      <w:sz w:val="20"/>
      <w:szCs w:val="20"/>
    </w:rPr>
  </w:style>
  <w:style w:type="character" w:styleId="PlaceholderText">
    <w:name w:val="Placeholder Text"/>
    <w:uiPriority w:val="99"/>
    <w:semiHidden/>
    <w:rsid w:val="000661B3"/>
    <w:rPr>
      <w:color w:val="808080"/>
    </w:rPr>
  </w:style>
  <w:style w:type="table" w:styleId="TableGrid">
    <w:name w:val="Table Grid"/>
    <w:basedOn w:val="TableNormal"/>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rPr>
      <w:rFonts w:ascii="Calibri" w:hAnsi="Calibri" w:cs="Calibri"/>
      <w:sz w:val="22"/>
      <w:szCs w:val="22"/>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link w:val="Title"/>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FollowedHyperlink">
    <w:name w:val="FollowedHyperlink"/>
    <w:uiPriority w:val="99"/>
    <w:semiHidden/>
    <w:unhideWhenUsed/>
    <w:rsid w:val="00E8129F"/>
    <w:rPr>
      <w:color w:val="954F72"/>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E5B75"/>
    <w:rPr>
      <w:rFonts w:ascii="Segoe UI" w:hAnsi="Segoe UI" w:cs="Segoe UI"/>
      <w:sz w:val="18"/>
      <w:szCs w:val="18"/>
    </w:rPr>
  </w:style>
  <w:style w:type="character" w:styleId="UnresolvedMention">
    <w:name w:val="Unresolved Mention"/>
    <w:uiPriority w:val="99"/>
    <w:semiHidden/>
    <w:unhideWhenUsed/>
    <w:rsid w:val="00F54DF4"/>
    <w:rPr>
      <w:color w:val="605E5C"/>
      <w:shd w:val="clear" w:color="auto" w:fill="E1DFDD"/>
    </w:rPr>
  </w:style>
  <w:style w:type="table" w:styleId="TableGridLight">
    <w:name w:val="Grid Table Light"/>
    <w:basedOn w:val="TableNormal"/>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DefaultParagraphFont"/>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290">
      <w:bodyDiv w:val="1"/>
      <w:marLeft w:val="0"/>
      <w:marRight w:val="0"/>
      <w:marTop w:val="0"/>
      <w:marBottom w:val="0"/>
      <w:divBdr>
        <w:top w:val="none" w:sz="0" w:space="0" w:color="auto"/>
        <w:left w:val="none" w:sz="0" w:space="0" w:color="auto"/>
        <w:bottom w:val="none" w:sz="0" w:space="0" w:color="auto"/>
        <w:right w:val="none" w:sz="0" w:space="0" w:color="auto"/>
      </w:divBdr>
    </w:div>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01879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7695">
      <w:bodyDiv w:val="1"/>
      <w:marLeft w:val="0"/>
      <w:marRight w:val="0"/>
      <w:marTop w:val="0"/>
      <w:marBottom w:val="0"/>
      <w:divBdr>
        <w:top w:val="none" w:sz="0" w:space="0" w:color="auto"/>
        <w:left w:val="none" w:sz="0" w:space="0" w:color="auto"/>
        <w:bottom w:val="none" w:sz="0" w:space="0" w:color="auto"/>
        <w:right w:val="none" w:sz="0" w:space="0" w:color="auto"/>
      </w:divBdr>
    </w:div>
    <w:div w:id="226767905">
      <w:bodyDiv w:val="1"/>
      <w:marLeft w:val="0"/>
      <w:marRight w:val="0"/>
      <w:marTop w:val="0"/>
      <w:marBottom w:val="0"/>
      <w:divBdr>
        <w:top w:val="none" w:sz="0" w:space="0" w:color="auto"/>
        <w:left w:val="none" w:sz="0" w:space="0" w:color="auto"/>
        <w:bottom w:val="none" w:sz="0" w:space="0" w:color="auto"/>
        <w:right w:val="none" w:sz="0" w:space="0" w:color="auto"/>
      </w:divBdr>
    </w:div>
    <w:div w:id="268663981">
      <w:bodyDiv w:val="1"/>
      <w:marLeft w:val="0"/>
      <w:marRight w:val="0"/>
      <w:marTop w:val="0"/>
      <w:marBottom w:val="0"/>
      <w:divBdr>
        <w:top w:val="none" w:sz="0" w:space="0" w:color="auto"/>
        <w:left w:val="none" w:sz="0" w:space="0" w:color="auto"/>
        <w:bottom w:val="none" w:sz="0" w:space="0" w:color="auto"/>
        <w:right w:val="none" w:sz="0" w:space="0" w:color="auto"/>
      </w:divBdr>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53326914">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21421903">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38676718">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134561776">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46127184">
      <w:bodyDiv w:val="1"/>
      <w:marLeft w:val="0"/>
      <w:marRight w:val="0"/>
      <w:marTop w:val="0"/>
      <w:marBottom w:val="0"/>
      <w:divBdr>
        <w:top w:val="none" w:sz="0" w:space="0" w:color="auto"/>
        <w:left w:val="none" w:sz="0" w:space="0" w:color="auto"/>
        <w:bottom w:val="none" w:sz="0" w:space="0" w:color="auto"/>
        <w:right w:val="none" w:sz="0" w:space="0" w:color="auto"/>
      </w:divBdr>
    </w:div>
    <w:div w:id="1384671250">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427531645">
      <w:bodyDiv w:val="1"/>
      <w:marLeft w:val="0"/>
      <w:marRight w:val="0"/>
      <w:marTop w:val="0"/>
      <w:marBottom w:val="0"/>
      <w:divBdr>
        <w:top w:val="none" w:sz="0" w:space="0" w:color="auto"/>
        <w:left w:val="none" w:sz="0" w:space="0" w:color="auto"/>
        <w:bottom w:val="none" w:sz="0" w:space="0" w:color="auto"/>
        <w:right w:val="none" w:sz="0" w:space="0" w:color="auto"/>
      </w:divBdr>
    </w:div>
    <w:div w:id="1429765516">
      <w:bodyDiv w:val="1"/>
      <w:marLeft w:val="0"/>
      <w:marRight w:val="0"/>
      <w:marTop w:val="0"/>
      <w:marBottom w:val="0"/>
      <w:divBdr>
        <w:top w:val="none" w:sz="0" w:space="0" w:color="auto"/>
        <w:left w:val="none" w:sz="0" w:space="0" w:color="auto"/>
        <w:bottom w:val="none" w:sz="0" w:space="0" w:color="auto"/>
        <w:right w:val="none" w:sz="0" w:space="0" w:color="auto"/>
      </w:divBdr>
    </w:div>
    <w:div w:id="1504011235">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540823071">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798598132">
      <w:bodyDiv w:val="1"/>
      <w:marLeft w:val="0"/>
      <w:marRight w:val="0"/>
      <w:marTop w:val="0"/>
      <w:marBottom w:val="0"/>
      <w:divBdr>
        <w:top w:val="none" w:sz="0" w:space="0" w:color="auto"/>
        <w:left w:val="none" w:sz="0" w:space="0" w:color="auto"/>
        <w:bottom w:val="none" w:sz="0" w:space="0" w:color="auto"/>
        <w:right w:val="none" w:sz="0" w:space="0" w:color="auto"/>
      </w:divBdr>
    </w:div>
    <w:div w:id="1894853190">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77491210">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 w:id="1998875671">
      <w:bodyDiv w:val="1"/>
      <w:marLeft w:val="0"/>
      <w:marRight w:val="0"/>
      <w:marTop w:val="0"/>
      <w:marBottom w:val="0"/>
      <w:divBdr>
        <w:top w:val="none" w:sz="0" w:space="0" w:color="auto"/>
        <w:left w:val="none" w:sz="0" w:space="0" w:color="auto"/>
        <w:bottom w:val="none" w:sz="0" w:space="0" w:color="auto"/>
        <w:right w:val="none" w:sz="0" w:space="0" w:color="auto"/>
      </w:divBdr>
    </w:div>
    <w:div w:id="2025746028">
      <w:bodyDiv w:val="1"/>
      <w:marLeft w:val="0"/>
      <w:marRight w:val="0"/>
      <w:marTop w:val="0"/>
      <w:marBottom w:val="0"/>
      <w:divBdr>
        <w:top w:val="none" w:sz="0" w:space="0" w:color="auto"/>
        <w:left w:val="none" w:sz="0" w:space="0" w:color="auto"/>
        <w:bottom w:val="none" w:sz="0" w:space="0" w:color="auto"/>
        <w:right w:val="none" w:sz="0" w:space="0" w:color="auto"/>
      </w:divBdr>
    </w:div>
    <w:div w:id="212561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doi.org/10.1016/j.cities.2021.103139"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Props1.xml><?xml version="1.0" encoding="utf-8"?>
<ds:datastoreItem xmlns:ds="http://schemas.openxmlformats.org/officeDocument/2006/customXml" ds:itemID="{F08A0176-9A4E-44D0-9F75-66EA0E7A3D47}">
  <ds:schemaRefs>
    <ds:schemaRef ds:uri="http://schemas.openxmlformats.org/officeDocument/2006/bibliography"/>
  </ds:schemaRefs>
</ds:datastoreItem>
</file>

<file path=customXml/itemProps2.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3.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31</Pages>
  <Words>12041</Words>
  <Characters>68634</Characters>
  <Application>Microsoft Office Word</Application>
  <DocSecurity>0</DocSecurity>
  <Lines>571</Lines>
  <Paragraphs>161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80514</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18</cp:revision>
  <cp:lastPrinted>2023-08-07T22:25:00Z</cp:lastPrinted>
  <dcterms:created xsi:type="dcterms:W3CDTF">2023-08-07T22:32:00Z</dcterms:created>
  <dcterms:modified xsi:type="dcterms:W3CDTF">2023-08-14T04:07:00Z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